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D416" w14:textId="4AACF57D" w:rsidR="00E068BE" w:rsidRPr="00C60B2C" w:rsidRDefault="00E068BE" w:rsidP="002228DF">
      <w:pPr>
        <w:rPr>
          <w:lang w:val="en-US"/>
        </w:rPr>
      </w:pPr>
    </w:p>
    <w:p w14:paraId="6DB549E1" w14:textId="77777777" w:rsidR="00E068BE" w:rsidRPr="00C60B2C" w:rsidRDefault="00E068BE" w:rsidP="002228DF">
      <w:pPr>
        <w:rPr>
          <w:lang w:val="en-US"/>
        </w:rPr>
      </w:pPr>
    </w:p>
    <w:tbl>
      <w:tblPr>
        <w:tblW w:w="0" w:type="auto"/>
        <w:tblLook w:val="04A0" w:firstRow="1" w:lastRow="0" w:firstColumn="1" w:lastColumn="0" w:noHBand="0" w:noVBand="1"/>
      </w:tblPr>
      <w:tblGrid>
        <w:gridCol w:w="10343"/>
      </w:tblGrid>
      <w:tr w:rsidR="00997EE4" w:rsidRPr="00C60B2C" w14:paraId="45F3CA16" w14:textId="77777777" w:rsidTr="00FB615F">
        <w:tc>
          <w:tcPr>
            <w:tcW w:w="10343" w:type="dxa"/>
          </w:tcPr>
          <w:p w14:paraId="0FF85C26" w14:textId="5A9C9A11" w:rsidR="00997EE4" w:rsidRPr="00C60B2C" w:rsidRDefault="00997EE4" w:rsidP="00B84ABA">
            <w:pPr>
              <w:jc w:val="right"/>
              <w:rPr>
                <w:lang w:val="en-US"/>
              </w:rPr>
            </w:pPr>
            <w:r w:rsidRPr="00C60B2C">
              <w:rPr>
                <w:noProof/>
                <w:highlight w:val="black"/>
              </w:rPr>
              <w:drawing>
                <wp:inline distT="0" distB="0" distL="0" distR="0" wp14:anchorId="44CF570A" wp14:editId="614B04CE">
                  <wp:extent cx="1143000" cy="1143000"/>
                  <wp:effectExtent l="0" t="0" r="0" b="0"/>
                  <wp:docPr id="5" name="Graphic 4">
                    <a:extLst xmlns:a="http://schemas.openxmlformats.org/drawingml/2006/main">
                      <a:ext uri="{FF2B5EF4-FFF2-40B4-BE49-F238E27FC236}">
                        <a16:creationId xmlns:a16="http://schemas.microsoft.com/office/drawing/2014/main" id="{EBCE3530-C6BA-4F7F-1347-AA2EE6900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EBCE3530-C6BA-4F7F-1347-AA2EE6900A6E}"/>
                              </a:ext>
                            </a:extLst>
                          </pic:cNvPr>
                          <pic:cNvPicPr>
                            <a:picLocks noChangeAspect="1"/>
                          </pic:cNvPicPr>
                        </pic:nvPicPr>
                        <pic:blipFill>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1143000" cy="1143000"/>
                          </a:xfrm>
                          <a:prstGeom prst="rect">
                            <a:avLst/>
                          </a:prstGeom>
                        </pic:spPr>
                      </pic:pic>
                    </a:graphicData>
                  </a:graphic>
                </wp:inline>
              </w:drawing>
            </w:r>
          </w:p>
        </w:tc>
      </w:tr>
      <w:tr w:rsidR="00997EE4" w:rsidRPr="00C60B2C" w14:paraId="761650E6" w14:textId="77777777" w:rsidTr="00FB615F">
        <w:tc>
          <w:tcPr>
            <w:tcW w:w="10343" w:type="dxa"/>
          </w:tcPr>
          <w:p w14:paraId="5A92FAC4" w14:textId="2FCB3F64" w:rsidR="00997EE4" w:rsidRPr="0045587E" w:rsidRDefault="004E1C4E" w:rsidP="007C2DB5">
            <w:pPr>
              <w:jc w:val="center"/>
              <w:rPr>
                <w:rStyle w:val="BookTitle"/>
                <w:i w:val="0"/>
                <w:iCs w:val="0"/>
                <w:sz w:val="56"/>
                <w:szCs w:val="56"/>
              </w:rPr>
            </w:pPr>
            <w:r w:rsidRPr="0045587E">
              <w:rPr>
                <w:rStyle w:val="BookTitle"/>
                <w:i w:val="0"/>
                <w:iCs w:val="0"/>
                <w:sz w:val="56"/>
                <w:szCs w:val="56"/>
              </w:rPr>
              <w:t>Xceedance</w:t>
            </w:r>
            <w:r w:rsidR="00806505">
              <w:rPr>
                <w:rStyle w:val="BookTitle"/>
                <w:i w:val="0"/>
                <w:iCs w:val="0"/>
                <w:sz w:val="56"/>
                <w:szCs w:val="56"/>
              </w:rPr>
              <w:t xml:space="preserve"> </w:t>
            </w:r>
            <w:r w:rsidR="00997EE4" w:rsidRPr="0045587E">
              <w:rPr>
                <w:rStyle w:val="BookTitle"/>
                <w:i w:val="0"/>
                <w:iCs w:val="0"/>
                <w:sz w:val="56"/>
                <w:szCs w:val="56"/>
              </w:rPr>
              <w:t>Observability</w:t>
            </w:r>
            <w:r w:rsidR="00806505">
              <w:rPr>
                <w:rStyle w:val="BookTitle"/>
                <w:i w:val="0"/>
                <w:iCs w:val="0"/>
                <w:sz w:val="56"/>
                <w:szCs w:val="56"/>
              </w:rPr>
              <w:t xml:space="preserve"> </w:t>
            </w:r>
            <w:r w:rsidR="0085080F" w:rsidRPr="0045587E">
              <w:rPr>
                <w:rStyle w:val="BookTitle"/>
                <w:i w:val="0"/>
                <w:iCs w:val="0"/>
                <w:sz w:val="56"/>
                <w:szCs w:val="56"/>
              </w:rPr>
              <w:t>Strategy</w:t>
            </w:r>
          </w:p>
          <w:p w14:paraId="0C501C2D" w14:textId="77777777" w:rsidR="0045587E" w:rsidRPr="0045587E" w:rsidRDefault="0045587E" w:rsidP="002228DF">
            <w:pPr>
              <w:rPr>
                <w:rStyle w:val="BookTitle"/>
                <w:i w:val="0"/>
                <w:iCs w:val="0"/>
                <w:sz w:val="44"/>
                <w:szCs w:val="44"/>
              </w:rPr>
            </w:pPr>
          </w:p>
          <w:p w14:paraId="603BA770" w14:textId="77777777" w:rsidR="0045587E" w:rsidRPr="0045587E" w:rsidRDefault="0045587E" w:rsidP="002228DF">
            <w:pPr>
              <w:rPr>
                <w:rStyle w:val="BookTitle"/>
                <w:i w:val="0"/>
                <w:iCs w:val="0"/>
                <w:sz w:val="44"/>
                <w:szCs w:val="44"/>
              </w:rPr>
            </w:pPr>
          </w:p>
          <w:p w14:paraId="6571640B" w14:textId="15131E2E" w:rsidR="00997EE4" w:rsidRPr="0045587E" w:rsidRDefault="00997EE4" w:rsidP="00880B8E">
            <w:pPr>
              <w:jc w:val="center"/>
              <w:rPr>
                <w:rStyle w:val="BookTitle"/>
                <w:i w:val="0"/>
                <w:iCs w:val="0"/>
                <w:sz w:val="44"/>
                <w:szCs w:val="44"/>
              </w:rPr>
            </w:pPr>
            <w:r w:rsidRPr="0045587E">
              <w:rPr>
                <w:rStyle w:val="BookTitle"/>
                <w:i w:val="0"/>
                <w:iCs w:val="0"/>
                <w:sz w:val="44"/>
                <w:szCs w:val="44"/>
              </w:rPr>
              <w:t>Author:</w:t>
            </w:r>
            <w:r w:rsidR="00806505">
              <w:rPr>
                <w:rStyle w:val="BookTitle"/>
                <w:i w:val="0"/>
                <w:iCs w:val="0"/>
                <w:sz w:val="44"/>
                <w:szCs w:val="44"/>
              </w:rPr>
              <w:t xml:space="preserve"> </w:t>
            </w:r>
            <w:r w:rsidRPr="0045587E">
              <w:rPr>
                <w:rStyle w:val="BookTitle"/>
                <w:i w:val="0"/>
                <w:iCs w:val="0"/>
                <w:sz w:val="44"/>
                <w:szCs w:val="44"/>
              </w:rPr>
              <w:t>Anurag</w:t>
            </w:r>
            <w:r w:rsidR="00806505">
              <w:rPr>
                <w:rStyle w:val="BookTitle"/>
                <w:i w:val="0"/>
                <w:iCs w:val="0"/>
                <w:sz w:val="44"/>
                <w:szCs w:val="44"/>
              </w:rPr>
              <w:t xml:space="preserve"> </w:t>
            </w:r>
            <w:r w:rsidRPr="0045587E">
              <w:rPr>
                <w:rStyle w:val="BookTitle"/>
                <w:i w:val="0"/>
                <w:iCs w:val="0"/>
                <w:sz w:val="44"/>
                <w:szCs w:val="44"/>
              </w:rPr>
              <w:t>Thakur</w:t>
            </w:r>
          </w:p>
          <w:p w14:paraId="4D51AEC0" w14:textId="77777777" w:rsidR="007C2DB5" w:rsidRPr="0045587E" w:rsidRDefault="007C2DB5" w:rsidP="002228DF">
            <w:pPr>
              <w:rPr>
                <w:rStyle w:val="BookTitle"/>
                <w:i w:val="0"/>
                <w:iCs w:val="0"/>
                <w:sz w:val="44"/>
                <w:szCs w:val="44"/>
              </w:rPr>
            </w:pPr>
          </w:p>
          <w:p w14:paraId="320655A2" w14:textId="77777777" w:rsidR="007C2DB5" w:rsidRPr="0045587E" w:rsidRDefault="007C2DB5" w:rsidP="002228DF">
            <w:pPr>
              <w:rPr>
                <w:rStyle w:val="BookTitle"/>
                <w:i w:val="0"/>
                <w:iCs w:val="0"/>
                <w:sz w:val="44"/>
                <w:szCs w:val="44"/>
              </w:rPr>
            </w:pPr>
          </w:p>
          <w:p w14:paraId="4A17E7C4" w14:textId="386BEAB0" w:rsidR="00997EE4" w:rsidRPr="007C2DB5" w:rsidRDefault="00997EE4" w:rsidP="00880B8E">
            <w:pPr>
              <w:jc w:val="center"/>
              <w:rPr>
                <w:rStyle w:val="BookTitle"/>
                <w:i w:val="0"/>
                <w:iCs w:val="0"/>
                <w:sz w:val="36"/>
                <w:szCs w:val="36"/>
              </w:rPr>
            </w:pPr>
            <w:r w:rsidRPr="0045587E">
              <w:rPr>
                <w:rStyle w:val="BookTitle"/>
                <w:i w:val="0"/>
                <w:iCs w:val="0"/>
                <w:sz w:val="36"/>
                <w:szCs w:val="36"/>
              </w:rPr>
              <w:t>V</w:t>
            </w:r>
            <w:r w:rsidRPr="007C2DB5">
              <w:rPr>
                <w:rStyle w:val="BookTitle"/>
                <w:i w:val="0"/>
                <w:iCs w:val="0"/>
                <w:sz w:val="36"/>
                <w:szCs w:val="36"/>
              </w:rPr>
              <w:t>ersion:</w:t>
            </w:r>
            <w:r w:rsidR="00806505">
              <w:rPr>
                <w:rStyle w:val="BookTitle"/>
                <w:i w:val="0"/>
                <w:iCs w:val="0"/>
                <w:sz w:val="36"/>
                <w:szCs w:val="36"/>
              </w:rPr>
              <w:t xml:space="preserve"> </w:t>
            </w:r>
            <w:r w:rsidRPr="007C2DB5">
              <w:rPr>
                <w:rStyle w:val="BookTitle"/>
                <w:i w:val="0"/>
                <w:iCs w:val="0"/>
                <w:sz w:val="36"/>
                <w:szCs w:val="36"/>
              </w:rPr>
              <w:t>0.</w:t>
            </w:r>
            <w:r w:rsidR="007B2E6A">
              <w:rPr>
                <w:rStyle w:val="BookTitle"/>
                <w:i w:val="0"/>
                <w:iCs w:val="0"/>
                <w:sz w:val="36"/>
                <w:szCs w:val="36"/>
              </w:rPr>
              <w:t>3</w:t>
            </w:r>
          </w:p>
          <w:p w14:paraId="349C953F" w14:textId="6BDD450A" w:rsidR="00997EE4" w:rsidRPr="000B2AD2" w:rsidRDefault="00997EE4" w:rsidP="00880B8E">
            <w:pPr>
              <w:jc w:val="center"/>
              <w:rPr>
                <w:i/>
                <w:iCs/>
              </w:rPr>
            </w:pPr>
            <w:r w:rsidRPr="000B2AD2">
              <w:rPr>
                <w:rStyle w:val="BookTitle"/>
                <w:i w:val="0"/>
                <w:iCs w:val="0"/>
                <w:sz w:val="36"/>
                <w:szCs w:val="36"/>
              </w:rPr>
              <w:t>Date:</w:t>
            </w:r>
            <w:r w:rsidR="00806505">
              <w:rPr>
                <w:rStyle w:val="BookTitle"/>
                <w:i w:val="0"/>
                <w:iCs w:val="0"/>
                <w:sz w:val="36"/>
                <w:szCs w:val="36"/>
              </w:rPr>
              <w:t xml:space="preserve"> </w:t>
            </w:r>
            <w:r w:rsidR="000B2AD2" w:rsidRPr="000B2AD2">
              <w:rPr>
                <w:rStyle w:val="BookTitle"/>
                <w:i w:val="0"/>
                <w:iCs w:val="0"/>
                <w:sz w:val="36"/>
                <w:szCs w:val="36"/>
              </w:rPr>
              <w:t>27</w:t>
            </w:r>
            <w:r w:rsidR="000B2AD2" w:rsidRPr="000B2AD2">
              <w:rPr>
                <w:rStyle w:val="BookTitle"/>
                <w:i w:val="0"/>
                <w:iCs w:val="0"/>
                <w:sz w:val="36"/>
                <w:szCs w:val="36"/>
                <w:vertAlign w:val="superscript"/>
              </w:rPr>
              <w:t>th</w:t>
            </w:r>
            <w:r w:rsidR="00806505">
              <w:rPr>
                <w:rStyle w:val="BookTitle"/>
                <w:i w:val="0"/>
                <w:iCs w:val="0"/>
                <w:sz w:val="36"/>
                <w:szCs w:val="36"/>
              </w:rPr>
              <w:t xml:space="preserve"> </w:t>
            </w:r>
            <w:r w:rsidR="000B2AD2" w:rsidRPr="000B2AD2">
              <w:rPr>
                <w:rStyle w:val="BookTitle"/>
                <w:i w:val="0"/>
                <w:iCs w:val="0"/>
                <w:sz w:val="36"/>
                <w:szCs w:val="36"/>
              </w:rPr>
              <w:t>March</w:t>
            </w:r>
            <w:r w:rsidR="00806505">
              <w:rPr>
                <w:rStyle w:val="BookTitle"/>
                <w:i w:val="0"/>
                <w:iCs w:val="0"/>
                <w:sz w:val="36"/>
                <w:szCs w:val="36"/>
              </w:rPr>
              <w:t xml:space="preserve"> </w:t>
            </w:r>
            <w:r w:rsidR="000B2AD2" w:rsidRPr="000B2AD2">
              <w:rPr>
                <w:rStyle w:val="BookTitle"/>
                <w:i w:val="0"/>
                <w:iCs w:val="0"/>
                <w:sz w:val="36"/>
                <w:szCs w:val="36"/>
              </w:rPr>
              <w:t>2026</w:t>
            </w:r>
          </w:p>
        </w:tc>
      </w:tr>
    </w:tbl>
    <w:p w14:paraId="5BFBF662" w14:textId="77777777" w:rsidR="00E068BE" w:rsidRPr="00C60B2C" w:rsidRDefault="00E068BE" w:rsidP="002228DF">
      <w:pPr>
        <w:rPr>
          <w:lang w:val="en-US"/>
        </w:rPr>
      </w:pPr>
    </w:p>
    <w:p w14:paraId="1DB9FB79" w14:textId="0CE32291" w:rsidR="00997EE4" w:rsidRPr="002D2D7F" w:rsidRDefault="00997EE4" w:rsidP="002228DF">
      <w:pPr>
        <w:rPr>
          <w:lang w:val="en-US"/>
        </w:rPr>
      </w:pPr>
      <w:r w:rsidRPr="00C60B2C">
        <w:br w:type="page"/>
      </w:r>
    </w:p>
    <w:sdt>
      <w:sdtPr>
        <w:id w:val="-773777530"/>
        <w:docPartObj>
          <w:docPartGallery w:val="Table of Contents"/>
          <w:docPartUnique/>
        </w:docPartObj>
      </w:sdtPr>
      <w:sdtEndPr>
        <w:rPr>
          <w:noProof/>
        </w:rPr>
      </w:sdtEndPr>
      <w:sdtContent>
        <w:p w14:paraId="5000E388" w14:textId="6454A139" w:rsidR="00A34E61" w:rsidRPr="009F0BED" w:rsidRDefault="00A34E61" w:rsidP="002228DF">
          <w:pPr>
            <w:rPr>
              <w:b/>
              <w:bCs/>
              <w:lang w:val="en-US"/>
            </w:rPr>
          </w:pPr>
          <w:r w:rsidRPr="009F0BED">
            <w:rPr>
              <w:b/>
              <w:bCs/>
              <w:lang w:val="en-US"/>
            </w:rPr>
            <w:t>Contents</w:t>
          </w:r>
        </w:p>
        <w:p w14:paraId="0425ADF4" w14:textId="19715492" w:rsidR="00892C4E" w:rsidRDefault="00A34E61">
          <w:pPr>
            <w:pStyle w:val="TOC1"/>
            <w:rPr>
              <w:rFonts w:eastAsiaTheme="minorEastAsia" w:cstheme="minorBidi"/>
              <w:noProof/>
              <w:kern w:val="2"/>
              <w14:ligatures w14:val="standardContextual"/>
            </w:rPr>
          </w:pPr>
          <w:r w:rsidRPr="00C60B2C">
            <w:fldChar w:fldCharType="begin"/>
          </w:r>
          <w:r w:rsidRPr="00C60B2C">
            <w:instrText xml:space="preserve"> TOC \o "1-3" \h \z \u </w:instrText>
          </w:r>
          <w:r w:rsidRPr="00C60B2C">
            <w:fldChar w:fldCharType="separate"/>
          </w:r>
          <w:hyperlink w:anchor="_Toc228784862" w:history="1">
            <w:r w:rsidR="00892C4E" w:rsidRPr="00C913E2">
              <w:rPr>
                <w:rStyle w:val="Hyperlink"/>
                <w:noProof/>
              </w:rPr>
              <w:t>1.</w:t>
            </w:r>
            <w:r w:rsidR="00892C4E">
              <w:rPr>
                <w:rFonts w:eastAsiaTheme="minorEastAsia" w:cstheme="minorBidi"/>
                <w:noProof/>
                <w:kern w:val="2"/>
                <w14:ligatures w14:val="standardContextual"/>
              </w:rPr>
              <w:tab/>
            </w:r>
            <w:r w:rsidR="00892C4E" w:rsidRPr="00C913E2">
              <w:rPr>
                <w:rStyle w:val="Hyperlink"/>
                <w:noProof/>
              </w:rPr>
              <w:t>Executive Summary</w:t>
            </w:r>
            <w:r w:rsidR="00892C4E">
              <w:rPr>
                <w:noProof/>
                <w:webHidden/>
              </w:rPr>
              <w:tab/>
            </w:r>
            <w:r w:rsidR="00892C4E">
              <w:rPr>
                <w:noProof/>
                <w:webHidden/>
              </w:rPr>
              <w:fldChar w:fldCharType="begin"/>
            </w:r>
            <w:r w:rsidR="00892C4E">
              <w:rPr>
                <w:noProof/>
                <w:webHidden/>
              </w:rPr>
              <w:instrText xml:space="preserve"> PAGEREF _Toc228784862 \h </w:instrText>
            </w:r>
            <w:r w:rsidR="00892C4E">
              <w:rPr>
                <w:noProof/>
                <w:webHidden/>
              </w:rPr>
            </w:r>
            <w:r w:rsidR="00892C4E">
              <w:rPr>
                <w:noProof/>
                <w:webHidden/>
              </w:rPr>
              <w:fldChar w:fldCharType="separate"/>
            </w:r>
            <w:r w:rsidR="00892C4E">
              <w:rPr>
                <w:noProof/>
                <w:webHidden/>
              </w:rPr>
              <w:t>8</w:t>
            </w:r>
            <w:r w:rsidR="00892C4E">
              <w:rPr>
                <w:noProof/>
                <w:webHidden/>
              </w:rPr>
              <w:fldChar w:fldCharType="end"/>
            </w:r>
          </w:hyperlink>
        </w:p>
        <w:p w14:paraId="348F17B9" w14:textId="6A6AC8D4" w:rsidR="00892C4E" w:rsidRDefault="00892C4E">
          <w:pPr>
            <w:pStyle w:val="TOC2"/>
            <w:rPr>
              <w:rFonts w:eastAsiaTheme="minorEastAsia" w:cstheme="minorBidi"/>
              <w:noProof/>
              <w:kern w:val="2"/>
              <w14:ligatures w14:val="standardContextual"/>
            </w:rPr>
          </w:pPr>
          <w:hyperlink w:anchor="_Toc228784863" w:history="1">
            <w:r w:rsidRPr="00C913E2">
              <w:rPr>
                <w:rStyle w:val="Hyperlink"/>
                <w:noProof/>
              </w:rPr>
              <w:t>1.1.</w:t>
            </w:r>
            <w:r>
              <w:rPr>
                <w:rFonts w:eastAsiaTheme="minorEastAsia" w:cstheme="minorBidi"/>
                <w:noProof/>
                <w:kern w:val="2"/>
                <w14:ligatures w14:val="standardContextual"/>
              </w:rPr>
              <w:tab/>
            </w:r>
            <w:r w:rsidRPr="00C913E2">
              <w:rPr>
                <w:rStyle w:val="Hyperlink"/>
                <w:noProof/>
              </w:rPr>
              <w:t>Business Objectives &amp; KPI’s</w:t>
            </w:r>
            <w:r>
              <w:rPr>
                <w:noProof/>
                <w:webHidden/>
              </w:rPr>
              <w:tab/>
            </w:r>
            <w:r>
              <w:rPr>
                <w:noProof/>
                <w:webHidden/>
              </w:rPr>
              <w:fldChar w:fldCharType="begin"/>
            </w:r>
            <w:r>
              <w:rPr>
                <w:noProof/>
                <w:webHidden/>
              </w:rPr>
              <w:instrText xml:space="preserve"> PAGEREF _Toc228784863 \h </w:instrText>
            </w:r>
            <w:r>
              <w:rPr>
                <w:noProof/>
                <w:webHidden/>
              </w:rPr>
            </w:r>
            <w:r>
              <w:rPr>
                <w:noProof/>
                <w:webHidden/>
              </w:rPr>
              <w:fldChar w:fldCharType="separate"/>
            </w:r>
            <w:r>
              <w:rPr>
                <w:noProof/>
                <w:webHidden/>
              </w:rPr>
              <w:t>9</w:t>
            </w:r>
            <w:r>
              <w:rPr>
                <w:noProof/>
                <w:webHidden/>
              </w:rPr>
              <w:fldChar w:fldCharType="end"/>
            </w:r>
          </w:hyperlink>
        </w:p>
        <w:p w14:paraId="708DE2E1" w14:textId="394423F8" w:rsidR="00892C4E" w:rsidRDefault="00892C4E">
          <w:pPr>
            <w:pStyle w:val="TOC2"/>
            <w:rPr>
              <w:rFonts w:eastAsiaTheme="minorEastAsia" w:cstheme="minorBidi"/>
              <w:noProof/>
              <w:kern w:val="2"/>
              <w14:ligatures w14:val="standardContextual"/>
            </w:rPr>
          </w:pPr>
          <w:hyperlink w:anchor="_Toc228784864" w:history="1">
            <w:r w:rsidRPr="00C913E2">
              <w:rPr>
                <w:rStyle w:val="Hyperlink"/>
                <w:noProof/>
              </w:rPr>
              <w:t>1.2.</w:t>
            </w:r>
            <w:r>
              <w:rPr>
                <w:rFonts w:eastAsiaTheme="minorEastAsia" w:cstheme="minorBidi"/>
                <w:noProof/>
                <w:kern w:val="2"/>
                <w14:ligatures w14:val="standardContextual"/>
              </w:rPr>
              <w:tab/>
            </w:r>
            <w:r w:rsidRPr="00C913E2">
              <w:rPr>
                <w:rStyle w:val="Hyperlink"/>
                <w:noProof/>
              </w:rPr>
              <w:t>Standardise Telemetry Data The 5 Pillars</w:t>
            </w:r>
            <w:r>
              <w:rPr>
                <w:noProof/>
                <w:webHidden/>
              </w:rPr>
              <w:tab/>
            </w:r>
            <w:r>
              <w:rPr>
                <w:noProof/>
                <w:webHidden/>
              </w:rPr>
              <w:fldChar w:fldCharType="begin"/>
            </w:r>
            <w:r>
              <w:rPr>
                <w:noProof/>
                <w:webHidden/>
              </w:rPr>
              <w:instrText xml:space="preserve"> PAGEREF _Toc228784864 \h </w:instrText>
            </w:r>
            <w:r>
              <w:rPr>
                <w:noProof/>
                <w:webHidden/>
              </w:rPr>
            </w:r>
            <w:r>
              <w:rPr>
                <w:noProof/>
                <w:webHidden/>
              </w:rPr>
              <w:fldChar w:fldCharType="separate"/>
            </w:r>
            <w:r>
              <w:rPr>
                <w:noProof/>
                <w:webHidden/>
              </w:rPr>
              <w:t>10</w:t>
            </w:r>
            <w:r>
              <w:rPr>
                <w:noProof/>
                <w:webHidden/>
              </w:rPr>
              <w:fldChar w:fldCharType="end"/>
            </w:r>
          </w:hyperlink>
        </w:p>
        <w:p w14:paraId="0E45C74E" w14:textId="46A35CD8" w:rsidR="00892C4E" w:rsidRDefault="00892C4E">
          <w:pPr>
            <w:pStyle w:val="TOC2"/>
            <w:rPr>
              <w:rFonts w:eastAsiaTheme="minorEastAsia" w:cstheme="minorBidi"/>
              <w:noProof/>
              <w:kern w:val="2"/>
              <w14:ligatures w14:val="standardContextual"/>
            </w:rPr>
          </w:pPr>
          <w:hyperlink w:anchor="_Toc228784865" w:history="1">
            <w:r w:rsidRPr="00C913E2">
              <w:rPr>
                <w:rStyle w:val="Hyperlink"/>
                <w:noProof/>
              </w:rPr>
              <w:t>1.3.</w:t>
            </w:r>
            <w:r>
              <w:rPr>
                <w:rFonts w:eastAsiaTheme="minorEastAsia" w:cstheme="minorBidi"/>
                <w:noProof/>
                <w:kern w:val="2"/>
                <w14:ligatures w14:val="standardContextual"/>
              </w:rPr>
              <w:tab/>
            </w:r>
            <w:r w:rsidRPr="00C913E2">
              <w:rPr>
                <w:rStyle w:val="Hyperlink"/>
                <w:noProof/>
              </w:rPr>
              <w:t>Build the Technical Foundation</w:t>
            </w:r>
            <w:r>
              <w:rPr>
                <w:noProof/>
                <w:webHidden/>
              </w:rPr>
              <w:tab/>
            </w:r>
            <w:r>
              <w:rPr>
                <w:noProof/>
                <w:webHidden/>
              </w:rPr>
              <w:fldChar w:fldCharType="begin"/>
            </w:r>
            <w:r>
              <w:rPr>
                <w:noProof/>
                <w:webHidden/>
              </w:rPr>
              <w:instrText xml:space="preserve"> PAGEREF _Toc228784865 \h </w:instrText>
            </w:r>
            <w:r>
              <w:rPr>
                <w:noProof/>
                <w:webHidden/>
              </w:rPr>
            </w:r>
            <w:r>
              <w:rPr>
                <w:noProof/>
                <w:webHidden/>
              </w:rPr>
              <w:fldChar w:fldCharType="separate"/>
            </w:r>
            <w:r>
              <w:rPr>
                <w:noProof/>
                <w:webHidden/>
              </w:rPr>
              <w:t>10</w:t>
            </w:r>
            <w:r>
              <w:rPr>
                <w:noProof/>
                <w:webHidden/>
              </w:rPr>
              <w:fldChar w:fldCharType="end"/>
            </w:r>
          </w:hyperlink>
        </w:p>
        <w:p w14:paraId="25FBAEAA" w14:textId="68EADB01" w:rsidR="00892C4E" w:rsidRDefault="00892C4E">
          <w:pPr>
            <w:pStyle w:val="TOC2"/>
            <w:rPr>
              <w:rFonts w:eastAsiaTheme="minorEastAsia" w:cstheme="minorBidi"/>
              <w:noProof/>
              <w:kern w:val="2"/>
              <w14:ligatures w14:val="standardContextual"/>
            </w:rPr>
          </w:pPr>
          <w:hyperlink w:anchor="_Toc228784866" w:history="1">
            <w:r w:rsidRPr="00C913E2">
              <w:rPr>
                <w:rStyle w:val="Hyperlink"/>
                <w:noProof/>
              </w:rPr>
              <w:t>1.4.</w:t>
            </w:r>
            <w:r>
              <w:rPr>
                <w:rFonts w:eastAsiaTheme="minorEastAsia" w:cstheme="minorBidi"/>
                <w:noProof/>
                <w:kern w:val="2"/>
                <w14:ligatures w14:val="standardContextual"/>
              </w:rPr>
              <w:tab/>
            </w:r>
            <w:r w:rsidRPr="00C913E2">
              <w:rPr>
                <w:rStyle w:val="Hyperlink"/>
                <w:noProof/>
              </w:rPr>
              <w:t>Foster an Observability Culture</w:t>
            </w:r>
            <w:r>
              <w:rPr>
                <w:noProof/>
                <w:webHidden/>
              </w:rPr>
              <w:tab/>
            </w:r>
            <w:r>
              <w:rPr>
                <w:noProof/>
                <w:webHidden/>
              </w:rPr>
              <w:fldChar w:fldCharType="begin"/>
            </w:r>
            <w:r>
              <w:rPr>
                <w:noProof/>
                <w:webHidden/>
              </w:rPr>
              <w:instrText xml:space="preserve"> PAGEREF _Toc228784866 \h </w:instrText>
            </w:r>
            <w:r>
              <w:rPr>
                <w:noProof/>
                <w:webHidden/>
              </w:rPr>
            </w:r>
            <w:r>
              <w:rPr>
                <w:noProof/>
                <w:webHidden/>
              </w:rPr>
              <w:fldChar w:fldCharType="separate"/>
            </w:r>
            <w:r>
              <w:rPr>
                <w:noProof/>
                <w:webHidden/>
              </w:rPr>
              <w:t>10</w:t>
            </w:r>
            <w:r>
              <w:rPr>
                <w:noProof/>
                <w:webHidden/>
              </w:rPr>
              <w:fldChar w:fldCharType="end"/>
            </w:r>
          </w:hyperlink>
        </w:p>
        <w:p w14:paraId="4368737E" w14:textId="0774FD76" w:rsidR="00892C4E" w:rsidRDefault="00892C4E">
          <w:pPr>
            <w:pStyle w:val="TOC2"/>
            <w:rPr>
              <w:rFonts w:eastAsiaTheme="minorEastAsia" w:cstheme="minorBidi"/>
              <w:noProof/>
              <w:kern w:val="2"/>
              <w14:ligatures w14:val="standardContextual"/>
            </w:rPr>
          </w:pPr>
          <w:hyperlink w:anchor="_Toc228784867" w:history="1">
            <w:r w:rsidRPr="00C913E2">
              <w:rPr>
                <w:rStyle w:val="Hyperlink"/>
                <w:noProof/>
              </w:rPr>
              <w:t>1.5.</w:t>
            </w:r>
            <w:r>
              <w:rPr>
                <w:rFonts w:eastAsiaTheme="minorEastAsia" w:cstheme="minorBidi"/>
                <w:noProof/>
                <w:kern w:val="2"/>
                <w14:ligatures w14:val="standardContextual"/>
              </w:rPr>
              <w:tab/>
            </w:r>
            <w:r w:rsidRPr="00C913E2">
              <w:rPr>
                <w:rStyle w:val="Hyperlink"/>
                <w:noProof/>
              </w:rPr>
              <w:t>Continuous Improvement</w:t>
            </w:r>
            <w:r>
              <w:rPr>
                <w:noProof/>
                <w:webHidden/>
              </w:rPr>
              <w:tab/>
            </w:r>
            <w:r>
              <w:rPr>
                <w:noProof/>
                <w:webHidden/>
              </w:rPr>
              <w:fldChar w:fldCharType="begin"/>
            </w:r>
            <w:r>
              <w:rPr>
                <w:noProof/>
                <w:webHidden/>
              </w:rPr>
              <w:instrText xml:space="preserve"> PAGEREF _Toc228784867 \h </w:instrText>
            </w:r>
            <w:r>
              <w:rPr>
                <w:noProof/>
                <w:webHidden/>
              </w:rPr>
            </w:r>
            <w:r>
              <w:rPr>
                <w:noProof/>
                <w:webHidden/>
              </w:rPr>
              <w:fldChar w:fldCharType="separate"/>
            </w:r>
            <w:r>
              <w:rPr>
                <w:noProof/>
                <w:webHidden/>
              </w:rPr>
              <w:t>10</w:t>
            </w:r>
            <w:r>
              <w:rPr>
                <w:noProof/>
                <w:webHidden/>
              </w:rPr>
              <w:fldChar w:fldCharType="end"/>
            </w:r>
          </w:hyperlink>
        </w:p>
        <w:p w14:paraId="19238A68" w14:textId="74088400" w:rsidR="00892C4E" w:rsidRDefault="00892C4E">
          <w:pPr>
            <w:pStyle w:val="TOC1"/>
            <w:rPr>
              <w:rFonts w:eastAsiaTheme="minorEastAsia" w:cstheme="minorBidi"/>
              <w:noProof/>
              <w:kern w:val="2"/>
              <w14:ligatures w14:val="standardContextual"/>
            </w:rPr>
          </w:pPr>
          <w:hyperlink w:anchor="_Toc228784868" w:history="1">
            <w:r w:rsidRPr="00C913E2">
              <w:rPr>
                <w:rStyle w:val="Hyperlink"/>
                <w:noProof/>
              </w:rPr>
              <w:t>2.</w:t>
            </w:r>
            <w:r>
              <w:rPr>
                <w:rFonts w:eastAsiaTheme="minorEastAsia" w:cstheme="minorBidi"/>
                <w:noProof/>
                <w:kern w:val="2"/>
                <w14:ligatures w14:val="standardContextual"/>
              </w:rPr>
              <w:tab/>
            </w:r>
            <w:r w:rsidRPr="00C913E2">
              <w:rPr>
                <w:rStyle w:val="Hyperlink"/>
                <w:noProof/>
              </w:rPr>
              <w:t>Observability Strategy – High Level Architecture</w:t>
            </w:r>
            <w:r>
              <w:rPr>
                <w:noProof/>
                <w:webHidden/>
              </w:rPr>
              <w:tab/>
            </w:r>
            <w:r>
              <w:rPr>
                <w:noProof/>
                <w:webHidden/>
              </w:rPr>
              <w:fldChar w:fldCharType="begin"/>
            </w:r>
            <w:r>
              <w:rPr>
                <w:noProof/>
                <w:webHidden/>
              </w:rPr>
              <w:instrText xml:space="preserve"> PAGEREF _Toc228784868 \h </w:instrText>
            </w:r>
            <w:r>
              <w:rPr>
                <w:noProof/>
                <w:webHidden/>
              </w:rPr>
            </w:r>
            <w:r>
              <w:rPr>
                <w:noProof/>
                <w:webHidden/>
              </w:rPr>
              <w:fldChar w:fldCharType="separate"/>
            </w:r>
            <w:r>
              <w:rPr>
                <w:noProof/>
                <w:webHidden/>
              </w:rPr>
              <w:t>12</w:t>
            </w:r>
            <w:r>
              <w:rPr>
                <w:noProof/>
                <w:webHidden/>
              </w:rPr>
              <w:fldChar w:fldCharType="end"/>
            </w:r>
          </w:hyperlink>
        </w:p>
        <w:p w14:paraId="03818543" w14:textId="3BAF4F1F" w:rsidR="00892C4E" w:rsidRDefault="00892C4E">
          <w:pPr>
            <w:pStyle w:val="TOC1"/>
            <w:rPr>
              <w:rFonts w:eastAsiaTheme="minorEastAsia" w:cstheme="minorBidi"/>
              <w:noProof/>
              <w:kern w:val="2"/>
              <w14:ligatures w14:val="standardContextual"/>
            </w:rPr>
          </w:pPr>
          <w:hyperlink w:anchor="_Toc228784869" w:history="1">
            <w:r w:rsidRPr="00C913E2">
              <w:rPr>
                <w:rStyle w:val="Hyperlink"/>
                <w:noProof/>
              </w:rPr>
              <w:t>3.</w:t>
            </w:r>
            <w:r>
              <w:rPr>
                <w:rFonts w:eastAsiaTheme="minorEastAsia" w:cstheme="minorBidi"/>
                <w:noProof/>
                <w:kern w:val="2"/>
                <w14:ligatures w14:val="standardContextual"/>
              </w:rPr>
              <w:tab/>
            </w:r>
            <w:r w:rsidRPr="00C913E2">
              <w:rPr>
                <w:rStyle w:val="Hyperlink"/>
                <w:noProof/>
              </w:rPr>
              <w:t>Core Open-Source Observability Stack</w:t>
            </w:r>
            <w:r>
              <w:rPr>
                <w:noProof/>
                <w:webHidden/>
              </w:rPr>
              <w:tab/>
            </w:r>
            <w:r>
              <w:rPr>
                <w:noProof/>
                <w:webHidden/>
              </w:rPr>
              <w:fldChar w:fldCharType="begin"/>
            </w:r>
            <w:r>
              <w:rPr>
                <w:noProof/>
                <w:webHidden/>
              </w:rPr>
              <w:instrText xml:space="preserve"> PAGEREF _Toc228784869 \h </w:instrText>
            </w:r>
            <w:r>
              <w:rPr>
                <w:noProof/>
                <w:webHidden/>
              </w:rPr>
            </w:r>
            <w:r>
              <w:rPr>
                <w:noProof/>
                <w:webHidden/>
              </w:rPr>
              <w:fldChar w:fldCharType="separate"/>
            </w:r>
            <w:r>
              <w:rPr>
                <w:noProof/>
                <w:webHidden/>
              </w:rPr>
              <w:t>13</w:t>
            </w:r>
            <w:r>
              <w:rPr>
                <w:noProof/>
                <w:webHidden/>
              </w:rPr>
              <w:fldChar w:fldCharType="end"/>
            </w:r>
          </w:hyperlink>
        </w:p>
        <w:p w14:paraId="1AE207C6" w14:textId="4565F3CC" w:rsidR="00892C4E" w:rsidRDefault="00892C4E">
          <w:pPr>
            <w:pStyle w:val="TOC2"/>
            <w:rPr>
              <w:rFonts w:eastAsiaTheme="minorEastAsia" w:cstheme="minorBidi"/>
              <w:noProof/>
              <w:kern w:val="2"/>
              <w14:ligatures w14:val="standardContextual"/>
            </w:rPr>
          </w:pPr>
          <w:hyperlink w:anchor="_Toc228784870" w:history="1">
            <w:r w:rsidRPr="00C913E2">
              <w:rPr>
                <w:rStyle w:val="Hyperlink"/>
                <w:noProof/>
              </w:rPr>
              <w:t>3.1.</w:t>
            </w:r>
            <w:r>
              <w:rPr>
                <w:rFonts w:eastAsiaTheme="minorEastAsia" w:cstheme="minorBidi"/>
                <w:noProof/>
                <w:kern w:val="2"/>
                <w14:ligatures w14:val="standardContextual"/>
              </w:rPr>
              <w:tab/>
            </w:r>
            <w:r w:rsidRPr="00C913E2">
              <w:rPr>
                <w:rStyle w:val="Hyperlink"/>
                <w:noProof/>
              </w:rPr>
              <w:t>Stack Details</w:t>
            </w:r>
            <w:r>
              <w:rPr>
                <w:noProof/>
                <w:webHidden/>
              </w:rPr>
              <w:tab/>
            </w:r>
            <w:r>
              <w:rPr>
                <w:noProof/>
                <w:webHidden/>
              </w:rPr>
              <w:fldChar w:fldCharType="begin"/>
            </w:r>
            <w:r>
              <w:rPr>
                <w:noProof/>
                <w:webHidden/>
              </w:rPr>
              <w:instrText xml:space="preserve"> PAGEREF _Toc228784870 \h </w:instrText>
            </w:r>
            <w:r>
              <w:rPr>
                <w:noProof/>
                <w:webHidden/>
              </w:rPr>
            </w:r>
            <w:r>
              <w:rPr>
                <w:noProof/>
                <w:webHidden/>
              </w:rPr>
              <w:fldChar w:fldCharType="separate"/>
            </w:r>
            <w:r>
              <w:rPr>
                <w:noProof/>
                <w:webHidden/>
              </w:rPr>
              <w:t>14</w:t>
            </w:r>
            <w:r>
              <w:rPr>
                <w:noProof/>
                <w:webHidden/>
              </w:rPr>
              <w:fldChar w:fldCharType="end"/>
            </w:r>
          </w:hyperlink>
        </w:p>
        <w:p w14:paraId="6C5105C0" w14:textId="79DBCAFD" w:rsidR="00892C4E" w:rsidRDefault="00892C4E">
          <w:pPr>
            <w:pStyle w:val="TOC3"/>
            <w:rPr>
              <w:rFonts w:eastAsiaTheme="minorEastAsia" w:cstheme="minorBidi"/>
              <w:noProof/>
              <w:kern w:val="2"/>
              <w14:ligatures w14:val="standardContextual"/>
            </w:rPr>
          </w:pPr>
          <w:hyperlink w:anchor="_Toc228784871" w:history="1">
            <w:r w:rsidRPr="00C913E2">
              <w:rPr>
                <w:rStyle w:val="Hyperlink"/>
                <w:noProof/>
              </w:rPr>
              <w:t>3.1.1.</w:t>
            </w:r>
            <w:r>
              <w:rPr>
                <w:rFonts w:eastAsiaTheme="minorEastAsia" w:cstheme="minorBidi"/>
                <w:noProof/>
                <w:kern w:val="2"/>
                <w14:ligatures w14:val="standardContextual"/>
              </w:rPr>
              <w:tab/>
            </w:r>
            <w:r w:rsidRPr="00C913E2">
              <w:rPr>
                <w:rStyle w:val="Hyperlink"/>
                <w:noProof/>
              </w:rPr>
              <w:t>Layer: Telemetry Standard / Tool: OpenTelemetry</w:t>
            </w:r>
            <w:r>
              <w:rPr>
                <w:noProof/>
                <w:webHidden/>
              </w:rPr>
              <w:tab/>
            </w:r>
            <w:r>
              <w:rPr>
                <w:noProof/>
                <w:webHidden/>
              </w:rPr>
              <w:fldChar w:fldCharType="begin"/>
            </w:r>
            <w:r>
              <w:rPr>
                <w:noProof/>
                <w:webHidden/>
              </w:rPr>
              <w:instrText xml:space="preserve"> PAGEREF _Toc228784871 \h </w:instrText>
            </w:r>
            <w:r>
              <w:rPr>
                <w:noProof/>
                <w:webHidden/>
              </w:rPr>
            </w:r>
            <w:r>
              <w:rPr>
                <w:noProof/>
                <w:webHidden/>
              </w:rPr>
              <w:fldChar w:fldCharType="separate"/>
            </w:r>
            <w:r>
              <w:rPr>
                <w:noProof/>
                <w:webHidden/>
              </w:rPr>
              <w:t>14</w:t>
            </w:r>
            <w:r>
              <w:rPr>
                <w:noProof/>
                <w:webHidden/>
              </w:rPr>
              <w:fldChar w:fldCharType="end"/>
            </w:r>
          </w:hyperlink>
        </w:p>
        <w:p w14:paraId="7B569A3F" w14:textId="34083A63" w:rsidR="00892C4E" w:rsidRDefault="00892C4E">
          <w:pPr>
            <w:pStyle w:val="TOC3"/>
            <w:rPr>
              <w:rFonts w:eastAsiaTheme="minorEastAsia" w:cstheme="minorBidi"/>
              <w:noProof/>
              <w:kern w:val="2"/>
              <w14:ligatures w14:val="standardContextual"/>
            </w:rPr>
          </w:pPr>
          <w:hyperlink w:anchor="_Toc228784872" w:history="1">
            <w:r w:rsidRPr="00C913E2">
              <w:rPr>
                <w:rStyle w:val="Hyperlink"/>
                <w:noProof/>
              </w:rPr>
              <w:t>3.1.2.</w:t>
            </w:r>
            <w:r>
              <w:rPr>
                <w:rFonts w:eastAsiaTheme="minorEastAsia" w:cstheme="minorBidi"/>
                <w:noProof/>
                <w:kern w:val="2"/>
                <w14:ligatures w14:val="standardContextual"/>
              </w:rPr>
              <w:tab/>
            </w:r>
            <w:r w:rsidRPr="00C913E2">
              <w:rPr>
                <w:rStyle w:val="Hyperlink"/>
                <w:noProof/>
              </w:rPr>
              <w:t>Layer: Telemetry Gateway / Tool: OpenTelemetry Collector</w:t>
            </w:r>
            <w:r>
              <w:rPr>
                <w:noProof/>
                <w:webHidden/>
              </w:rPr>
              <w:tab/>
            </w:r>
            <w:r>
              <w:rPr>
                <w:noProof/>
                <w:webHidden/>
              </w:rPr>
              <w:fldChar w:fldCharType="begin"/>
            </w:r>
            <w:r>
              <w:rPr>
                <w:noProof/>
                <w:webHidden/>
              </w:rPr>
              <w:instrText xml:space="preserve"> PAGEREF _Toc228784872 \h </w:instrText>
            </w:r>
            <w:r>
              <w:rPr>
                <w:noProof/>
                <w:webHidden/>
              </w:rPr>
            </w:r>
            <w:r>
              <w:rPr>
                <w:noProof/>
                <w:webHidden/>
              </w:rPr>
              <w:fldChar w:fldCharType="separate"/>
            </w:r>
            <w:r>
              <w:rPr>
                <w:noProof/>
                <w:webHidden/>
              </w:rPr>
              <w:t>14</w:t>
            </w:r>
            <w:r>
              <w:rPr>
                <w:noProof/>
                <w:webHidden/>
              </w:rPr>
              <w:fldChar w:fldCharType="end"/>
            </w:r>
          </w:hyperlink>
        </w:p>
        <w:p w14:paraId="44685AB2" w14:textId="3F62AA59" w:rsidR="00892C4E" w:rsidRDefault="00892C4E">
          <w:pPr>
            <w:pStyle w:val="TOC3"/>
            <w:rPr>
              <w:rFonts w:eastAsiaTheme="minorEastAsia" w:cstheme="minorBidi"/>
              <w:noProof/>
              <w:kern w:val="2"/>
              <w14:ligatures w14:val="standardContextual"/>
            </w:rPr>
          </w:pPr>
          <w:hyperlink w:anchor="_Toc228784873" w:history="1">
            <w:r w:rsidRPr="00C913E2">
              <w:rPr>
                <w:rStyle w:val="Hyperlink"/>
                <w:noProof/>
              </w:rPr>
              <w:t>3.1.3.</w:t>
            </w:r>
            <w:r>
              <w:rPr>
                <w:rFonts w:eastAsiaTheme="minorEastAsia" w:cstheme="minorBidi"/>
                <w:noProof/>
                <w:kern w:val="2"/>
                <w14:ligatures w14:val="standardContextual"/>
              </w:rPr>
              <w:tab/>
            </w:r>
            <w:r w:rsidRPr="00C913E2">
              <w:rPr>
                <w:rStyle w:val="Hyperlink"/>
                <w:noProof/>
              </w:rPr>
              <w:t>Layer: Metrics Storage / Tool: Prometheus</w:t>
            </w:r>
            <w:r>
              <w:rPr>
                <w:noProof/>
                <w:webHidden/>
              </w:rPr>
              <w:tab/>
            </w:r>
            <w:r>
              <w:rPr>
                <w:noProof/>
                <w:webHidden/>
              </w:rPr>
              <w:fldChar w:fldCharType="begin"/>
            </w:r>
            <w:r>
              <w:rPr>
                <w:noProof/>
                <w:webHidden/>
              </w:rPr>
              <w:instrText xml:space="preserve"> PAGEREF _Toc228784873 \h </w:instrText>
            </w:r>
            <w:r>
              <w:rPr>
                <w:noProof/>
                <w:webHidden/>
              </w:rPr>
            </w:r>
            <w:r>
              <w:rPr>
                <w:noProof/>
                <w:webHidden/>
              </w:rPr>
              <w:fldChar w:fldCharType="separate"/>
            </w:r>
            <w:r>
              <w:rPr>
                <w:noProof/>
                <w:webHidden/>
              </w:rPr>
              <w:t>14</w:t>
            </w:r>
            <w:r>
              <w:rPr>
                <w:noProof/>
                <w:webHidden/>
              </w:rPr>
              <w:fldChar w:fldCharType="end"/>
            </w:r>
          </w:hyperlink>
        </w:p>
        <w:p w14:paraId="726C4995" w14:textId="4A28E2B7" w:rsidR="00892C4E" w:rsidRDefault="00892C4E">
          <w:pPr>
            <w:pStyle w:val="TOC3"/>
            <w:rPr>
              <w:rFonts w:eastAsiaTheme="minorEastAsia" w:cstheme="minorBidi"/>
              <w:noProof/>
              <w:kern w:val="2"/>
              <w14:ligatures w14:val="standardContextual"/>
            </w:rPr>
          </w:pPr>
          <w:hyperlink w:anchor="_Toc228784874" w:history="1">
            <w:r w:rsidRPr="00C913E2">
              <w:rPr>
                <w:rStyle w:val="Hyperlink"/>
                <w:noProof/>
              </w:rPr>
              <w:t>3.1.4.</w:t>
            </w:r>
            <w:r>
              <w:rPr>
                <w:rFonts w:eastAsiaTheme="minorEastAsia" w:cstheme="minorBidi"/>
                <w:noProof/>
                <w:kern w:val="2"/>
                <w14:ligatures w14:val="standardContextual"/>
              </w:rPr>
              <w:tab/>
            </w:r>
            <w:r w:rsidRPr="00C913E2">
              <w:rPr>
                <w:rStyle w:val="Hyperlink"/>
                <w:noProof/>
              </w:rPr>
              <w:t>Layer: Logs Storage / Tool: Loki</w:t>
            </w:r>
            <w:r>
              <w:rPr>
                <w:noProof/>
                <w:webHidden/>
              </w:rPr>
              <w:tab/>
            </w:r>
            <w:r>
              <w:rPr>
                <w:noProof/>
                <w:webHidden/>
              </w:rPr>
              <w:fldChar w:fldCharType="begin"/>
            </w:r>
            <w:r>
              <w:rPr>
                <w:noProof/>
                <w:webHidden/>
              </w:rPr>
              <w:instrText xml:space="preserve"> PAGEREF _Toc228784874 \h </w:instrText>
            </w:r>
            <w:r>
              <w:rPr>
                <w:noProof/>
                <w:webHidden/>
              </w:rPr>
            </w:r>
            <w:r>
              <w:rPr>
                <w:noProof/>
                <w:webHidden/>
              </w:rPr>
              <w:fldChar w:fldCharType="separate"/>
            </w:r>
            <w:r>
              <w:rPr>
                <w:noProof/>
                <w:webHidden/>
              </w:rPr>
              <w:t>15</w:t>
            </w:r>
            <w:r>
              <w:rPr>
                <w:noProof/>
                <w:webHidden/>
              </w:rPr>
              <w:fldChar w:fldCharType="end"/>
            </w:r>
          </w:hyperlink>
        </w:p>
        <w:p w14:paraId="3F4FE10D" w14:textId="79966105" w:rsidR="00892C4E" w:rsidRDefault="00892C4E">
          <w:pPr>
            <w:pStyle w:val="TOC3"/>
            <w:rPr>
              <w:rFonts w:eastAsiaTheme="minorEastAsia" w:cstheme="minorBidi"/>
              <w:noProof/>
              <w:kern w:val="2"/>
              <w14:ligatures w14:val="standardContextual"/>
            </w:rPr>
          </w:pPr>
          <w:hyperlink w:anchor="_Toc228784875" w:history="1">
            <w:r w:rsidRPr="00C913E2">
              <w:rPr>
                <w:rStyle w:val="Hyperlink"/>
                <w:noProof/>
              </w:rPr>
              <w:t>3.1.5.</w:t>
            </w:r>
            <w:r>
              <w:rPr>
                <w:rFonts w:eastAsiaTheme="minorEastAsia" w:cstheme="minorBidi"/>
                <w:noProof/>
                <w:kern w:val="2"/>
                <w14:ligatures w14:val="standardContextual"/>
              </w:rPr>
              <w:tab/>
            </w:r>
            <w:r w:rsidRPr="00C913E2">
              <w:rPr>
                <w:rStyle w:val="Hyperlink"/>
                <w:noProof/>
              </w:rPr>
              <w:t>Layer: Traces Storage / Tool: Tempo</w:t>
            </w:r>
            <w:r>
              <w:rPr>
                <w:noProof/>
                <w:webHidden/>
              </w:rPr>
              <w:tab/>
            </w:r>
            <w:r>
              <w:rPr>
                <w:noProof/>
                <w:webHidden/>
              </w:rPr>
              <w:fldChar w:fldCharType="begin"/>
            </w:r>
            <w:r>
              <w:rPr>
                <w:noProof/>
                <w:webHidden/>
              </w:rPr>
              <w:instrText xml:space="preserve"> PAGEREF _Toc228784875 \h </w:instrText>
            </w:r>
            <w:r>
              <w:rPr>
                <w:noProof/>
                <w:webHidden/>
              </w:rPr>
            </w:r>
            <w:r>
              <w:rPr>
                <w:noProof/>
                <w:webHidden/>
              </w:rPr>
              <w:fldChar w:fldCharType="separate"/>
            </w:r>
            <w:r>
              <w:rPr>
                <w:noProof/>
                <w:webHidden/>
              </w:rPr>
              <w:t>15</w:t>
            </w:r>
            <w:r>
              <w:rPr>
                <w:noProof/>
                <w:webHidden/>
              </w:rPr>
              <w:fldChar w:fldCharType="end"/>
            </w:r>
          </w:hyperlink>
        </w:p>
        <w:p w14:paraId="76797661" w14:textId="52F9B4A2" w:rsidR="00892C4E" w:rsidRDefault="00892C4E">
          <w:pPr>
            <w:pStyle w:val="TOC3"/>
            <w:rPr>
              <w:rFonts w:eastAsiaTheme="minorEastAsia" w:cstheme="minorBidi"/>
              <w:noProof/>
              <w:kern w:val="2"/>
              <w14:ligatures w14:val="standardContextual"/>
            </w:rPr>
          </w:pPr>
          <w:hyperlink w:anchor="_Toc228784876" w:history="1">
            <w:r w:rsidRPr="00C913E2">
              <w:rPr>
                <w:rStyle w:val="Hyperlink"/>
                <w:noProof/>
              </w:rPr>
              <w:t>3.1.6.</w:t>
            </w:r>
            <w:r>
              <w:rPr>
                <w:rFonts w:eastAsiaTheme="minorEastAsia" w:cstheme="minorBidi"/>
                <w:noProof/>
                <w:kern w:val="2"/>
                <w14:ligatures w14:val="standardContextual"/>
              </w:rPr>
              <w:tab/>
            </w:r>
            <w:r w:rsidRPr="00C913E2">
              <w:rPr>
                <w:rStyle w:val="Hyperlink"/>
                <w:noProof/>
              </w:rPr>
              <w:t>Layer: Visualization / Tool: Grafana</w:t>
            </w:r>
            <w:r>
              <w:rPr>
                <w:noProof/>
                <w:webHidden/>
              </w:rPr>
              <w:tab/>
            </w:r>
            <w:r>
              <w:rPr>
                <w:noProof/>
                <w:webHidden/>
              </w:rPr>
              <w:fldChar w:fldCharType="begin"/>
            </w:r>
            <w:r>
              <w:rPr>
                <w:noProof/>
                <w:webHidden/>
              </w:rPr>
              <w:instrText xml:space="preserve"> PAGEREF _Toc228784876 \h </w:instrText>
            </w:r>
            <w:r>
              <w:rPr>
                <w:noProof/>
                <w:webHidden/>
              </w:rPr>
            </w:r>
            <w:r>
              <w:rPr>
                <w:noProof/>
                <w:webHidden/>
              </w:rPr>
              <w:fldChar w:fldCharType="separate"/>
            </w:r>
            <w:r>
              <w:rPr>
                <w:noProof/>
                <w:webHidden/>
              </w:rPr>
              <w:t>15</w:t>
            </w:r>
            <w:r>
              <w:rPr>
                <w:noProof/>
                <w:webHidden/>
              </w:rPr>
              <w:fldChar w:fldCharType="end"/>
            </w:r>
          </w:hyperlink>
        </w:p>
        <w:p w14:paraId="2CBF4C18" w14:textId="4602EFB9" w:rsidR="00892C4E" w:rsidRDefault="00892C4E">
          <w:pPr>
            <w:pStyle w:val="TOC3"/>
            <w:rPr>
              <w:rFonts w:eastAsiaTheme="minorEastAsia" w:cstheme="minorBidi"/>
              <w:noProof/>
              <w:kern w:val="2"/>
              <w14:ligatures w14:val="standardContextual"/>
            </w:rPr>
          </w:pPr>
          <w:hyperlink w:anchor="_Toc228784877" w:history="1">
            <w:r w:rsidRPr="00C913E2">
              <w:rPr>
                <w:rStyle w:val="Hyperlink"/>
                <w:noProof/>
              </w:rPr>
              <w:t>3.1.7.</w:t>
            </w:r>
            <w:r>
              <w:rPr>
                <w:rFonts w:eastAsiaTheme="minorEastAsia" w:cstheme="minorBidi"/>
                <w:noProof/>
                <w:kern w:val="2"/>
                <w14:ligatures w14:val="standardContextual"/>
              </w:rPr>
              <w:tab/>
            </w:r>
            <w:r w:rsidRPr="00C913E2">
              <w:rPr>
                <w:rStyle w:val="Hyperlink"/>
                <w:noProof/>
              </w:rPr>
              <w:t>Layer: Infrastructure Observability / Tool: Node Exporter</w:t>
            </w:r>
            <w:r>
              <w:rPr>
                <w:noProof/>
                <w:webHidden/>
              </w:rPr>
              <w:tab/>
            </w:r>
            <w:r>
              <w:rPr>
                <w:noProof/>
                <w:webHidden/>
              </w:rPr>
              <w:fldChar w:fldCharType="begin"/>
            </w:r>
            <w:r>
              <w:rPr>
                <w:noProof/>
                <w:webHidden/>
              </w:rPr>
              <w:instrText xml:space="preserve"> PAGEREF _Toc228784877 \h </w:instrText>
            </w:r>
            <w:r>
              <w:rPr>
                <w:noProof/>
                <w:webHidden/>
              </w:rPr>
            </w:r>
            <w:r>
              <w:rPr>
                <w:noProof/>
                <w:webHidden/>
              </w:rPr>
              <w:fldChar w:fldCharType="separate"/>
            </w:r>
            <w:r>
              <w:rPr>
                <w:noProof/>
                <w:webHidden/>
              </w:rPr>
              <w:t>16</w:t>
            </w:r>
            <w:r>
              <w:rPr>
                <w:noProof/>
                <w:webHidden/>
              </w:rPr>
              <w:fldChar w:fldCharType="end"/>
            </w:r>
          </w:hyperlink>
        </w:p>
        <w:p w14:paraId="41D6FB14" w14:textId="72F7052D" w:rsidR="00892C4E" w:rsidRDefault="00892C4E">
          <w:pPr>
            <w:pStyle w:val="TOC3"/>
            <w:rPr>
              <w:rFonts w:eastAsiaTheme="minorEastAsia" w:cstheme="minorBidi"/>
              <w:noProof/>
              <w:kern w:val="2"/>
              <w14:ligatures w14:val="standardContextual"/>
            </w:rPr>
          </w:pPr>
          <w:hyperlink w:anchor="_Toc228784878" w:history="1">
            <w:r w:rsidRPr="00C913E2">
              <w:rPr>
                <w:rStyle w:val="Hyperlink"/>
                <w:noProof/>
              </w:rPr>
              <w:t>3.1.8.</w:t>
            </w:r>
            <w:r>
              <w:rPr>
                <w:rFonts w:eastAsiaTheme="minorEastAsia" w:cstheme="minorBidi"/>
                <w:noProof/>
                <w:kern w:val="2"/>
                <w14:ligatures w14:val="standardContextual"/>
              </w:rPr>
              <w:tab/>
            </w:r>
            <w:r w:rsidRPr="00C913E2">
              <w:rPr>
                <w:rStyle w:val="Hyperlink"/>
                <w:noProof/>
              </w:rPr>
              <w:t>Layer: Kubernetes Observability / Tool: kube-state-metrics</w:t>
            </w:r>
            <w:r>
              <w:rPr>
                <w:noProof/>
                <w:webHidden/>
              </w:rPr>
              <w:tab/>
            </w:r>
            <w:r>
              <w:rPr>
                <w:noProof/>
                <w:webHidden/>
              </w:rPr>
              <w:fldChar w:fldCharType="begin"/>
            </w:r>
            <w:r>
              <w:rPr>
                <w:noProof/>
                <w:webHidden/>
              </w:rPr>
              <w:instrText xml:space="preserve"> PAGEREF _Toc228784878 \h </w:instrText>
            </w:r>
            <w:r>
              <w:rPr>
                <w:noProof/>
                <w:webHidden/>
              </w:rPr>
            </w:r>
            <w:r>
              <w:rPr>
                <w:noProof/>
                <w:webHidden/>
              </w:rPr>
              <w:fldChar w:fldCharType="separate"/>
            </w:r>
            <w:r>
              <w:rPr>
                <w:noProof/>
                <w:webHidden/>
              </w:rPr>
              <w:t>16</w:t>
            </w:r>
            <w:r>
              <w:rPr>
                <w:noProof/>
                <w:webHidden/>
              </w:rPr>
              <w:fldChar w:fldCharType="end"/>
            </w:r>
          </w:hyperlink>
        </w:p>
        <w:p w14:paraId="6F6AF73E" w14:textId="391B1487" w:rsidR="00892C4E" w:rsidRDefault="00892C4E">
          <w:pPr>
            <w:pStyle w:val="TOC3"/>
            <w:rPr>
              <w:rFonts w:eastAsiaTheme="minorEastAsia" w:cstheme="minorBidi"/>
              <w:noProof/>
              <w:kern w:val="2"/>
              <w14:ligatures w14:val="standardContextual"/>
            </w:rPr>
          </w:pPr>
          <w:hyperlink w:anchor="_Toc228784879" w:history="1">
            <w:r w:rsidRPr="00C913E2">
              <w:rPr>
                <w:rStyle w:val="Hyperlink"/>
                <w:noProof/>
              </w:rPr>
              <w:t>3.1.9.</w:t>
            </w:r>
            <w:r>
              <w:rPr>
                <w:rFonts w:eastAsiaTheme="minorEastAsia" w:cstheme="minorBidi"/>
                <w:noProof/>
                <w:kern w:val="2"/>
                <w14:ligatures w14:val="standardContextual"/>
              </w:rPr>
              <w:tab/>
            </w:r>
            <w:r w:rsidRPr="00C913E2">
              <w:rPr>
                <w:rStyle w:val="Hyperlink"/>
                <w:noProof/>
              </w:rPr>
              <w:t>Layer: Network Monitoring / Tool: eBPF / Cilium / Pixie</w:t>
            </w:r>
            <w:r>
              <w:rPr>
                <w:noProof/>
                <w:webHidden/>
              </w:rPr>
              <w:tab/>
            </w:r>
            <w:r>
              <w:rPr>
                <w:noProof/>
                <w:webHidden/>
              </w:rPr>
              <w:fldChar w:fldCharType="begin"/>
            </w:r>
            <w:r>
              <w:rPr>
                <w:noProof/>
                <w:webHidden/>
              </w:rPr>
              <w:instrText xml:space="preserve"> PAGEREF _Toc228784879 \h </w:instrText>
            </w:r>
            <w:r>
              <w:rPr>
                <w:noProof/>
                <w:webHidden/>
              </w:rPr>
            </w:r>
            <w:r>
              <w:rPr>
                <w:noProof/>
                <w:webHidden/>
              </w:rPr>
              <w:fldChar w:fldCharType="separate"/>
            </w:r>
            <w:r>
              <w:rPr>
                <w:noProof/>
                <w:webHidden/>
              </w:rPr>
              <w:t>16</w:t>
            </w:r>
            <w:r>
              <w:rPr>
                <w:noProof/>
                <w:webHidden/>
              </w:rPr>
              <w:fldChar w:fldCharType="end"/>
            </w:r>
          </w:hyperlink>
        </w:p>
        <w:p w14:paraId="759C0293" w14:textId="1E48D240" w:rsidR="00892C4E" w:rsidRDefault="00892C4E">
          <w:pPr>
            <w:pStyle w:val="TOC3"/>
            <w:rPr>
              <w:rFonts w:eastAsiaTheme="minorEastAsia" w:cstheme="minorBidi"/>
              <w:noProof/>
              <w:kern w:val="2"/>
              <w14:ligatures w14:val="standardContextual"/>
            </w:rPr>
          </w:pPr>
          <w:hyperlink w:anchor="_Toc228784880" w:history="1">
            <w:r w:rsidRPr="00C913E2">
              <w:rPr>
                <w:rStyle w:val="Hyperlink"/>
                <w:noProof/>
              </w:rPr>
              <w:t>3.1.10.</w:t>
            </w:r>
            <w:r>
              <w:rPr>
                <w:rFonts w:eastAsiaTheme="minorEastAsia" w:cstheme="minorBidi"/>
                <w:noProof/>
                <w:kern w:val="2"/>
                <w14:ligatures w14:val="standardContextual"/>
              </w:rPr>
              <w:tab/>
            </w:r>
            <w:r w:rsidRPr="00C913E2">
              <w:rPr>
                <w:rStyle w:val="Hyperlink"/>
                <w:noProof/>
              </w:rPr>
              <w:t>Layer: Database Observability / Tool: Postgres Exporter / MySQL Exporter</w:t>
            </w:r>
            <w:r>
              <w:rPr>
                <w:noProof/>
                <w:webHidden/>
              </w:rPr>
              <w:tab/>
            </w:r>
            <w:r>
              <w:rPr>
                <w:noProof/>
                <w:webHidden/>
              </w:rPr>
              <w:fldChar w:fldCharType="begin"/>
            </w:r>
            <w:r>
              <w:rPr>
                <w:noProof/>
                <w:webHidden/>
              </w:rPr>
              <w:instrText xml:space="preserve"> PAGEREF _Toc228784880 \h </w:instrText>
            </w:r>
            <w:r>
              <w:rPr>
                <w:noProof/>
                <w:webHidden/>
              </w:rPr>
            </w:r>
            <w:r>
              <w:rPr>
                <w:noProof/>
                <w:webHidden/>
              </w:rPr>
              <w:fldChar w:fldCharType="separate"/>
            </w:r>
            <w:r>
              <w:rPr>
                <w:noProof/>
                <w:webHidden/>
              </w:rPr>
              <w:t>17</w:t>
            </w:r>
            <w:r>
              <w:rPr>
                <w:noProof/>
                <w:webHidden/>
              </w:rPr>
              <w:fldChar w:fldCharType="end"/>
            </w:r>
          </w:hyperlink>
        </w:p>
        <w:p w14:paraId="7D1BC7BF" w14:textId="7D6B2796" w:rsidR="00892C4E" w:rsidRDefault="00892C4E">
          <w:pPr>
            <w:pStyle w:val="TOC3"/>
            <w:rPr>
              <w:rFonts w:eastAsiaTheme="minorEastAsia" w:cstheme="minorBidi"/>
              <w:noProof/>
              <w:kern w:val="2"/>
              <w14:ligatures w14:val="standardContextual"/>
            </w:rPr>
          </w:pPr>
          <w:hyperlink w:anchor="_Toc228784881" w:history="1">
            <w:r w:rsidRPr="00C913E2">
              <w:rPr>
                <w:rStyle w:val="Hyperlink"/>
                <w:noProof/>
              </w:rPr>
              <w:t>3.1.11.</w:t>
            </w:r>
            <w:r>
              <w:rPr>
                <w:rFonts w:eastAsiaTheme="minorEastAsia" w:cstheme="minorBidi"/>
                <w:noProof/>
                <w:kern w:val="2"/>
                <w14:ligatures w14:val="standardContextual"/>
              </w:rPr>
              <w:tab/>
            </w:r>
            <w:r w:rsidRPr="00C913E2">
              <w:rPr>
                <w:rStyle w:val="Hyperlink"/>
                <w:noProof/>
              </w:rPr>
              <w:t>Layer: Alerting / Tool: Grafana Alerting / Alertmanager</w:t>
            </w:r>
            <w:r>
              <w:rPr>
                <w:noProof/>
                <w:webHidden/>
              </w:rPr>
              <w:tab/>
            </w:r>
            <w:r>
              <w:rPr>
                <w:noProof/>
                <w:webHidden/>
              </w:rPr>
              <w:fldChar w:fldCharType="begin"/>
            </w:r>
            <w:r>
              <w:rPr>
                <w:noProof/>
                <w:webHidden/>
              </w:rPr>
              <w:instrText xml:space="preserve"> PAGEREF _Toc228784881 \h </w:instrText>
            </w:r>
            <w:r>
              <w:rPr>
                <w:noProof/>
                <w:webHidden/>
              </w:rPr>
            </w:r>
            <w:r>
              <w:rPr>
                <w:noProof/>
                <w:webHidden/>
              </w:rPr>
              <w:fldChar w:fldCharType="separate"/>
            </w:r>
            <w:r>
              <w:rPr>
                <w:noProof/>
                <w:webHidden/>
              </w:rPr>
              <w:t>17</w:t>
            </w:r>
            <w:r>
              <w:rPr>
                <w:noProof/>
                <w:webHidden/>
              </w:rPr>
              <w:fldChar w:fldCharType="end"/>
            </w:r>
          </w:hyperlink>
        </w:p>
        <w:p w14:paraId="2DCADE74" w14:textId="69780AF5" w:rsidR="00892C4E" w:rsidRDefault="00892C4E">
          <w:pPr>
            <w:pStyle w:val="TOC3"/>
            <w:rPr>
              <w:rFonts w:eastAsiaTheme="minorEastAsia" w:cstheme="minorBidi"/>
              <w:noProof/>
              <w:kern w:val="2"/>
              <w14:ligatures w14:val="standardContextual"/>
            </w:rPr>
          </w:pPr>
          <w:hyperlink w:anchor="_Toc228784882" w:history="1">
            <w:r w:rsidRPr="00C913E2">
              <w:rPr>
                <w:rStyle w:val="Hyperlink"/>
                <w:noProof/>
              </w:rPr>
              <w:t>3.1.12.</w:t>
            </w:r>
            <w:r>
              <w:rPr>
                <w:rFonts w:eastAsiaTheme="minorEastAsia" w:cstheme="minorBidi"/>
                <w:noProof/>
                <w:kern w:val="2"/>
                <w14:ligatures w14:val="standardContextual"/>
              </w:rPr>
              <w:tab/>
            </w:r>
            <w:r w:rsidRPr="00C913E2">
              <w:rPr>
                <w:rStyle w:val="Hyperlink"/>
                <w:noProof/>
              </w:rPr>
              <w:t>Cross-Cutting Governance Requirements</w:t>
            </w:r>
            <w:r>
              <w:rPr>
                <w:noProof/>
                <w:webHidden/>
              </w:rPr>
              <w:tab/>
            </w:r>
            <w:r>
              <w:rPr>
                <w:noProof/>
                <w:webHidden/>
              </w:rPr>
              <w:fldChar w:fldCharType="begin"/>
            </w:r>
            <w:r>
              <w:rPr>
                <w:noProof/>
                <w:webHidden/>
              </w:rPr>
              <w:instrText xml:space="preserve"> PAGEREF _Toc228784882 \h </w:instrText>
            </w:r>
            <w:r>
              <w:rPr>
                <w:noProof/>
                <w:webHidden/>
              </w:rPr>
            </w:r>
            <w:r>
              <w:rPr>
                <w:noProof/>
                <w:webHidden/>
              </w:rPr>
              <w:fldChar w:fldCharType="separate"/>
            </w:r>
            <w:r>
              <w:rPr>
                <w:noProof/>
                <w:webHidden/>
              </w:rPr>
              <w:t>17</w:t>
            </w:r>
            <w:r>
              <w:rPr>
                <w:noProof/>
                <w:webHidden/>
              </w:rPr>
              <w:fldChar w:fldCharType="end"/>
            </w:r>
          </w:hyperlink>
        </w:p>
        <w:p w14:paraId="5AC4C98D" w14:textId="3F9752F5" w:rsidR="00892C4E" w:rsidRDefault="00892C4E">
          <w:pPr>
            <w:pStyle w:val="TOC1"/>
            <w:rPr>
              <w:rFonts w:eastAsiaTheme="minorEastAsia" w:cstheme="minorBidi"/>
              <w:noProof/>
              <w:kern w:val="2"/>
              <w14:ligatures w14:val="standardContextual"/>
            </w:rPr>
          </w:pPr>
          <w:hyperlink w:anchor="_Toc228784883" w:history="1">
            <w:r w:rsidRPr="00C913E2">
              <w:rPr>
                <w:rStyle w:val="Hyperlink"/>
                <w:noProof/>
              </w:rPr>
              <w:t>4.</w:t>
            </w:r>
            <w:r>
              <w:rPr>
                <w:rFonts w:eastAsiaTheme="minorEastAsia" w:cstheme="minorBidi"/>
                <w:noProof/>
                <w:kern w:val="2"/>
                <w14:ligatures w14:val="standardContextual"/>
              </w:rPr>
              <w:tab/>
            </w:r>
            <w:r w:rsidRPr="00C913E2">
              <w:rPr>
                <w:rStyle w:val="Hyperlink"/>
                <w:noProof/>
              </w:rPr>
              <w:t>Telemetry Collection Layers</w:t>
            </w:r>
            <w:r>
              <w:rPr>
                <w:noProof/>
                <w:webHidden/>
              </w:rPr>
              <w:tab/>
            </w:r>
            <w:r>
              <w:rPr>
                <w:noProof/>
                <w:webHidden/>
              </w:rPr>
              <w:fldChar w:fldCharType="begin"/>
            </w:r>
            <w:r>
              <w:rPr>
                <w:noProof/>
                <w:webHidden/>
              </w:rPr>
              <w:instrText xml:space="preserve"> PAGEREF _Toc228784883 \h </w:instrText>
            </w:r>
            <w:r>
              <w:rPr>
                <w:noProof/>
                <w:webHidden/>
              </w:rPr>
            </w:r>
            <w:r>
              <w:rPr>
                <w:noProof/>
                <w:webHidden/>
              </w:rPr>
              <w:fldChar w:fldCharType="separate"/>
            </w:r>
            <w:r>
              <w:rPr>
                <w:noProof/>
                <w:webHidden/>
              </w:rPr>
              <w:t>18</w:t>
            </w:r>
            <w:r>
              <w:rPr>
                <w:noProof/>
                <w:webHidden/>
              </w:rPr>
              <w:fldChar w:fldCharType="end"/>
            </w:r>
          </w:hyperlink>
        </w:p>
        <w:p w14:paraId="4A751604" w14:textId="27AEE742" w:rsidR="00892C4E" w:rsidRDefault="00892C4E">
          <w:pPr>
            <w:pStyle w:val="TOC2"/>
            <w:rPr>
              <w:rFonts w:eastAsiaTheme="minorEastAsia" w:cstheme="minorBidi"/>
              <w:noProof/>
              <w:kern w:val="2"/>
              <w14:ligatures w14:val="standardContextual"/>
            </w:rPr>
          </w:pPr>
          <w:hyperlink w:anchor="_Toc228784884" w:history="1">
            <w:r w:rsidRPr="00C913E2">
              <w:rPr>
                <w:rStyle w:val="Hyperlink"/>
                <w:noProof/>
              </w:rPr>
              <w:t>4.1.</w:t>
            </w:r>
            <w:r>
              <w:rPr>
                <w:rFonts w:eastAsiaTheme="minorEastAsia" w:cstheme="minorBidi"/>
                <w:noProof/>
                <w:kern w:val="2"/>
                <w14:ligatures w14:val="standardContextual"/>
              </w:rPr>
              <w:tab/>
            </w:r>
            <w:r w:rsidRPr="00C913E2">
              <w:rPr>
                <w:rStyle w:val="Hyperlink"/>
                <w:noProof/>
              </w:rPr>
              <w:t>Infrastructure Observability</w:t>
            </w:r>
            <w:r>
              <w:rPr>
                <w:noProof/>
                <w:webHidden/>
              </w:rPr>
              <w:tab/>
            </w:r>
            <w:r>
              <w:rPr>
                <w:noProof/>
                <w:webHidden/>
              </w:rPr>
              <w:fldChar w:fldCharType="begin"/>
            </w:r>
            <w:r>
              <w:rPr>
                <w:noProof/>
                <w:webHidden/>
              </w:rPr>
              <w:instrText xml:space="preserve"> PAGEREF _Toc228784884 \h </w:instrText>
            </w:r>
            <w:r>
              <w:rPr>
                <w:noProof/>
                <w:webHidden/>
              </w:rPr>
            </w:r>
            <w:r>
              <w:rPr>
                <w:noProof/>
                <w:webHidden/>
              </w:rPr>
              <w:fldChar w:fldCharType="separate"/>
            </w:r>
            <w:r>
              <w:rPr>
                <w:noProof/>
                <w:webHidden/>
              </w:rPr>
              <w:t>18</w:t>
            </w:r>
            <w:r>
              <w:rPr>
                <w:noProof/>
                <w:webHidden/>
              </w:rPr>
              <w:fldChar w:fldCharType="end"/>
            </w:r>
          </w:hyperlink>
        </w:p>
        <w:p w14:paraId="08DA7198" w14:textId="734FD79F" w:rsidR="00892C4E" w:rsidRDefault="00892C4E">
          <w:pPr>
            <w:pStyle w:val="TOC2"/>
            <w:rPr>
              <w:rFonts w:eastAsiaTheme="minorEastAsia" w:cstheme="minorBidi"/>
              <w:noProof/>
              <w:kern w:val="2"/>
              <w14:ligatures w14:val="standardContextual"/>
            </w:rPr>
          </w:pPr>
          <w:hyperlink w:anchor="_Toc228784885" w:history="1">
            <w:r w:rsidRPr="00C913E2">
              <w:rPr>
                <w:rStyle w:val="Hyperlink"/>
                <w:noProof/>
              </w:rPr>
              <w:t>4.2.</w:t>
            </w:r>
            <w:r>
              <w:rPr>
                <w:rFonts w:eastAsiaTheme="minorEastAsia" w:cstheme="minorBidi"/>
                <w:noProof/>
                <w:kern w:val="2"/>
                <w14:ligatures w14:val="standardContextual"/>
              </w:rPr>
              <w:tab/>
            </w:r>
            <w:r w:rsidRPr="00C913E2">
              <w:rPr>
                <w:rStyle w:val="Hyperlink"/>
                <w:noProof/>
              </w:rPr>
              <w:t>Application Telemetry (Pre-Login / Post-Login)</w:t>
            </w:r>
            <w:r>
              <w:rPr>
                <w:noProof/>
                <w:webHidden/>
              </w:rPr>
              <w:tab/>
            </w:r>
            <w:r>
              <w:rPr>
                <w:noProof/>
                <w:webHidden/>
              </w:rPr>
              <w:fldChar w:fldCharType="begin"/>
            </w:r>
            <w:r>
              <w:rPr>
                <w:noProof/>
                <w:webHidden/>
              </w:rPr>
              <w:instrText xml:space="preserve"> PAGEREF _Toc228784885 \h </w:instrText>
            </w:r>
            <w:r>
              <w:rPr>
                <w:noProof/>
                <w:webHidden/>
              </w:rPr>
            </w:r>
            <w:r>
              <w:rPr>
                <w:noProof/>
                <w:webHidden/>
              </w:rPr>
              <w:fldChar w:fldCharType="separate"/>
            </w:r>
            <w:r>
              <w:rPr>
                <w:noProof/>
                <w:webHidden/>
              </w:rPr>
              <w:t>19</w:t>
            </w:r>
            <w:r>
              <w:rPr>
                <w:noProof/>
                <w:webHidden/>
              </w:rPr>
              <w:fldChar w:fldCharType="end"/>
            </w:r>
          </w:hyperlink>
        </w:p>
        <w:p w14:paraId="3F449B67" w14:textId="53328CC5" w:rsidR="00892C4E" w:rsidRDefault="00892C4E">
          <w:pPr>
            <w:pStyle w:val="TOC3"/>
            <w:rPr>
              <w:rFonts w:eastAsiaTheme="minorEastAsia" w:cstheme="minorBidi"/>
              <w:noProof/>
              <w:kern w:val="2"/>
              <w14:ligatures w14:val="standardContextual"/>
            </w:rPr>
          </w:pPr>
          <w:hyperlink w:anchor="_Toc228784886" w:history="1">
            <w:r w:rsidRPr="00C913E2">
              <w:rPr>
                <w:rStyle w:val="Hyperlink"/>
                <w:noProof/>
              </w:rPr>
              <w:t>4.2.1.</w:t>
            </w:r>
            <w:r>
              <w:rPr>
                <w:rFonts w:eastAsiaTheme="minorEastAsia" w:cstheme="minorBidi"/>
                <w:noProof/>
                <w:kern w:val="2"/>
                <w14:ligatures w14:val="standardContextual"/>
              </w:rPr>
              <w:tab/>
            </w:r>
            <w:r w:rsidRPr="00C913E2">
              <w:rPr>
                <w:rStyle w:val="Hyperlink"/>
                <w:noProof/>
              </w:rPr>
              <w:t>Pre</w:t>
            </w:r>
            <w:r w:rsidRPr="00C913E2">
              <w:rPr>
                <w:rStyle w:val="Hyperlink"/>
                <w:noProof/>
              </w:rPr>
              <w:noBreakHyphen/>
              <w:t>Login Telemetry</w:t>
            </w:r>
            <w:r>
              <w:rPr>
                <w:noProof/>
                <w:webHidden/>
              </w:rPr>
              <w:tab/>
            </w:r>
            <w:r>
              <w:rPr>
                <w:noProof/>
                <w:webHidden/>
              </w:rPr>
              <w:fldChar w:fldCharType="begin"/>
            </w:r>
            <w:r>
              <w:rPr>
                <w:noProof/>
                <w:webHidden/>
              </w:rPr>
              <w:instrText xml:space="preserve"> PAGEREF _Toc228784886 \h </w:instrText>
            </w:r>
            <w:r>
              <w:rPr>
                <w:noProof/>
                <w:webHidden/>
              </w:rPr>
            </w:r>
            <w:r>
              <w:rPr>
                <w:noProof/>
                <w:webHidden/>
              </w:rPr>
              <w:fldChar w:fldCharType="separate"/>
            </w:r>
            <w:r>
              <w:rPr>
                <w:noProof/>
                <w:webHidden/>
              </w:rPr>
              <w:t>19</w:t>
            </w:r>
            <w:r>
              <w:rPr>
                <w:noProof/>
                <w:webHidden/>
              </w:rPr>
              <w:fldChar w:fldCharType="end"/>
            </w:r>
          </w:hyperlink>
        </w:p>
        <w:p w14:paraId="460A8753" w14:textId="5D0E2649" w:rsidR="00892C4E" w:rsidRDefault="00892C4E">
          <w:pPr>
            <w:pStyle w:val="TOC3"/>
            <w:rPr>
              <w:rFonts w:eastAsiaTheme="minorEastAsia" w:cstheme="minorBidi"/>
              <w:noProof/>
              <w:kern w:val="2"/>
              <w14:ligatures w14:val="standardContextual"/>
            </w:rPr>
          </w:pPr>
          <w:hyperlink w:anchor="_Toc228784887" w:history="1">
            <w:r w:rsidRPr="00C913E2">
              <w:rPr>
                <w:rStyle w:val="Hyperlink"/>
                <w:noProof/>
              </w:rPr>
              <w:t>4.2.2.</w:t>
            </w:r>
            <w:r>
              <w:rPr>
                <w:rFonts w:eastAsiaTheme="minorEastAsia" w:cstheme="minorBidi"/>
                <w:noProof/>
                <w:kern w:val="2"/>
                <w14:ligatures w14:val="standardContextual"/>
              </w:rPr>
              <w:tab/>
            </w:r>
            <w:r w:rsidRPr="00C913E2">
              <w:rPr>
                <w:rStyle w:val="Hyperlink"/>
                <w:noProof/>
              </w:rPr>
              <w:t>Post</w:t>
            </w:r>
            <w:r w:rsidRPr="00C913E2">
              <w:rPr>
                <w:rStyle w:val="Hyperlink"/>
                <w:noProof/>
              </w:rPr>
              <w:noBreakHyphen/>
              <w:t>Login Telemetry</w:t>
            </w:r>
            <w:r>
              <w:rPr>
                <w:noProof/>
                <w:webHidden/>
              </w:rPr>
              <w:tab/>
            </w:r>
            <w:r>
              <w:rPr>
                <w:noProof/>
                <w:webHidden/>
              </w:rPr>
              <w:fldChar w:fldCharType="begin"/>
            </w:r>
            <w:r>
              <w:rPr>
                <w:noProof/>
                <w:webHidden/>
              </w:rPr>
              <w:instrText xml:space="preserve"> PAGEREF _Toc228784887 \h </w:instrText>
            </w:r>
            <w:r>
              <w:rPr>
                <w:noProof/>
                <w:webHidden/>
              </w:rPr>
            </w:r>
            <w:r>
              <w:rPr>
                <w:noProof/>
                <w:webHidden/>
              </w:rPr>
              <w:fldChar w:fldCharType="separate"/>
            </w:r>
            <w:r>
              <w:rPr>
                <w:noProof/>
                <w:webHidden/>
              </w:rPr>
              <w:t>20</w:t>
            </w:r>
            <w:r>
              <w:rPr>
                <w:noProof/>
                <w:webHidden/>
              </w:rPr>
              <w:fldChar w:fldCharType="end"/>
            </w:r>
          </w:hyperlink>
        </w:p>
        <w:p w14:paraId="1CF64AE1" w14:textId="5A1DCDFA" w:rsidR="00892C4E" w:rsidRDefault="00892C4E">
          <w:pPr>
            <w:pStyle w:val="TOC3"/>
            <w:rPr>
              <w:rFonts w:eastAsiaTheme="minorEastAsia" w:cstheme="minorBidi"/>
              <w:noProof/>
              <w:kern w:val="2"/>
              <w14:ligatures w14:val="standardContextual"/>
            </w:rPr>
          </w:pPr>
          <w:hyperlink w:anchor="_Toc228784888" w:history="1">
            <w:r w:rsidRPr="00C913E2">
              <w:rPr>
                <w:rStyle w:val="Hyperlink"/>
                <w:noProof/>
              </w:rPr>
              <w:t>4.2.3.</w:t>
            </w:r>
            <w:r>
              <w:rPr>
                <w:rFonts w:eastAsiaTheme="minorEastAsia" w:cstheme="minorBidi"/>
                <w:noProof/>
                <w:kern w:val="2"/>
                <w14:ligatures w14:val="standardContextual"/>
              </w:rPr>
              <w:tab/>
            </w:r>
            <w:r w:rsidRPr="00C913E2">
              <w:rPr>
                <w:rStyle w:val="Hyperlink"/>
                <w:noProof/>
              </w:rPr>
              <w:t>Alerting Guidelines</w:t>
            </w:r>
            <w:r>
              <w:rPr>
                <w:noProof/>
                <w:webHidden/>
              </w:rPr>
              <w:tab/>
            </w:r>
            <w:r>
              <w:rPr>
                <w:noProof/>
                <w:webHidden/>
              </w:rPr>
              <w:fldChar w:fldCharType="begin"/>
            </w:r>
            <w:r>
              <w:rPr>
                <w:noProof/>
                <w:webHidden/>
              </w:rPr>
              <w:instrText xml:space="preserve"> PAGEREF _Toc228784888 \h </w:instrText>
            </w:r>
            <w:r>
              <w:rPr>
                <w:noProof/>
                <w:webHidden/>
              </w:rPr>
            </w:r>
            <w:r>
              <w:rPr>
                <w:noProof/>
                <w:webHidden/>
              </w:rPr>
              <w:fldChar w:fldCharType="separate"/>
            </w:r>
            <w:r>
              <w:rPr>
                <w:noProof/>
                <w:webHidden/>
              </w:rPr>
              <w:t>20</w:t>
            </w:r>
            <w:r>
              <w:rPr>
                <w:noProof/>
                <w:webHidden/>
              </w:rPr>
              <w:fldChar w:fldCharType="end"/>
            </w:r>
          </w:hyperlink>
        </w:p>
        <w:p w14:paraId="2FA35768" w14:textId="29F51698" w:rsidR="00892C4E" w:rsidRDefault="00892C4E">
          <w:pPr>
            <w:pStyle w:val="TOC2"/>
            <w:rPr>
              <w:rFonts w:eastAsiaTheme="minorEastAsia" w:cstheme="minorBidi"/>
              <w:noProof/>
              <w:kern w:val="2"/>
              <w14:ligatures w14:val="standardContextual"/>
            </w:rPr>
          </w:pPr>
          <w:hyperlink w:anchor="_Toc228784889" w:history="1">
            <w:r w:rsidRPr="00C913E2">
              <w:rPr>
                <w:rStyle w:val="Hyperlink"/>
                <w:noProof/>
              </w:rPr>
              <w:t>4.3.</w:t>
            </w:r>
            <w:r>
              <w:rPr>
                <w:rFonts w:eastAsiaTheme="minorEastAsia" w:cstheme="minorBidi"/>
                <w:noProof/>
                <w:kern w:val="2"/>
                <w14:ligatures w14:val="standardContextual"/>
              </w:rPr>
              <w:tab/>
            </w:r>
            <w:r w:rsidRPr="00C913E2">
              <w:rPr>
                <w:rStyle w:val="Hyperlink"/>
                <w:noProof/>
              </w:rPr>
              <w:t>Database Observability</w:t>
            </w:r>
            <w:r>
              <w:rPr>
                <w:noProof/>
                <w:webHidden/>
              </w:rPr>
              <w:tab/>
            </w:r>
            <w:r>
              <w:rPr>
                <w:noProof/>
                <w:webHidden/>
              </w:rPr>
              <w:fldChar w:fldCharType="begin"/>
            </w:r>
            <w:r>
              <w:rPr>
                <w:noProof/>
                <w:webHidden/>
              </w:rPr>
              <w:instrText xml:space="preserve"> PAGEREF _Toc228784889 \h </w:instrText>
            </w:r>
            <w:r>
              <w:rPr>
                <w:noProof/>
                <w:webHidden/>
              </w:rPr>
            </w:r>
            <w:r>
              <w:rPr>
                <w:noProof/>
                <w:webHidden/>
              </w:rPr>
              <w:fldChar w:fldCharType="separate"/>
            </w:r>
            <w:r>
              <w:rPr>
                <w:noProof/>
                <w:webHidden/>
              </w:rPr>
              <w:t>20</w:t>
            </w:r>
            <w:r>
              <w:rPr>
                <w:noProof/>
                <w:webHidden/>
              </w:rPr>
              <w:fldChar w:fldCharType="end"/>
            </w:r>
          </w:hyperlink>
        </w:p>
        <w:p w14:paraId="285CF711" w14:textId="0DDD90C3" w:rsidR="00892C4E" w:rsidRDefault="00892C4E">
          <w:pPr>
            <w:pStyle w:val="TOC3"/>
            <w:rPr>
              <w:rFonts w:eastAsiaTheme="minorEastAsia" w:cstheme="minorBidi"/>
              <w:noProof/>
              <w:kern w:val="2"/>
              <w14:ligatures w14:val="standardContextual"/>
            </w:rPr>
          </w:pPr>
          <w:hyperlink w:anchor="_Toc228784890" w:history="1">
            <w:r w:rsidRPr="00C913E2">
              <w:rPr>
                <w:rStyle w:val="Hyperlink"/>
                <w:noProof/>
              </w:rPr>
              <w:t>4.3.1.</w:t>
            </w:r>
            <w:r>
              <w:rPr>
                <w:rFonts w:eastAsiaTheme="minorEastAsia" w:cstheme="minorBidi"/>
                <w:noProof/>
                <w:kern w:val="2"/>
                <w14:ligatures w14:val="standardContextual"/>
              </w:rPr>
              <w:tab/>
            </w:r>
            <w:r w:rsidRPr="00C913E2">
              <w:rPr>
                <w:rStyle w:val="Hyperlink"/>
                <w:noProof/>
              </w:rPr>
              <w:t>Database Observability Metrics and Ranges</w:t>
            </w:r>
            <w:r>
              <w:rPr>
                <w:noProof/>
                <w:webHidden/>
              </w:rPr>
              <w:tab/>
            </w:r>
            <w:r>
              <w:rPr>
                <w:noProof/>
                <w:webHidden/>
              </w:rPr>
              <w:fldChar w:fldCharType="begin"/>
            </w:r>
            <w:r>
              <w:rPr>
                <w:noProof/>
                <w:webHidden/>
              </w:rPr>
              <w:instrText xml:space="preserve"> PAGEREF _Toc228784890 \h </w:instrText>
            </w:r>
            <w:r>
              <w:rPr>
                <w:noProof/>
                <w:webHidden/>
              </w:rPr>
            </w:r>
            <w:r>
              <w:rPr>
                <w:noProof/>
                <w:webHidden/>
              </w:rPr>
              <w:fldChar w:fldCharType="separate"/>
            </w:r>
            <w:r>
              <w:rPr>
                <w:noProof/>
                <w:webHidden/>
              </w:rPr>
              <w:t>20</w:t>
            </w:r>
            <w:r>
              <w:rPr>
                <w:noProof/>
                <w:webHidden/>
              </w:rPr>
              <w:fldChar w:fldCharType="end"/>
            </w:r>
          </w:hyperlink>
        </w:p>
        <w:p w14:paraId="117F0931" w14:textId="19C1342B" w:rsidR="00892C4E" w:rsidRDefault="00892C4E">
          <w:pPr>
            <w:pStyle w:val="TOC3"/>
            <w:rPr>
              <w:rFonts w:eastAsiaTheme="minorEastAsia" w:cstheme="minorBidi"/>
              <w:noProof/>
              <w:kern w:val="2"/>
              <w14:ligatures w14:val="standardContextual"/>
            </w:rPr>
          </w:pPr>
          <w:hyperlink w:anchor="_Toc228784891" w:history="1">
            <w:r w:rsidRPr="00C913E2">
              <w:rPr>
                <w:rStyle w:val="Hyperlink"/>
                <w:noProof/>
              </w:rPr>
              <w:t>4.3.2.</w:t>
            </w:r>
            <w:r>
              <w:rPr>
                <w:rFonts w:eastAsiaTheme="minorEastAsia" w:cstheme="minorBidi"/>
                <w:noProof/>
                <w:kern w:val="2"/>
                <w14:ligatures w14:val="standardContextual"/>
              </w:rPr>
              <w:tab/>
            </w:r>
            <w:r w:rsidRPr="00C913E2">
              <w:rPr>
                <w:rStyle w:val="Hyperlink"/>
                <w:noProof/>
              </w:rPr>
              <w:t>Suggested Alerting Policy Guidelines</w:t>
            </w:r>
            <w:r>
              <w:rPr>
                <w:noProof/>
                <w:webHidden/>
              </w:rPr>
              <w:tab/>
            </w:r>
            <w:r>
              <w:rPr>
                <w:noProof/>
                <w:webHidden/>
              </w:rPr>
              <w:fldChar w:fldCharType="begin"/>
            </w:r>
            <w:r>
              <w:rPr>
                <w:noProof/>
                <w:webHidden/>
              </w:rPr>
              <w:instrText xml:space="preserve"> PAGEREF _Toc228784891 \h </w:instrText>
            </w:r>
            <w:r>
              <w:rPr>
                <w:noProof/>
                <w:webHidden/>
              </w:rPr>
            </w:r>
            <w:r>
              <w:rPr>
                <w:noProof/>
                <w:webHidden/>
              </w:rPr>
              <w:fldChar w:fldCharType="separate"/>
            </w:r>
            <w:r>
              <w:rPr>
                <w:noProof/>
                <w:webHidden/>
              </w:rPr>
              <w:t>21</w:t>
            </w:r>
            <w:r>
              <w:rPr>
                <w:noProof/>
                <w:webHidden/>
              </w:rPr>
              <w:fldChar w:fldCharType="end"/>
            </w:r>
          </w:hyperlink>
        </w:p>
        <w:p w14:paraId="51905140" w14:textId="72030575" w:rsidR="00892C4E" w:rsidRDefault="00892C4E">
          <w:pPr>
            <w:pStyle w:val="TOC2"/>
            <w:rPr>
              <w:rFonts w:eastAsiaTheme="minorEastAsia" w:cstheme="minorBidi"/>
              <w:noProof/>
              <w:kern w:val="2"/>
              <w14:ligatures w14:val="standardContextual"/>
            </w:rPr>
          </w:pPr>
          <w:hyperlink w:anchor="_Toc228784892" w:history="1">
            <w:r w:rsidRPr="00C913E2">
              <w:rPr>
                <w:rStyle w:val="Hyperlink"/>
                <w:noProof/>
              </w:rPr>
              <w:t>4.4.</w:t>
            </w:r>
            <w:r>
              <w:rPr>
                <w:rFonts w:eastAsiaTheme="minorEastAsia" w:cstheme="minorBidi"/>
                <w:noProof/>
                <w:kern w:val="2"/>
                <w14:ligatures w14:val="standardContextual"/>
              </w:rPr>
              <w:tab/>
            </w:r>
            <w:r w:rsidRPr="00C913E2">
              <w:rPr>
                <w:rStyle w:val="Hyperlink"/>
                <w:noProof/>
              </w:rPr>
              <w:t>Network and Latency Observability</w:t>
            </w:r>
            <w:r>
              <w:rPr>
                <w:noProof/>
                <w:webHidden/>
              </w:rPr>
              <w:tab/>
            </w:r>
            <w:r>
              <w:rPr>
                <w:noProof/>
                <w:webHidden/>
              </w:rPr>
              <w:fldChar w:fldCharType="begin"/>
            </w:r>
            <w:r>
              <w:rPr>
                <w:noProof/>
                <w:webHidden/>
              </w:rPr>
              <w:instrText xml:space="preserve"> PAGEREF _Toc228784892 \h </w:instrText>
            </w:r>
            <w:r>
              <w:rPr>
                <w:noProof/>
                <w:webHidden/>
              </w:rPr>
            </w:r>
            <w:r>
              <w:rPr>
                <w:noProof/>
                <w:webHidden/>
              </w:rPr>
              <w:fldChar w:fldCharType="separate"/>
            </w:r>
            <w:r>
              <w:rPr>
                <w:noProof/>
                <w:webHidden/>
              </w:rPr>
              <w:t>21</w:t>
            </w:r>
            <w:r>
              <w:rPr>
                <w:noProof/>
                <w:webHidden/>
              </w:rPr>
              <w:fldChar w:fldCharType="end"/>
            </w:r>
          </w:hyperlink>
        </w:p>
        <w:p w14:paraId="2889E3C9" w14:textId="745A6AB6" w:rsidR="00892C4E" w:rsidRDefault="00892C4E">
          <w:pPr>
            <w:pStyle w:val="TOC3"/>
            <w:rPr>
              <w:rFonts w:eastAsiaTheme="minorEastAsia" w:cstheme="minorBidi"/>
              <w:noProof/>
              <w:kern w:val="2"/>
              <w14:ligatures w14:val="standardContextual"/>
            </w:rPr>
          </w:pPr>
          <w:hyperlink w:anchor="_Toc228784893" w:history="1">
            <w:r w:rsidRPr="00C913E2">
              <w:rPr>
                <w:rStyle w:val="Hyperlink"/>
                <w:noProof/>
              </w:rPr>
              <w:t>4.4.1.</w:t>
            </w:r>
            <w:r>
              <w:rPr>
                <w:rFonts w:eastAsiaTheme="minorEastAsia" w:cstheme="minorBidi"/>
                <w:noProof/>
                <w:kern w:val="2"/>
                <w14:ligatures w14:val="standardContextual"/>
              </w:rPr>
              <w:tab/>
            </w:r>
            <w:r w:rsidRPr="00C913E2">
              <w:rPr>
                <w:rStyle w:val="Hyperlink"/>
                <w:noProof/>
              </w:rPr>
              <w:t>Network</w:t>
            </w:r>
            <w:r w:rsidRPr="00C913E2">
              <w:rPr>
                <w:rStyle w:val="Hyperlink"/>
                <w:rFonts w:ascii="Arial" w:hAnsi="Arial" w:cs="Arial"/>
                <w:noProof/>
              </w:rPr>
              <w:t xml:space="preserve"> </w:t>
            </w:r>
            <w:r w:rsidRPr="00C913E2">
              <w:rPr>
                <w:rStyle w:val="Hyperlink"/>
                <w:noProof/>
              </w:rPr>
              <w:t>&amp;</w:t>
            </w:r>
            <w:r w:rsidRPr="00C913E2">
              <w:rPr>
                <w:rStyle w:val="Hyperlink"/>
                <w:rFonts w:ascii="Arial" w:hAnsi="Arial" w:cs="Arial"/>
                <w:noProof/>
              </w:rPr>
              <w:t xml:space="preserve"> </w:t>
            </w:r>
            <w:r w:rsidRPr="00C913E2">
              <w:rPr>
                <w:rStyle w:val="Hyperlink"/>
                <w:noProof/>
              </w:rPr>
              <w:t>Latency Observability Metrics</w:t>
            </w:r>
            <w:r>
              <w:rPr>
                <w:noProof/>
                <w:webHidden/>
              </w:rPr>
              <w:tab/>
            </w:r>
            <w:r>
              <w:rPr>
                <w:noProof/>
                <w:webHidden/>
              </w:rPr>
              <w:fldChar w:fldCharType="begin"/>
            </w:r>
            <w:r>
              <w:rPr>
                <w:noProof/>
                <w:webHidden/>
              </w:rPr>
              <w:instrText xml:space="preserve"> PAGEREF _Toc228784893 \h </w:instrText>
            </w:r>
            <w:r>
              <w:rPr>
                <w:noProof/>
                <w:webHidden/>
              </w:rPr>
            </w:r>
            <w:r>
              <w:rPr>
                <w:noProof/>
                <w:webHidden/>
              </w:rPr>
              <w:fldChar w:fldCharType="separate"/>
            </w:r>
            <w:r>
              <w:rPr>
                <w:noProof/>
                <w:webHidden/>
              </w:rPr>
              <w:t>21</w:t>
            </w:r>
            <w:r>
              <w:rPr>
                <w:noProof/>
                <w:webHidden/>
              </w:rPr>
              <w:fldChar w:fldCharType="end"/>
            </w:r>
          </w:hyperlink>
        </w:p>
        <w:p w14:paraId="4CF46033" w14:textId="200DF533" w:rsidR="00892C4E" w:rsidRDefault="00892C4E">
          <w:pPr>
            <w:pStyle w:val="TOC3"/>
            <w:rPr>
              <w:rFonts w:eastAsiaTheme="minorEastAsia" w:cstheme="minorBidi"/>
              <w:noProof/>
              <w:kern w:val="2"/>
              <w14:ligatures w14:val="standardContextual"/>
            </w:rPr>
          </w:pPr>
          <w:hyperlink w:anchor="_Toc228784894" w:history="1">
            <w:r w:rsidRPr="00C913E2">
              <w:rPr>
                <w:rStyle w:val="Hyperlink"/>
                <w:noProof/>
              </w:rPr>
              <w:t>4.4.2.</w:t>
            </w:r>
            <w:r>
              <w:rPr>
                <w:rFonts w:eastAsiaTheme="minorEastAsia" w:cstheme="minorBidi"/>
                <w:noProof/>
                <w:kern w:val="2"/>
                <w14:ligatures w14:val="standardContextual"/>
              </w:rPr>
              <w:tab/>
            </w:r>
            <w:r w:rsidRPr="00C913E2">
              <w:rPr>
                <w:rStyle w:val="Hyperlink"/>
                <w:noProof/>
              </w:rPr>
              <w:t>Severity Policy</w:t>
            </w:r>
            <w:r>
              <w:rPr>
                <w:noProof/>
                <w:webHidden/>
              </w:rPr>
              <w:tab/>
            </w:r>
            <w:r>
              <w:rPr>
                <w:noProof/>
                <w:webHidden/>
              </w:rPr>
              <w:fldChar w:fldCharType="begin"/>
            </w:r>
            <w:r>
              <w:rPr>
                <w:noProof/>
                <w:webHidden/>
              </w:rPr>
              <w:instrText xml:space="preserve"> PAGEREF _Toc228784894 \h </w:instrText>
            </w:r>
            <w:r>
              <w:rPr>
                <w:noProof/>
                <w:webHidden/>
              </w:rPr>
            </w:r>
            <w:r>
              <w:rPr>
                <w:noProof/>
                <w:webHidden/>
              </w:rPr>
              <w:fldChar w:fldCharType="separate"/>
            </w:r>
            <w:r>
              <w:rPr>
                <w:noProof/>
                <w:webHidden/>
              </w:rPr>
              <w:t>22</w:t>
            </w:r>
            <w:r>
              <w:rPr>
                <w:noProof/>
                <w:webHidden/>
              </w:rPr>
              <w:fldChar w:fldCharType="end"/>
            </w:r>
          </w:hyperlink>
        </w:p>
        <w:p w14:paraId="561B579F" w14:textId="3CC1513B" w:rsidR="00892C4E" w:rsidRDefault="00892C4E">
          <w:pPr>
            <w:pStyle w:val="TOC3"/>
            <w:rPr>
              <w:rFonts w:eastAsiaTheme="minorEastAsia" w:cstheme="minorBidi"/>
              <w:noProof/>
              <w:kern w:val="2"/>
              <w14:ligatures w14:val="standardContextual"/>
            </w:rPr>
          </w:pPr>
          <w:hyperlink w:anchor="_Toc228784895" w:history="1">
            <w:r w:rsidRPr="00C913E2">
              <w:rPr>
                <w:rStyle w:val="Hyperlink"/>
                <w:noProof/>
              </w:rPr>
              <w:t>4.4.3.</w:t>
            </w:r>
            <w:r>
              <w:rPr>
                <w:rFonts w:eastAsiaTheme="minorEastAsia" w:cstheme="minorBidi"/>
                <w:noProof/>
                <w:kern w:val="2"/>
                <w14:ligatures w14:val="standardContextual"/>
              </w:rPr>
              <w:tab/>
            </w:r>
            <w:r w:rsidRPr="00C913E2">
              <w:rPr>
                <w:rStyle w:val="Hyperlink"/>
                <w:noProof/>
              </w:rPr>
              <w:t>Implementation Tips</w:t>
            </w:r>
            <w:r>
              <w:rPr>
                <w:noProof/>
                <w:webHidden/>
              </w:rPr>
              <w:tab/>
            </w:r>
            <w:r>
              <w:rPr>
                <w:noProof/>
                <w:webHidden/>
              </w:rPr>
              <w:fldChar w:fldCharType="begin"/>
            </w:r>
            <w:r>
              <w:rPr>
                <w:noProof/>
                <w:webHidden/>
              </w:rPr>
              <w:instrText xml:space="preserve"> PAGEREF _Toc228784895 \h </w:instrText>
            </w:r>
            <w:r>
              <w:rPr>
                <w:noProof/>
                <w:webHidden/>
              </w:rPr>
            </w:r>
            <w:r>
              <w:rPr>
                <w:noProof/>
                <w:webHidden/>
              </w:rPr>
              <w:fldChar w:fldCharType="separate"/>
            </w:r>
            <w:r>
              <w:rPr>
                <w:noProof/>
                <w:webHidden/>
              </w:rPr>
              <w:t>22</w:t>
            </w:r>
            <w:r>
              <w:rPr>
                <w:noProof/>
                <w:webHidden/>
              </w:rPr>
              <w:fldChar w:fldCharType="end"/>
            </w:r>
          </w:hyperlink>
        </w:p>
        <w:p w14:paraId="71FD5975" w14:textId="05361C38" w:rsidR="00892C4E" w:rsidRDefault="00892C4E">
          <w:pPr>
            <w:pStyle w:val="TOC1"/>
            <w:rPr>
              <w:rFonts w:eastAsiaTheme="minorEastAsia" w:cstheme="minorBidi"/>
              <w:noProof/>
              <w:kern w:val="2"/>
              <w14:ligatures w14:val="standardContextual"/>
            </w:rPr>
          </w:pPr>
          <w:hyperlink w:anchor="_Toc228784896" w:history="1">
            <w:r w:rsidRPr="00C913E2">
              <w:rPr>
                <w:rStyle w:val="Hyperlink"/>
                <w:noProof/>
              </w:rPr>
              <w:t>5.</w:t>
            </w:r>
            <w:r>
              <w:rPr>
                <w:rFonts w:eastAsiaTheme="minorEastAsia" w:cstheme="minorBidi"/>
                <w:noProof/>
                <w:kern w:val="2"/>
                <w14:ligatures w14:val="standardContextual"/>
              </w:rPr>
              <w:tab/>
            </w:r>
            <w:r w:rsidRPr="00C913E2">
              <w:rPr>
                <w:rStyle w:val="Hyperlink"/>
                <w:noProof/>
              </w:rPr>
              <w:t>Scaling and Performance Observability</w:t>
            </w:r>
            <w:r>
              <w:rPr>
                <w:noProof/>
                <w:webHidden/>
              </w:rPr>
              <w:tab/>
            </w:r>
            <w:r>
              <w:rPr>
                <w:noProof/>
                <w:webHidden/>
              </w:rPr>
              <w:fldChar w:fldCharType="begin"/>
            </w:r>
            <w:r>
              <w:rPr>
                <w:noProof/>
                <w:webHidden/>
              </w:rPr>
              <w:instrText xml:space="preserve"> PAGEREF _Toc228784896 \h </w:instrText>
            </w:r>
            <w:r>
              <w:rPr>
                <w:noProof/>
                <w:webHidden/>
              </w:rPr>
            </w:r>
            <w:r>
              <w:rPr>
                <w:noProof/>
                <w:webHidden/>
              </w:rPr>
              <w:fldChar w:fldCharType="separate"/>
            </w:r>
            <w:r>
              <w:rPr>
                <w:noProof/>
                <w:webHidden/>
              </w:rPr>
              <w:t>23</w:t>
            </w:r>
            <w:r>
              <w:rPr>
                <w:noProof/>
                <w:webHidden/>
              </w:rPr>
              <w:fldChar w:fldCharType="end"/>
            </w:r>
          </w:hyperlink>
        </w:p>
        <w:p w14:paraId="1F5DD085" w14:textId="00CF47D2" w:rsidR="00892C4E" w:rsidRDefault="00892C4E">
          <w:pPr>
            <w:pStyle w:val="TOC2"/>
            <w:rPr>
              <w:rFonts w:eastAsiaTheme="minorEastAsia" w:cstheme="minorBidi"/>
              <w:noProof/>
              <w:kern w:val="2"/>
              <w14:ligatures w14:val="standardContextual"/>
            </w:rPr>
          </w:pPr>
          <w:hyperlink w:anchor="_Toc228784897" w:history="1">
            <w:r w:rsidRPr="00C913E2">
              <w:rPr>
                <w:rStyle w:val="Hyperlink"/>
                <w:noProof/>
              </w:rPr>
              <w:t>5.1.</w:t>
            </w:r>
            <w:r>
              <w:rPr>
                <w:rFonts w:eastAsiaTheme="minorEastAsia" w:cstheme="minorBidi"/>
                <w:noProof/>
                <w:kern w:val="2"/>
                <w14:ligatures w14:val="standardContextual"/>
              </w:rPr>
              <w:tab/>
            </w:r>
            <w:r w:rsidRPr="00C913E2">
              <w:rPr>
                <w:rStyle w:val="Hyperlink"/>
                <w:noProof/>
              </w:rPr>
              <w:t>Scaling</w:t>
            </w:r>
            <w:r w:rsidRPr="00C913E2">
              <w:rPr>
                <w:rStyle w:val="Hyperlink"/>
                <w:rFonts w:ascii="Arial" w:hAnsi="Arial" w:cs="Arial"/>
                <w:noProof/>
              </w:rPr>
              <w:t xml:space="preserve"> </w:t>
            </w:r>
            <w:r w:rsidRPr="00C913E2">
              <w:rPr>
                <w:rStyle w:val="Hyperlink"/>
                <w:noProof/>
              </w:rPr>
              <w:t>and</w:t>
            </w:r>
            <w:r w:rsidRPr="00C913E2">
              <w:rPr>
                <w:rStyle w:val="Hyperlink"/>
                <w:rFonts w:ascii="Arial" w:hAnsi="Arial" w:cs="Arial"/>
                <w:noProof/>
              </w:rPr>
              <w:t xml:space="preserve"> </w:t>
            </w:r>
            <w:r w:rsidRPr="00C913E2">
              <w:rPr>
                <w:rStyle w:val="Hyperlink"/>
                <w:noProof/>
              </w:rPr>
              <w:t>Performance</w:t>
            </w:r>
            <w:r w:rsidRPr="00C913E2">
              <w:rPr>
                <w:rStyle w:val="Hyperlink"/>
                <w:rFonts w:ascii="Arial" w:hAnsi="Arial" w:cs="Arial"/>
                <w:noProof/>
              </w:rPr>
              <w:t xml:space="preserve"> </w:t>
            </w:r>
            <w:r w:rsidRPr="00C913E2">
              <w:rPr>
                <w:rStyle w:val="Hyperlink"/>
                <w:noProof/>
              </w:rPr>
              <w:t>Observability Metrics</w:t>
            </w:r>
            <w:r>
              <w:rPr>
                <w:noProof/>
                <w:webHidden/>
              </w:rPr>
              <w:tab/>
            </w:r>
            <w:r>
              <w:rPr>
                <w:noProof/>
                <w:webHidden/>
              </w:rPr>
              <w:fldChar w:fldCharType="begin"/>
            </w:r>
            <w:r>
              <w:rPr>
                <w:noProof/>
                <w:webHidden/>
              </w:rPr>
              <w:instrText xml:space="preserve"> PAGEREF _Toc228784897 \h </w:instrText>
            </w:r>
            <w:r>
              <w:rPr>
                <w:noProof/>
                <w:webHidden/>
              </w:rPr>
            </w:r>
            <w:r>
              <w:rPr>
                <w:noProof/>
                <w:webHidden/>
              </w:rPr>
              <w:fldChar w:fldCharType="separate"/>
            </w:r>
            <w:r>
              <w:rPr>
                <w:noProof/>
                <w:webHidden/>
              </w:rPr>
              <w:t>23</w:t>
            </w:r>
            <w:r>
              <w:rPr>
                <w:noProof/>
                <w:webHidden/>
              </w:rPr>
              <w:fldChar w:fldCharType="end"/>
            </w:r>
          </w:hyperlink>
        </w:p>
        <w:p w14:paraId="6D155142" w14:textId="29ED03F5" w:rsidR="00892C4E" w:rsidRDefault="00892C4E">
          <w:pPr>
            <w:pStyle w:val="TOC2"/>
            <w:rPr>
              <w:rFonts w:eastAsiaTheme="minorEastAsia" w:cstheme="minorBidi"/>
              <w:noProof/>
              <w:kern w:val="2"/>
              <w14:ligatures w14:val="standardContextual"/>
            </w:rPr>
          </w:pPr>
          <w:hyperlink w:anchor="_Toc228784898" w:history="1">
            <w:r w:rsidRPr="00C913E2">
              <w:rPr>
                <w:rStyle w:val="Hyperlink"/>
                <w:noProof/>
              </w:rPr>
              <w:t>5.2.</w:t>
            </w:r>
            <w:r>
              <w:rPr>
                <w:rFonts w:eastAsiaTheme="minorEastAsia" w:cstheme="minorBidi"/>
                <w:noProof/>
                <w:kern w:val="2"/>
                <w14:ligatures w14:val="standardContextual"/>
              </w:rPr>
              <w:tab/>
            </w:r>
            <w:r w:rsidRPr="00C913E2">
              <w:rPr>
                <w:rStyle w:val="Hyperlink"/>
                <w:noProof/>
              </w:rPr>
              <w:t>Severity / Action Policy</w:t>
            </w:r>
            <w:r>
              <w:rPr>
                <w:noProof/>
                <w:webHidden/>
              </w:rPr>
              <w:tab/>
            </w:r>
            <w:r>
              <w:rPr>
                <w:noProof/>
                <w:webHidden/>
              </w:rPr>
              <w:fldChar w:fldCharType="begin"/>
            </w:r>
            <w:r>
              <w:rPr>
                <w:noProof/>
                <w:webHidden/>
              </w:rPr>
              <w:instrText xml:space="preserve"> PAGEREF _Toc228784898 \h </w:instrText>
            </w:r>
            <w:r>
              <w:rPr>
                <w:noProof/>
                <w:webHidden/>
              </w:rPr>
            </w:r>
            <w:r>
              <w:rPr>
                <w:noProof/>
                <w:webHidden/>
              </w:rPr>
              <w:fldChar w:fldCharType="separate"/>
            </w:r>
            <w:r>
              <w:rPr>
                <w:noProof/>
                <w:webHidden/>
              </w:rPr>
              <w:t>23</w:t>
            </w:r>
            <w:r>
              <w:rPr>
                <w:noProof/>
                <w:webHidden/>
              </w:rPr>
              <w:fldChar w:fldCharType="end"/>
            </w:r>
          </w:hyperlink>
        </w:p>
        <w:p w14:paraId="65DB5419" w14:textId="79B35886" w:rsidR="00892C4E" w:rsidRDefault="00892C4E">
          <w:pPr>
            <w:pStyle w:val="TOC2"/>
            <w:rPr>
              <w:rFonts w:eastAsiaTheme="minorEastAsia" w:cstheme="minorBidi"/>
              <w:noProof/>
              <w:kern w:val="2"/>
              <w14:ligatures w14:val="standardContextual"/>
            </w:rPr>
          </w:pPr>
          <w:hyperlink w:anchor="_Toc228784899" w:history="1">
            <w:r w:rsidRPr="00C913E2">
              <w:rPr>
                <w:rStyle w:val="Hyperlink"/>
                <w:noProof/>
              </w:rPr>
              <w:t>5.3.</w:t>
            </w:r>
            <w:r>
              <w:rPr>
                <w:rFonts w:eastAsiaTheme="minorEastAsia" w:cstheme="minorBidi"/>
                <w:noProof/>
                <w:kern w:val="2"/>
                <w14:ligatures w14:val="standardContextual"/>
              </w:rPr>
              <w:tab/>
            </w:r>
            <w:r w:rsidRPr="00C913E2">
              <w:rPr>
                <w:rStyle w:val="Hyperlink"/>
                <w:noProof/>
              </w:rPr>
              <w:t>Implementation Notes</w:t>
            </w:r>
            <w:r>
              <w:rPr>
                <w:noProof/>
                <w:webHidden/>
              </w:rPr>
              <w:tab/>
            </w:r>
            <w:r>
              <w:rPr>
                <w:noProof/>
                <w:webHidden/>
              </w:rPr>
              <w:fldChar w:fldCharType="begin"/>
            </w:r>
            <w:r>
              <w:rPr>
                <w:noProof/>
                <w:webHidden/>
              </w:rPr>
              <w:instrText xml:space="preserve"> PAGEREF _Toc228784899 \h </w:instrText>
            </w:r>
            <w:r>
              <w:rPr>
                <w:noProof/>
                <w:webHidden/>
              </w:rPr>
            </w:r>
            <w:r>
              <w:rPr>
                <w:noProof/>
                <w:webHidden/>
              </w:rPr>
              <w:fldChar w:fldCharType="separate"/>
            </w:r>
            <w:r>
              <w:rPr>
                <w:noProof/>
                <w:webHidden/>
              </w:rPr>
              <w:t>24</w:t>
            </w:r>
            <w:r>
              <w:rPr>
                <w:noProof/>
                <w:webHidden/>
              </w:rPr>
              <w:fldChar w:fldCharType="end"/>
            </w:r>
          </w:hyperlink>
        </w:p>
        <w:p w14:paraId="2A363E7E" w14:textId="7AAFD5DE" w:rsidR="00892C4E" w:rsidRDefault="00892C4E">
          <w:pPr>
            <w:pStyle w:val="TOC1"/>
            <w:rPr>
              <w:rFonts w:eastAsiaTheme="minorEastAsia" w:cstheme="minorBidi"/>
              <w:noProof/>
              <w:kern w:val="2"/>
              <w14:ligatures w14:val="standardContextual"/>
            </w:rPr>
          </w:pPr>
          <w:hyperlink w:anchor="_Toc228784900" w:history="1">
            <w:r w:rsidRPr="00C913E2">
              <w:rPr>
                <w:rStyle w:val="Hyperlink"/>
                <w:noProof/>
              </w:rPr>
              <w:t>6.</w:t>
            </w:r>
            <w:r>
              <w:rPr>
                <w:rFonts w:eastAsiaTheme="minorEastAsia" w:cstheme="minorBidi"/>
                <w:noProof/>
                <w:kern w:val="2"/>
                <w14:ligatures w14:val="standardContextual"/>
              </w:rPr>
              <w:tab/>
            </w:r>
            <w:r w:rsidRPr="00C913E2">
              <w:rPr>
                <w:rStyle w:val="Hyperlink"/>
                <w:noProof/>
              </w:rPr>
              <w:t>Grafana Observability Layer</w:t>
            </w:r>
            <w:r>
              <w:rPr>
                <w:noProof/>
                <w:webHidden/>
              </w:rPr>
              <w:tab/>
            </w:r>
            <w:r>
              <w:rPr>
                <w:noProof/>
                <w:webHidden/>
              </w:rPr>
              <w:fldChar w:fldCharType="begin"/>
            </w:r>
            <w:r>
              <w:rPr>
                <w:noProof/>
                <w:webHidden/>
              </w:rPr>
              <w:instrText xml:space="preserve"> PAGEREF _Toc228784900 \h </w:instrText>
            </w:r>
            <w:r>
              <w:rPr>
                <w:noProof/>
                <w:webHidden/>
              </w:rPr>
            </w:r>
            <w:r>
              <w:rPr>
                <w:noProof/>
                <w:webHidden/>
              </w:rPr>
              <w:fldChar w:fldCharType="separate"/>
            </w:r>
            <w:r>
              <w:rPr>
                <w:noProof/>
                <w:webHidden/>
              </w:rPr>
              <w:t>25</w:t>
            </w:r>
            <w:r>
              <w:rPr>
                <w:noProof/>
                <w:webHidden/>
              </w:rPr>
              <w:fldChar w:fldCharType="end"/>
            </w:r>
          </w:hyperlink>
        </w:p>
        <w:p w14:paraId="7E082177" w14:textId="66D1000C" w:rsidR="00892C4E" w:rsidRDefault="00892C4E">
          <w:pPr>
            <w:pStyle w:val="TOC2"/>
            <w:rPr>
              <w:rFonts w:eastAsiaTheme="minorEastAsia" w:cstheme="minorBidi"/>
              <w:noProof/>
              <w:kern w:val="2"/>
              <w14:ligatures w14:val="standardContextual"/>
            </w:rPr>
          </w:pPr>
          <w:hyperlink w:anchor="_Toc228784901" w:history="1">
            <w:r w:rsidRPr="00C913E2">
              <w:rPr>
                <w:rStyle w:val="Hyperlink"/>
                <w:noProof/>
              </w:rPr>
              <w:t>6.1.</w:t>
            </w:r>
            <w:r>
              <w:rPr>
                <w:rFonts w:eastAsiaTheme="minorEastAsia" w:cstheme="minorBidi"/>
                <w:noProof/>
                <w:kern w:val="2"/>
                <w14:ligatures w14:val="standardContextual"/>
              </w:rPr>
              <w:tab/>
            </w:r>
            <w:r w:rsidRPr="00C913E2">
              <w:rPr>
                <w:rStyle w:val="Hyperlink"/>
                <w:noProof/>
              </w:rPr>
              <w:t>Key Metrics and Suggested Ranges</w:t>
            </w:r>
            <w:r>
              <w:rPr>
                <w:noProof/>
                <w:webHidden/>
              </w:rPr>
              <w:tab/>
            </w:r>
            <w:r>
              <w:rPr>
                <w:noProof/>
                <w:webHidden/>
              </w:rPr>
              <w:fldChar w:fldCharType="begin"/>
            </w:r>
            <w:r>
              <w:rPr>
                <w:noProof/>
                <w:webHidden/>
              </w:rPr>
              <w:instrText xml:space="preserve"> PAGEREF _Toc228784901 \h </w:instrText>
            </w:r>
            <w:r>
              <w:rPr>
                <w:noProof/>
                <w:webHidden/>
              </w:rPr>
            </w:r>
            <w:r>
              <w:rPr>
                <w:noProof/>
                <w:webHidden/>
              </w:rPr>
              <w:fldChar w:fldCharType="separate"/>
            </w:r>
            <w:r>
              <w:rPr>
                <w:noProof/>
                <w:webHidden/>
              </w:rPr>
              <w:t>25</w:t>
            </w:r>
            <w:r>
              <w:rPr>
                <w:noProof/>
                <w:webHidden/>
              </w:rPr>
              <w:fldChar w:fldCharType="end"/>
            </w:r>
          </w:hyperlink>
        </w:p>
        <w:p w14:paraId="18F8CD31" w14:textId="2457565D" w:rsidR="00892C4E" w:rsidRDefault="00892C4E">
          <w:pPr>
            <w:pStyle w:val="TOC2"/>
            <w:rPr>
              <w:rFonts w:eastAsiaTheme="minorEastAsia" w:cstheme="minorBidi"/>
              <w:noProof/>
              <w:kern w:val="2"/>
              <w14:ligatures w14:val="standardContextual"/>
            </w:rPr>
          </w:pPr>
          <w:hyperlink w:anchor="_Toc228784902" w:history="1">
            <w:r w:rsidRPr="00C913E2">
              <w:rPr>
                <w:rStyle w:val="Hyperlink"/>
                <w:noProof/>
              </w:rPr>
              <w:t>6.2.</w:t>
            </w:r>
            <w:r>
              <w:rPr>
                <w:rFonts w:eastAsiaTheme="minorEastAsia" w:cstheme="minorBidi"/>
                <w:noProof/>
                <w:kern w:val="2"/>
                <w14:ligatures w14:val="standardContextual"/>
              </w:rPr>
              <w:tab/>
            </w:r>
            <w:r w:rsidRPr="00C913E2">
              <w:rPr>
                <w:rStyle w:val="Hyperlink"/>
                <w:noProof/>
              </w:rPr>
              <w:t>Recommended Alerting Policy</w:t>
            </w:r>
            <w:r>
              <w:rPr>
                <w:noProof/>
                <w:webHidden/>
              </w:rPr>
              <w:tab/>
            </w:r>
            <w:r>
              <w:rPr>
                <w:noProof/>
                <w:webHidden/>
              </w:rPr>
              <w:fldChar w:fldCharType="begin"/>
            </w:r>
            <w:r>
              <w:rPr>
                <w:noProof/>
                <w:webHidden/>
              </w:rPr>
              <w:instrText xml:space="preserve"> PAGEREF _Toc228784902 \h </w:instrText>
            </w:r>
            <w:r>
              <w:rPr>
                <w:noProof/>
                <w:webHidden/>
              </w:rPr>
            </w:r>
            <w:r>
              <w:rPr>
                <w:noProof/>
                <w:webHidden/>
              </w:rPr>
              <w:fldChar w:fldCharType="separate"/>
            </w:r>
            <w:r>
              <w:rPr>
                <w:noProof/>
                <w:webHidden/>
              </w:rPr>
              <w:t>25</w:t>
            </w:r>
            <w:r>
              <w:rPr>
                <w:noProof/>
                <w:webHidden/>
              </w:rPr>
              <w:fldChar w:fldCharType="end"/>
            </w:r>
          </w:hyperlink>
        </w:p>
        <w:p w14:paraId="1BE48720" w14:textId="17E0B82A" w:rsidR="00892C4E" w:rsidRDefault="00892C4E">
          <w:pPr>
            <w:pStyle w:val="TOC2"/>
            <w:rPr>
              <w:rFonts w:eastAsiaTheme="minorEastAsia" w:cstheme="minorBidi"/>
              <w:noProof/>
              <w:kern w:val="2"/>
              <w14:ligatures w14:val="standardContextual"/>
            </w:rPr>
          </w:pPr>
          <w:hyperlink w:anchor="_Toc228784903" w:history="1">
            <w:r w:rsidRPr="00C913E2">
              <w:rPr>
                <w:rStyle w:val="Hyperlink"/>
                <w:noProof/>
              </w:rPr>
              <w:t>6.3.</w:t>
            </w:r>
            <w:r>
              <w:rPr>
                <w:rFonts w:eastAsiaTheme="minorEastAsia" w:cstheme="minorBidi"/>
                <w:noProof/>
                <w:kern w:val="2"/>
                <w14:ligatures w14:val="standardContextual"/>
              </w:rPr>
              <w:tab/>
            </w:r>
            <w:r w:rsidRPr="00C913E2">
              <w:rPr>
                <w:rStyle w:val="Hyperlink"/>
                <w:noProof/>
              </w:rPr>
              <w:t>Implementation &amp; Visualization Tips</w:t>
            </w:r>
            <w:r>
              <w:rPr>
                <w:noProof/>
                <w:webHidden/>
              </w:rPr>
              <w:tab/>
            </w:r>
            <w:r>
              <w:rPr>
                <w:noProof/>
                <w:webHidden/>
              </w:rPr>
              <w:fldChar w:fldCharType="begin"/>
            </w:r>
            <w:r>
              <w:rPr>
                <w:noProof/>
                <w:webHidden/>
              </w:rPr>
              <w:instrText xml:space="preserve"> PAGEREF _Toc228784903 \h </w:instrText>
            </w:r>
            <w:r>
              <w:rPr>
                <w:noProof/>
                <w:webHidden/>
              </w:rPr>
            </w:r>
            <w:r>
              <w:rPr>
                <w:noProof/>
                <w:webHidden/>
              </w:rPr>
              <w:fldChar w:fldCharType="separate"/>
            </w:r>
            <w:r>
              <w:rPr>
                <w:noProof/>
                <w:webHidden/>
              </w:rPr>
              <w:t>25</w:t>
            </w:r>
            <w:r>
              <w:rPr>
                <w:noProof/>
                <w:webHidden/>
              </w:rPr>
              <w:fldChar w:fldCharType="end"/>
            </w:r>
          </w:hyperlink>
        </w:p>
        <w:p w14:paraId="2920A48D" w14:textId="36168D6A" w:rsidR="00892C4E" w:rsidRDefault="00892C4E">
          <w:pPr>
            <w:pStyle w:val="TOC1"/>
            <w:rPr>
              <w:rFonts w:eastAsiaTheme="minorEastAsia" w:cstheme="minorBidi"/>
              <w:noProof/>
              <w:kern w:val="2"/>
              <w14:ligatures w14:val="standardContextual"/>
            </w:rPr>
          </w:pPr>
          <w:hyperlink w:anchor="_Toc228784904" w:history="1">
            <w:r w:rsidRPr="00C913E2">
              <w:rPr>
                <w:rStyle w:val="Hyperlink"/>
                <w:noProof/>
              </w:rPr>
              <w:t>7.</w:t>
            </w:r>
            <w:r>
              <w:rPr>
                <w:rFonts w:eastAsiaTheme="minorEastAsia" w:cstheme="minorBidi"/>
                <w:noProof/>
                <w:kern w:val="2"/>
                <w14:ligatures w14:val="standardContextual"/>
              </w:rPr>
              <w:tab/>
            </w:r>
            <w:r w:rsidRPr="00C913E2">
              <w:rPr>
                <w:rStyle w:val="Hyperlink"/>
                <w:noProof/>
              </w:rPr>
              <w:t>AI-Driven Observability Layer</w:t>
            </w:r>
            <w:r>
              <w:rPr>
                <w:noProof/>
                <w:webHidden/>
              </w:rPr>
              <w:tab/>
            </w:r>
            <w:r>
              <w:rPr>
                <w:noProof/>
                <w:webHidden/>
              </w:rPr>
              <w:fldChar w:fldCharType="begin"/>
            </w:r>
            <w:r>
              <w:rPr>
                <w:noProof/>
                <w:webHidden/>
              </w:rPr>
              <w:instrText xml:space="preserve"> PAGEREF _Toc228784904 \h </w:instrText>
            </w:r>
            <w:r>
              <w:rPr>
                <w:noProof/>
                <w:webHidden/>
              </w:rPr>
            </w:r>
            <w:r>
              <w:rPr>
                <w:noProof/>
                <w:webHidden/>
              </w:rPr>
              <w:fldChar w:fldCharType="separate"/>
            </w:r>
            <w:r>
              <w:rPr>
                <w:noProof/>
                <w:webHidden/>
              </w:rPr>
              <w:t>27</w:t>
            </w:r>
            <w:r>
              <w:rPr>
                <w:noProof/>
                <w:webHidden/>
              </w:rPr>
              <w:fldChar w:fldCharType="end"/>
            </w:r>
          </w:hyperlink>
        </w:p>
        <w:p w14:paraId="64558B77" w14:textId="05521646" w:rsidR="00892C4E" w:rsidRDefault="00892C4E">
          <w:pPr>
            <w:pStyle w:val="TOC2"/>
            <w:rPr>
              <w:rFonts w:eastAsiaTheme="minorEastAsia" w:cstheme="minorBidi"/>
              <w:noProof/>
              <w:kern w:val="2"/>
              <w14:ligatures w14:val="standardContextual"/>
            </w:rPr>
          </w:pPr>
          <w:hyperlink w:anchor="_Toc228784905" w:history="1">
            <w:r w:rsidRPr="00C913E2">
              <w:rPr>
                <w:rStyle w:val="Hyperlink"/>
                <w:noProof/>
              </w:rPr>
              <w:t>7.1.</w:t>
            </w:r>
            <w:r>
              <w:rPr>
                <w:rFonts w:eastAsiaTheme="minorEastAsia" w:cstheme="minorBidi"/>
                <w:noProof/>
                <w:kern w:val="2"/>
                <w14:ligatures w14:val="standardContextual"/>
              </w:rPr>
              <w:tab/>
            </w:r>
            <w:r w:rsidRPr="00C913E2">
              <w:rPr>
                <w:rStyle w:val="Hyperlink"/>
                <w:noProof/>
              </w:rPr>
              <w:t>AI</w:t>
            </w:r>
            <w:r w:rsidRPr="00C913E2">
              <w:rPr>
                <w:rStyle w:val="Hyperlink"/>
                <w:noProof/>
              </w:rPr>
              <w:noBreakHyphen/>
              <w:t>Driven Observability: Key Metrics and Suggested Ranges</w:t>
            </w:r>
            <w:r>
              <w:rPr>
                <w:noProof/>
                <w:webHidden/>
              </w:rPr>
              <w:tab/>
            </w:r>
            <w:r>
              <w:rPr>
                <w:noProof/>
                <w:webHidden/>
              </w:rPr>
              <w:fldChar w:fldCharType="begin"/>
            </w:r>
            <w:r>
              <w:rPr>
                <w:noProof/>
                <w:webHidden/>
              </w:rPr>
              <w:instrText xml:space="preserve"> PAGEREF _Toc228784905 \h </w:instrText>
            </w:r>
            <w:r>
              <w:rPr>
                <w:noProof/>
                <w:webHidden/>
              </w:rPr>
            </w:r>
            <w:r>
              <w:rPr>
                <w:noProof/>
                <w:webHidden/>
              </w:rPr>
              <w:fldChar w:fldCharType="separate"/>
            </w:r>
            <w:r>
              <w:rPr>
                <w:noProof/>
                <w:webHidden/>
              </w:rPr>
              <w:t>27</w:t>
            </w:r>
            <w:r>
              <w:rPr>
                <w:noProof/>
                <w:webHidden/>
              </w:rPr>
              <w:fldChar w:fldCharType="end"/>
            </w:r>
          </w:hyperlink>
        </w:p>
        <w:p w14:paraId="40D430B1" w14:textId="130BE760" w:rsidR="00892C4E" w:rsidRDefault="00892C4E">
          <w:pPr>
            <w:pStyle w:val="TOC2"/>
            <w:rPr>
              <w:rFonts w:eastAsiaTheme="minorEastAsia" w:cstheme="minorBidi"/>
              <w:noProof/>
              <w:kern w:val="2"/>
              <w14:ligatures w14:val="standardContextual"/>
            </w:rPr>
          </w:pPr>
          <w:hyperlink w:anchor="_Toc228784906" w:history="1">
            <w:r w:rsidRPr="00C913E2">
              <w:rPr>
                <w:rStyle w:val="Hyperlink"/>
                <w:noProof/>
              </w:rPr>
              <w:t>7.2.</w:t>
            </w:r>
            <w:r>
              <w:rPr>
                <w:rFonts w:eastAsiaTheme="minorEastAsia" w:cstheme="minorBidi"/>
                <w:noProof/>
                <w:kern w:val="2"/>
                <w14:ligatures w14:val="standardContextual"/>
              </w:rPr>
              <w:tab/>
            </w:r>
            <w:r w:rsidRPr="00C913E2">
              <w:rPr>
                <w:rStyle w:val="Hyperlink"/>
                <w:noProof/>
              </w:rPr>
              <w:t>Interpreting the AI</w:t>
            </w:r>
            <w:r w:rsidRPr="00C913E2">
              <w:rPr>
                <w:rStyle w:val="Hyperlink"/>
                <w:noProof/>
              </w:rPr>
              <w:noBreakHyphen/>
              <w:t>Driven Metrics</w:t>
            </w:r>
            <w:r>
              <w:rPr>
                <w:noProof/>
                <w:webHidden/>
              </w:rPr>
              <w:tab/>
            </w:r>
            <w:r>
              <w:rPr>
                <w:noProof/>
                <w:webHidden/>
              </w:rPr>
              <w:fldChar w:fldCharType="begin"/>
            </w:r>
            <w:r>
              <w:rPr>
                <w:noProof/>
                <w:webHidden/>
              </w:rPr>
              <w:instrText xml:space="preserve"> PAGEREF _Toc228784906 \h </w:instrText>
            </w:r>
            <w:r>
              <w:rPr>
                <w:noProof/>
                <w:webHidden/>
              </w:rPr>
            </w:r>
            <w:r>
              <w:rPr>
                <w:noProof/>
                <w:webHidden/>
              </w:rPr>
              <w:fldChar w:fldCharType="separate"/>
            </w:r>
            <w:r>
              <w:rPr>
                <w:noProof/>
                <w:webHidden/>
              </w:rPr>
              <w:t>27</w:t>
            </w:r>
            <w:r>
              <w:rPr>
                <w:noProof/>
                <w:webHidden/>
              </w:rPr>
              <w:fldChar w:fldCharType="end"/>
            </w:r>
          </w:hyperlink>
        </w:p>
        <w:p w14:paraId="275CD5B0" w14:textId="0EB9FB26" w:rsidR="00892C4E" w:rsidRDefault="00892C4E">
          <w:pPr>
            <w:pStyle w:val="TOC2"/>
            <w:rPr>
              <w:rFonts w:eastAsiaTheme="minorEastAsia" w:cstheme="minorBidi"/>
              <w:noProof/>
              <w:kern w:val="2"/>
              <w14:ligatures w14:val="standardContextual"/>
            </w:rPr>
          </w:pPr>
          <w:hyperlink w:anchor="_Toc228784907" w:history="1">
            <w:r w:rsidRPr="00C913E2">
              <w:rPr>
                <w:rStyle w:val="Hyperlink"/>
                <w:noProof/>
              </w:rPr>
              <w:t>7.3.</w:t>
            </w:r>
            <w:r>
              <w:rPr>
                <w:rFonts w:eastAsiaTheme="minorEastAsia" w:cstheme="minorBidi"/>
                <w:noProof/>
                <w:kern w:val="2"/>
                <w14:ligatures w14:val="standardContextual"/>
              </w:rPr>
              <w:tab/>
            </w:r>
            <w:r w:rsidRPr="00C913E2">
              <w:rPr>
                <w:rStyle w:val="Hyperlink"/>
                <w:noProof/>
              </w:rPr>
              <w:t>Severity Policy for AI</w:t>
            </w:r>
            <w:r w:rsidRPr="00C913E2">
              <w:rPr>
                <w:rStyle w:val="Hyperlink"/>
                <w:noProof/>
              </w:rPr>
              <w:noBreakHyphen/>
              <w:t>Detected Events</w:t>
            </w:r>
            <w:r>
              <w:rPr>
                <w:noProof/>
                <w:webHidden/>
              </w:rPr>
              <w:tab/>
            </w:r>
            <w:r>
              <w:rPr>
                <w:noProof/>
                <w:webHidden/>
              </w:rPr>
              <w:fldChar w:fldCharType="begin"/>
            </w:r>
            <w:r>
              <w:rPr>
                <w:noProof/>
                <w:webHidden/>
              </w:rPr>
              <w:instrText xml:space="preserve"> PAGEREF _Toc228784907 \h </w:instrText>
            </w:r>
            <w:r>
              <w:rPr>
                <w:noProof/>
                <w:webHidden/>
              </w:rPr>
            </w:r>
            <w:r>
              <w:rPr>
                <w:noProof/>
                <w:webHidden/>
              </w:rPr>
              <w:fldChar w:fldCharType="separate"/>
            </w:r>
            <w:r>
              <w:rPr>
                <w:noProof/>
                <w:webHidden/>
              </w:rPr>
              <w:t>28</w:t>
            </w:r>
            <w:r>
              <w:rPr>
                <w:noProof/>
                <w:webHidden/>
              </w:rPr>
              <w:fldChar w:fldCharType="end"/>
            </w:r>
          </w:hyperlink>
        </w:p>
        <w:p w14:paraId="2F7E7D2E" w14:textId="4FA3599F" w:rsidR="00892C4E" w:rsidRDefault="00892C4E">
          <w:pPr>
            <w:pStyle w:val="TOC2"/>
            <w:rPr>
              <w:rFonts w:eastAsiaTheme="minorEastAsia" w:cstheme="minorBidi"/>
              <w:noProof/>
              <w:kern w:val="2"/>
              <w14:ligatures w14:val="standardContextual"/>
            </w:rPr>
          </w:pPr>
          <w:hyperlink w:anchor="_Toc228784908" w:history="1">
            <w:r w:rsidRPr="00C913E2">
              <w:rPr>
                <w:rStyle w:val="Hyperlink"/>
                <w:noProof/>
              </w:rPr>
              <w:t>7.4.</w:t>
            </w:r>
            <w:r>
              <w:rPr>
                <w:rFonts w:eastAsiaTheme="minorEastAsia" w:cstheme="minorBidi"/>
                <w:noProof/>
                <w:kern w:val="2"/>
                <w14:ligatures w14:val="standardContextual"/>
              </w:rPr>
              <w:tab/>
            </w:r>
            <w:r w:rsidRPr="00C913E2">
              <w:rPr>
                <w:rStyle w:val="Hyperlink"/>
                <w:noProof/>
              </w:rPr>
              <w:t>Implementation Recommendations</w:t>
            </w:r>
            <w:r>
              <w:rPr>
                <w:noProof/>
                <w:webHidden/>
              </w:rPr>
              <w:tab/>
            </w:r>
            <w:r>
              <w:rPr>
                <w:noProof/>
                <w:webHidden/>
              </w:rPr>
              <w:fldChar w:fldCharType="begin"/>
            </w:r>
            <w:r>
              <w:rPr>
                <w:noProof/>
                <w:webHidden/>
              </w:rPr>
              <w:instrText xml:space="preserve"> PAGEREF _Toc228784908 \h </w:instrText>
            </w:r>
            <w:r>
              <w:rPr>
                <w:noProof/>
                <w:webHidden/>
              </w:rPr>
            </w:r>
            <w:r>
              <w:rPr>
                <w:noProof/>
                <w:webHidden/>
              </w:rPr>
              <w:fldChar w:fldCharType="separate"/>
            </w:r>
            <w:r>
              <w:rPr>
                <w:noProof/>
                <w:webHidden/>
              </w:rPr>
              <w:t>28</w:t>
            </w:r>
            <w:r>
              <w:rPr>
                <w:noProof/>
                <w:webHidden/>
              </w:rPr>
              <w:fldChar w:fldCharType="end"/>
            </w:r>
          </w:hyperlink>
        </w:p>
        <w:p w14:paraId="2295290D" w14:textId="6F236ABD" w:rsidR="00892C4E" w:rsidRDefault="00892C4E">
          <w:pPr>
            <w:pStyle w:val="TOC1"/>
            <w:rPr>
              <w:rFonts w:eastAsiaTheme="minorEastAsia" w:cstheme="minorBidi"/>
              <w:noProof/>
              <w:kern w:val="2"/>
              <w14:ligatures w14:val="standardContextual"/>
            </w:rPr>
          </w:pPr>
          <w:hyperlink w:anchor="_Toc228784909" w:history="1">
            <w:r w:rsidRPr="00C913E2">
              <w:rPr>
                <w:rStyle w:val="Hyperlink"/>
                <w:noProof/>
              </w:rPr>
              <w:t>8.</w:t>
            </w:r>
            <w:r>
              <w:rPr>
                <w:rFonts w:eastAsiaTheme="minorEastAsia" w:cstheme="minorBidi"/>
                <w:noProof/>
                <w:kern w:val="2"/>
                <w14:ligatures w14:val="standardContextual"/>
              </w:rPr>
              <w:tab/>
            </w:r>
            <w:r w:rsidRPr="00C913E2">
              <w:rPr>
                <w:rStyle w:val="Hyperlink"/>
                <w:noProof/>
              </w:rPr>
              <w:t>Infrastructure as a Code Role in OpenTelemetry Deployment</w:t>
            </w:r>
            <w:r>
              <w:rPr>
                <w:noProof/>
                <w:webHidden/>
              </w:rPr>
              <w:tab/>
            </w:r>
            <w:r>
              <w:rPr>
                <w:noProof/>
                <w:webHidden/>
              </w:rPr>
              <w:fldChar w:fldCharType="begin"/>
            </w:r>
            <w:r>
              <w:rPr>
                <w:noProof/>
                <w:webHidden/>
              </w:rPr>
              <w:instrText xml:space="preserve"> PAGEREF _Toc228784909 \h </w:instrText>
            </w:r>
            <w:r>
              <w:rPr>
                <w:noProof/>
                <w:webHidden/>
              </w:rPr>
            </w:r>
            <w:r>
              <w:rPr>
                <w:noProof/>
                <w:webHidden/>
              </w:rPr>
              <w:fldChar w:fldCharType="separate"/>
            </w:r>
            <w:r>
              <w:rPr>
                <w:noProof/>
                <w:webHidden/>
              </w:rPr>
              <w:t>29</w:t>
            </w:r>
            <w:r>
              <w:rPr>
                <w:noProof/>
                <w:webHidden/>
              </w:rPr>
              <w:fldChar w:fldCharType="end"/>
            </w:r>
          </w:hyperlink>
        </w:p>
        <w:p w14:paraId="4F549B4F" w14:textId="14FAA73F" w:rsidR="00892C4E" w:rsidRDefault="00892C4E">
          <w:pPr>
            <w:pStyle w:val="TOC2"/>
            <w:rPr>
              <w:rFonts w:eastAsiaTheme="minorEastAsia" w:cstheme="minorBidi"/>
              <w:noProof/>
              <w:kern w:val="2"/>
              <w14:ligatures w14:val="standardContextual"/>
            </w:rPr>
          </w:pPr>
          <w:hyperlink w:anchor="_Toc228784910" w:history="1">
            <w:r w:rsidRPr="00C913E2">
              <w:rPr>
                <w:rStyle w:val="Hyperlink"/>
                <w:noProof/>
              </w:rPr>
              <w:t>8.1.</w:t>
            </w:r>
            <w:r>
              <w:rPr>
                <w:rFonts w:eastAsiaTheme="minorEastAsia" w:cstheme="minorBidi"/>
                <w:noProof/>
                <w:kern w:val="2"/>
                <w14:ligatures w14:val="standardContextual"/>
              </w:rPr>
              <w:tab/>
            </w:r>
            <w:r w:rsidRPr="00C913E2">
              <w:rPr>
                <w:rStyle w:val="Hyperlink"/>
                <w:noProof/>
              </w:rPr>
              <w:t>Key Metrics for Infrastructure</w:t>
            </w:r>
            <w:r w:rsidRPr="00C913E2">
              <w:rPr>
                <w:rStyle w:val="Hyperlink"/>
                <w:noProof/>
              </w:rPr>
              <w:noBreakHyphen/>
              <w:t>as</w:t>
            </w:r>
            <w:r w:rsidRPr="00C913E2">
              <w:rPr>
                <w:rStyle w:val="Hyperlink"/>
                <w:noProof/>
              </w:rPr>
              <w:noBreakHyphen/>
              <w:t>Code Role in OpenTelemetry Deployments</w:t>
            </w:r>
            <w:r>
              <w:rPr>
                <w:noProof/>
                <w:webHidden/>
              </w:rPr>
              <w:tab/>
            </w:r>
            <w:r>
              <w:rPr>
                <w:noProof/>
                <w:webHidden/>
              </w:rPr>
              <w:fldChar w:fldCharType="begin"/>
            </w:r>
            <w:r>
              <w:rPr>
                <w:noProof/>
                <w:webHidden/>
              </w:rPr>
              <w:instrText xml:space="preserve"> PAGEREF _Toc228784910 \h </w:instrText>
            </w:r>
            <w:r>
              <w:rPr>
                <w:noProof/>
                <w:webHidden/>
              </w:rPr>
            </w:r>
            <w:r>
              <w:rPr>
                <w:noProof/>
                <w:webHidden/>
              </w:rPr>
              <w:fldChar w:fldCharType="separate"/>
            </w:r>
            <w:r>
              <w:rPr>
                <w:noProof/>
                <w:webHidden/>
              </w:rPr>
              <w:t>29</w:t>
            </w:r>
            <w:r>
              <w:rPr>
                <w:noProof/>
                <w:webHidden/>
              </w:rPr>
              <w:fldChar w:fldCharType="end"/>
            </w:r>
          </w:hyperlink>
        </w:p>
        <w:p w14:paraId="7BD6F964" w14:textId="5EA96583" w:rsidR="00892C4E" w:rsidRDefault="00892C4E">
          <w:pPr>
            <w:pStyle w:val="TOC2"/>
            <w:rPr>
              <w:rFonts w:eastAsiaTheme="minorEastAsia" w:cstheme="minorBidi"/>
              <w:noProof/>
              <w:kern w:val="2"/>
              <w14:ligatures w14:val="standardContextual"/>
            </w:rPr>
          </w:pPr>
          <w:hyperlink w:anchor="_Toc228784911" w:history="1">
            <w:r w:rsidRPr="00C913E2">
              <w:rPr>
                <w:rStyle w:val="Hyperlink"/>
                <w:noProof/>
              </w:rPr>
              <w:t>8.2.</w:t>
            </w:r>
            <w:r>
              <w:rPr>
                <w:rFonts w:eastAsiaTheme="minorEastAsia" w:cstheme="minorBidi"/>
                <w:noProof/>
                <w:kern w:val="2"/>
                <w14:ligatures w14:val="standardContextual"/>
              </w:rPr>
              <w:tab/>
            </w:r>
            <w:r w:rsidRPr="00C913E2">
              <w:rPr>
                <w:rStyle w:val="Hyperlink"/>
                <w:noProof/>
              </w:rPr>
              <w:t>Severity Policy</w:t>
            </w:r>
            <w:r>
              <w:rPr>
                <w:noProof/>
                <w:webHidden/>
              </w:rPr>
              <w:tab/>
            </w:r>
            <w:r>
              <w:rPr>
                <w:noProof/>
                <w:webHidden/>
              </w:rPr>
              <w:fldChar w:fldCharType="begin"/>
            </w:r>
            <w:r>
              <w:rPr>
                <w:noProof/>
                <w:webHidden/>
              </w:rPr>
              <w:instrText xml:space="preserve"> PAGEREF _Toc228784911 \h </w:instrText>
            </w:r>
            <w:r>
              <w:rPr>
                <w:noProof/>
                <w:webHidden/>
              </w:rPr>
            </w:r>
            <w:r>
              <w:rPr>
                <w:noProof/>
                <w:webHidden/>
              </w:rPr>
              <w:fldChar w:fldCharType="separate"/>
            </w:r>
            <w:r>
              <w:rPr>
                <w:noProof/>
                <w:webHidden/>
              </w:rPr>
              <w:t>30</w:t>
            </w:r>
            <w:r>
              <w:rPr>
                <w:noProof/>
                <w:webHidden/>
              </w:rPr>
              <w:fldChar w:fldCharType="end"/>
            </w:r>
          </w:hyperlink>
        </w:p>
        <w:p w14:paraId="012A6D6A" w14:textId="05B789E5" w:rsidR="00892C4E" w:rsidRDefault="00892C4E">
          <w:pPr>
            <w:pStyle w:val="TOC2"/>
            <w:rPr>
              <w:rFonts w:eastAsiaTheme="minorEastAsia" w:cstheme="minorBidi"/>
              <w:noProof/>
              <w:kern w:val="2"/>
              <w14:ligatures w14:val="standardContextual"/>
            </w:rPr>
          </w:pPr>
          <w:hyperlink w:anchor="_Toc228784912" w:history="1">
            <w:r w:rsidRPr="00C913E2">
              <w:rPr>
                <w:rStyle w:val="Hyperlink"/>
                <w:noProof/>
              </w:rPr>
              <w:t>8.3.</w:t>
            </w:r>
            <w:r>
              <w:rPr>
                <w:rFonts w:eastAsiaTheme="minorEastAsia" w:cstheme="minorBidi"/>
                <w:noProof/>
                <w:kern w:val="2"/>
                <w14:ligatures w14:val="standardContextual"/>
              </w:rPr>
              <w:tab/>
            </w:r>
            <w:r w:rsidRPr="00C913E2">
              <w:rPr>
                <w:rStyle w:val="Hyperlink"/>
                <w:noProof/>
              </w:rPr>
              <w:t>Implementation &amp; Visualization Tips</w:t>
            </w:r>
            <w:r>
              <w:rPr>
                <w:noProof/>
                <w:webHidden/>
              </w:rPr>
              <w:tab/>
            </w:r>
            <w:r>
              <w:rPr>
                <w:noProof/>
                <w:webHidden/>
              </w:rPr>
              <w:fldChar w:fldCharType="begin"/>
            </w:r>
            <w:r>
              <w:rPr>
                <w:noProof/>
                <w:webHidden/>
              </w:rPr>
              <w:instrText xml:space="preserve"> PAGEREF _Toc228784912 \h </w:instrText>
            </w:r>
            <w:r>
              <w:rPr>
                <w:noProof/>
                <w:webHidden/>
              </w:rPr>
            </w:r>
            <w:r>
              <w:rPr>
                <w:noProof/>
                <w:webHidden/>
              </w:rPr>
              <w:fldChar w:fldCharType="separate"/>
            </w:r>
            <w:r>
              <w:rPr>
                <w:noProof/>
                <w:webHidden/>
              </w:rPr>
              <w:t>30</w:t>
            </w:r>
            <w:r>
              <w:rPr>
                <w:noProof/>
                <w:webHidden/>
              </w:rPr>
              <w:fldChar w:fldCharType="end"/>
            </w:r>
          </w:hyperlink>
        </w:p>
        <w:p w14:paraId="53B42731" w14:textId="2B3D6958" w:rsidR="00892C4E" w:rsidRDefault="00892C4E">
          <w:pPr>
            <w:pStyle w:val="TOC1"/>
            <w:rPr>
              <w:rFonts w:eastAsiaTheme="minorEastAsia" w:cstheme="minorBidi"/>
              <w:noProof/>
              <w:kern w:val="2"/>
              <w14:ligatures w14:val="standardContextual"/>
            </w:rPr>
          </w:pPr>
          <w:hyperlink w:anchor="_Toc228784913" w:history="1">
            <w:r w:rsidRPr="00C913E2">
              <w:rPr>
                <w:rStyle w:val="Hyperlink"/>
                <w:noProof/>
              </w:rPr>
              <w:t>9.</w:t>
            </w:r>
            <w:r>
              <w:rPr>
                <w:rFonts w:eastAsiaTheme="minorEastAsia" w:cstheme="minorBidi"/>
                <w:noProof/>
                <w:kern w:val="2"/>
                <w14:ligatures w14:val="standardContextual"/>
              </w:rPr>
              <w:tab/>
            </w:r>
            <w:r w:rsidRPr="00C913E2">
              <w:rPr>
                <w:rStyle w:val="Hyperlink"/>
                <w:noProof/>
              </w:rPr>
              <w:t>Multi-Cloud Observability Design</w:t>
            </w:r>
            <w:r>
              <w:rPr>
                <w:noProof/>
                <w:webHidden/>
              </w:rPr>
              <w:tab/>
            </w:r>
            <w:r>
              <w:rPr>
                <w:noProof/>
                <w:webHidden/>
              </w:rPr>
              <w:fldChar w:fldCharType="begin"/>
            </w:r>
            <w:r>
              <w:rPr>
                <w:noProof/>
                <w:webHidden/>
              </w:rPr>
              <w:instrText xml:space="preserve"> PAGEREF _Toc228784913 \h </w:instrText>
            </w:r>
            <w:r>
              <w:rPr>
                <w:noProof/>
                <w:webHidden/>
              </w:rPr>
            </w:r>
            <w:r>
              <w:rPr>
                <w:noProof/>
                <w:webHidden/>
              </w:rPr>
              <w:fldChar w:fldCharType="separate"/>
            </w:r>
            <w:r>
              <w:rPr>
                <w:noProof/>
                <w:webHidden/>
              </w:rPr>
              <w:t>32</w:t>
            </w:r>
            <w:r>
              <w:rPr>
                <w:noProof/>
                <w:webHidden/>
              </w:rPr>
              <w:fldChar w:fldCharType="end"/>
            </w:r>
          </w:hyperlink>
        </w:p>
        <w:p w14:paraId="415058AC" w14:textId="70AB18C4" w:rsidR="00892C4E" w:rsidRDefault="00892C4E">
          <w:pPr>
            <w:pStyle w:val="TOC1"/>
            <w:rPr>
              <w:rFonts w:eastAsiaTheme="minorEastAsia" w:cstheme="minorBidi"/>
              <w:noProof/>
              <w:kern w:val="2"/>
              <w14:ligatures w14:val="standardContextual"/>
            </w:rPr>
          </w:pPr>
          <w:hyperlink w:anchor="_Toc228784914" w:history="1">
            <w:r w:rsidRPr="00C913E2">
              <w:rPr>
                <w:rStyle w:val="Hyperlink"/>
                <w:noProof/>
              </w:rPr>
              <w:t>10.</w:t>
            </w:r>
            <w:r>
              <w:rPr>
                <w:rFonts w:eastAsiaTheme="minorEastAsia" w:cstheme="minorBidi"/>
                <w:noProof/>
                <w:kern w:val="2"/>
                <w14:ligatures w14:val="standardContextual"/>
              </w:rPr>
              <w:tab/>
            </w:r>
            <w:r w:rsidRPr="00C913E2">
              <w:rPr>
                <w:rStyle w:val="Hyperlink"/>
                <w:noProof/>
              </w:rPr>
              <w:t>Observability Data Model</w:t>
            </w:r>
            <w:r>
              <w:rPr>
                <w:noProof/>
                <w:webHidden/>
              </w:rPr>
              <w:tab/>
            </w:r>
            <w:r>
              <w:rPr>
                <w:noProof/>
                <w:webHidden/>
              </w:rPr>
              <w:fldChar w:fldCharType="begin"/>
            </w:r>
            <w:r>
              <w:rPr>
                <w:noProof/>
                <w:webHidden/>
              </w:rPr>
              <w:instrText xml:space="preserve"> PAGEREF _Toc228784914 \h </w:instrText>
            </w:r>
            <w:r>
              <w:rPr>
                <w:noProof/>
                <w:webHidden/>
              </w:rPr>
            </w:r>
            <w:r>
              <w:rPr>
                <w:noProof/>
                <w:webHidden/>
              </w:rPr>
              <w:fldChar w:fldCharType="separate"/>
            </w:r>
            <w:r>
              <w:rPr>
                <w:noProof/>
                <w:webHidden/>
              </w:rPr>
              <w:t>33</w:t>
            </w:r>
            <w:r>
              <w:rPr>
                <w:noProof/>
                <w:webHidden/>
              </w:rPr>
              <w:fldChar w:fldCharType="end"/>
            </w:r>
          </w:hyperlink>
        </w:p>
        <w:p w14:paraId="42668392" w14:textId="71F0CACD" w:rsidR="00892C4E" w:rsidRDefault="00892C4E">
          <w:pPr>
            <w:pStyle w:val="TOC1"/>
            <w:rPr>
              <w:rFonts w:eastAsiaTheme="minorEastAsia" w:cstheme="minorBidi"/>
              <w:noProof/>
              <w:kern w:val="2"/>
              <w14:ligatures w14:val="standardContextual"/>
            </w:rPr>
          </w:pPr>
          <w:hyperlink w:anchor="_Toc228784915" w:history="1">
            <w:r w:rsidRPr="00C913E2">
              <w:rPr>
                <w:rStyle w:val="Hyperlink"/>
                <w:noProof/>
              </w:rPr>
              <w:t>11.</w:t>
            </w:r>
            <w:r>
              <w:rPr>
                <w:rFonts w:eastAsiaTheme="minorEastAsia" w:cstheme="minorBidi"/>
                <w:noProof/>
                <w:kern w:val="2"/>
                <w14:ligatures w14:val="standardContextual"/>
              </w:rPr>
              <w:tab/>
            </w:r>
            <w:r w:rsidRPr="00C913E2">
              <w:rPr>
                <w:rStyle w:val="Hyperlink"/>
                <w:noProof/>
              </w:rPr>
              <w:t>Governance and Data Strategy</w:t>
            </w:r>
            <w:r>
              <w:rPr>
                <w:noProof/>
                <w:webHidden/>
              </w:rPr>
              <w:tab/>
            </w:r>
            <w:r>
              <w:rPr>
                <w:noProof/>
                <w:webHidden/>
              </w:rPr>
              <w:fldChar w:fldCharType="begin"/>
            </w:r>
            <w:r>
              <w:rPr>
                <w:noProof/>
                <w:webHidden/>
              </w:rPr>
              <w:instrText xml:space="preserve"> PAGEREF _Toc228784915 \h </w:instrText>
            </w:r>
            <w:r>
              <w:rPr>
                <w:noProof/>
                <w:webHidden/>
              </w:rPr>
            </w:r>
            <w:r>
              <w:rPr>
                <w:noProof/>
                <w:webHidden/>
              </w:rPr>
              <w:fldChar w:fldCharType="separate"/>
            </w:r>
            <w:r>
              <w:rPr>
                <w:noProof/>
                <w:webHidden/>
              </w:rPr>
              <w:t>34</w:t>
            </w:r>
            <w:r>
              <w:rPr>
                <w:noProof/>
                <w:webHidden/>
              </w:rPr>
              <w:fldChar w:fldCharType="end"/>
            </w:r>
          </w:hyperlink>
        </w:p>
        <w:p w14:paraId="71D23DA5" w14:textId="68CE2D7D" w:rsidR="00892C4E" w:rsidRDefault="00892C4E">
          <w:pPr>
            <w:pStyle w:val="TOC2"/>
            <w:rPr>
              <w:rFonts w:eastAsiaTheme="minorEastAsia" w:cstheme="minorBidi"/>
              <w:noProof/>
              <w:kern w:val="2"/>
              <w14:ligatures w14:val="standardContextual"/>
            </w:rPr>
          </w:pPr>
          <w:hyperlink w:anchor="_Toc228784916" w:history="1">
            <w:r w:rsidRPr="00C913E2">
              <w:rPr>
                <w:rStyle w:val="Hyperlink"/>
                <w:noProof/>
              </w:rPr>
              <w:t>11.1.</w:t>
            </w:r>
            <w:r>
              <w:rPr>
                <w:rFonts w:eastAsiaTheme="minorEastAsia" w:cstheme="minorBidi"/>
                <w:noProof/>
                <w:kern w:val="2"/>
                <w14:ligatures w14:val="standardContextual"/>
              </w:rPr>
              <w:tab/>
            </w:r>
            <w:r w:rsidRPr="00C913E2">
              <w:rPr>
                <w:rStyle w:val="Hyperlink"/>
                <w:noProof/>
              </w:rPr>
              <w:t>Telemetry retention tiers</w:t>
            </w:r>
            <w:r>
              <w:rPr>
                <w:noProof/>
                <w:webHidden/>
              </w:rPr>
              <w:tab/>
            </w:r>
            <w:r>
              <w:rPr>
                <w:noProof/>
                <w:webHidden/>
              </w:rPr>
              <w:fldChar w:fldCharType="begin"/>
            </w:r>
            <w:r>
              <w:rPr>
                <w:noProof/>
                <w:webHidden/>
              </w:rPr>
              <w:instrText xml:space="preserve"> PAGEREF _Toc228784916 \h </w:instrText>
            </w:r>
            <w:r>
              <w:rPr>
                <w:noProof/>
                <w:webHidden/>
              </w:rPr>
            </w:r>
            <w:r>
              <w:rPr>
                <w:noProof/>
                <w:webHidden/>
              </w:rPr>
              <w:fldChar w:fldCharType="separate"/>
            </w:r>
            <w:r>
              <w:rPr>
                <w:noProof/>
                <w:webHidden/>
              </w:rPr>
              <w:t>34</w:t>
            </w:r>
            <w:r>
              <w:rPr>
                <w:noProof/>
                <w:webHidden/>
              </w:rPr>
              <w:fldChar w:fldCharType="end"/>
            </w:r>
          </w:hyperlink>
        </w:p>
        <w:p w14:paraId="2993D954" w14:textId="3D2ED7BD" w:rsidR="00892C4E" w:rsidRDefault="00892C4E">
          <w:pPr>
            <w:pStyle w:val="TOC2"/>
            <w:rPr>
              <w:rFonts w:eastAsiaTheme="minorEastAsia" w:cstheme="minorBidi"/>
              <w:noProof/>
              <w:kern w:val="2"/>
              <w14:ligatures w14:val="standardContextual"/>
            </w:rPr>
          </w:pPr>
          <w:hyperlink w:anchor="_Toc228784917" w:history="1">
            <w:r w:rsidRPr="00C913E2">
              <w:rPr>
                <w:rStyle w:val="Hyperlink"/>
                <w:noProof/>
              </w:rPr>
              <w:t>11.2.</w:t>
            </w:r>
            <w:r>
              <w:rPr>
                <w:rFonts w:eastAsiaTheme="minorEastAsia" w:cstheme="minorBidi"/>
                <w:noProof/>
                <w:kern w:val="2"/>
                <w14:ligatures w14:val="standardContextual"/>
              </w:rPr>
              <w:tab/>
            </w:r>
            <w:r w:rsidRPr="00C913E2">
              <w:rPr>
                <w:rStyle w:val="Hyperlink"/>
                <w:noProof/>
              </w:rPr>
              <w:t>Worked Example: Applying Retention Policy</w:t>
            </w:r>
            <w:r>
              <w:rPr>
                <w:noProof/>
                <w:webHidden/>
              </w:rPr>
              <w:tab/>
            </w:r>
            <w:r>
              <w:rPr>
                <w:noProof/>
                <w:webHidden/>
              </w:rPr>
              <w:fldChar w:fldCharType="begin"/>
            </w:r>
            <w:r>
              <w:rPr>
                <w:noProof/>
                <w:webHidden/>
              </w:rPr>
              <w:instrText xml:space="preserve"> PAGEREF _Toc228784917 \h </w:instrText>
            </w:r>
            <w:r>
              <w:rPr>
                <w:noProof/>
                <w:webHidden/>
              </w:rPr>
            </w:r>
            <w:r>
              <w:rPr>
                <w:noProof/>
                <w:webHidden/>
              </w:rPr>
              <w:fldChar w:fldCharType="separate"/>
            </w:r>
            <w:r>
              <w:rPr>
                <w:noProof/>
                <w:webHidden/>
              </w:rPr>
              <w:t>34</w:t>
            </w:r>
            <w:r>
              <w:rPr>
                <w:noProof/>
                <w:webHidden/>
              </w:rPr>
              <w:fldChar w:fldCharType="end"/>
            </w:r>
          </w:hyperlink>
        </w:p>
        <w:p w14:paraId="2805450F" w14:textId="19E5D04A" w:rsidR="00892C4E" w:rsidRDefault="00892C4E">
          <w:pPr>
            <w:pStyle w:val="TOC2"/>
            <w:rPr>
              <w:rFonts w:eastAsiaTheme="minorEastAsia" w:cstheme="minorBidi"/>
              <w:noProof/>
              <w:kern w:val="2"/>
              <w14:ligatures w14:val="standardContextual"/>
            </w:rPr>
          </w:pPr>
          <w:hyperlink w:anchor="_Toc228784918" w:history="1">
            <w:r w:rsidRPr="00C913E2">
              <w:rPr>
                <w:rStyle w:val="Hyperlink"/>
                <w:noProof/>
              </w:rPr>
              <w:t>11.3.</w:t>
            </w:r>
            <w:r>
              <w:rPr>
                <w:rFonts w:eastAsiaTheme="minorEastAsia" w:cstheme="minorBidi"/>
                <w:noProof/>
                <w:kern w:val="2"/>
                <w14:ligatures w14:val="standardContextual"/>
              </w:rPr>
              <w:tab/>
            </w:r>
            <w:r w:rsidRPr="00C913E2">
              <w:rPr>
                <w:rStyle w:val="Hyperlink"/>
                <w:noProof/>
              </w:rPr>
              <w:t>Governance Model</w:t>
            </w:r>
            <w:r>
              <w:rPr>
                <w:noProof/>
                <w:webHidden/>
              </w:rPr>
              <w:tab/>
            </w:r>
            <w:r>
              <w:rPr>
                <w:noProof/>
                <w:webHidden/>
              </w:rPr>
              <w:fldChar w:fldCharType="begin"/>
            </w:r>
            <w:r>
              <w:rPr>
                <w:noProof/>
                <w:webHidden/>
              </w:rPr>
              <w:instrText xml:space="preserve"> PAGEREF _Toc228784918 \h </w:instrText>
            </w:r>
            <w:r>
              <w:rPr>
                <w:noProof/>
                <w:webHidden/>
              </w:rPr>
            </w:r>
            <w:r>
              <w:rPr>
                <w:noProof/>
                <w:webHidden/>
              </w:rPr>
              <w:fldChar w:fldCharType="separate"/>
            </w:r>
            <w:r>
              <w:rPr>
                <w:noProof/>
                <w:webHidden/>
              </w:rPr>
              <w:t>35</w:t>
            </w:r>
            <w:r>
              <w:rPr>
                <w:noProof/>
                <w:webHidden/>
              </w:rPr>
              <w:fldChar w:fldCharType="end"/>
            </w:r>
          </w:hyperlink>
        </w:p>
        <w:p w14:paraId="6D37063F" w14:textId="2F6FB6E8" w:rsidR="00892C4E" w:rsidRDefault="00892C4E">
          <w:pPr>
            <w:pStyle w:val="TOC2"/>
            <w:rPr>
              <w:rFonts w:eastAsiaTheme="minorEastAsia" w:cstheme="minorBidi"/>
              <w:noProof/>
              <w:kern w:val="2"/>
              <w14:ligatures w14:val="standardContextual"/>
            </w:rPr>
          </w:pPr>
          <w:hyperlink w:anchor="_Toc228784919" w:history="1">
            <w:r w:rsidRPr="00C913E2">
              <w:rPr>
                <w:rStyle w:val="Hyperlink"/>
                <w:noProof/>
              </w:rPr>
              <w:t>11.4.</w:t>
            </w:r>
            <w:r>
              <w:rPr>
                <w:rFonts w:eastAsiaTheme="minorEastAsia" w:cstheme="minorBidi"/>
                <w:noProof/>
                <w:kern w:val="2"/>
                <w14:ligatures w14:val="standardContextual"/>
              </w:rPr>
              <w:tab/>
            </w:r>
            <w:r w:rsidRPr="00C913E2">
              <w:rPr>
                <w:rStyle w:val="Hyperlink"/>
                <w:noProof/>
              </w:rPr>
              <w:t>Lifecycle Management and Cost Optimisation</w:t>
            </w:r>
            <w:r>
              <w:rPr>
                <w:noProof/>
                <w:webHidden/>
              </w:rPr>
              <w:tab/>
            </w:r>
            <w:r>
              <w:rPr>
                <w:noProof/>
                <w:webHidden/>
              </w:rPr>
              <w:fldChar w:fldCharType="begin"/>
            </w:r>
            <w:r>
              <w:rPr>
                <w:noProof/>
                <w:webHidden/>
              </w:rPr>
              <w:instrText xml:space="preserve"> PAGEREF _Toc228784919 \h </w:instrText>
            </w:r>
            <w:r>
              <w:rPr>
                <w:noProof/>
                <w:webHidden/>
              </w:rPr>
            </w:r>
            <w:r>
              <w:rPr>
                <w:noProof/>
                <w:webHidden/>
              </w:rPr>
              <w:fldChar w:fldCharType="separate"/>
            </w:r>
            <w:r>
              <w:rPr>
                <w:noProof/>
                <w:webHidden/>
              </w:rPr>
              <w:t>36</w:t>
            </w:r>
            <w:r>
              <w:rPr>
                <w:noProof/>
                <w:webHidden/>
              </w:rPr>
              <w:fldChar w:fldCharType="end"/>
            </w:r>
          </w:hyperlink>
        </w:p>
        <w:p w14:paraId="72F788C2" w14:textId="0EC6245C" w:rsidR="00892C4E" w:rsidRDefault="00892C4E">
          <w:pPr>
            <w:pStyle w:val="TOC2"/>
            <w:rPr>
              <w:rFonts w:eastAsiaTheme="minorEastAsia" w:cstheme="minorBidi"/>
              <w:noProof/>
              <w:kern w:val="2"/>
              <w14:ligatures w14:val="standardContextual"/>
            </w:rPr>
          </w:pPr>
          <w:hyperlink w:anchor="_Toc228784920" w:history="1">
            <w:r w:rsidRPr="00C913E2">
              <w:rPr>
                <w:rStyle w:val="Hyperlink"/>
                <w:noProof/>
              </w:rPr>
              <w:t>11.5.</w:t>
            </w:r>
            <w:r>
              <w:rPr>
                <w:rFonts w:eastAsiaTheme="minorEastAsia" w:cstheme="minorBidi"/>
                <w:noProof/>
                <w:kern w:val="2"/>
                <w14:ligatures w14:val="standardContextual"/>
              </w:rPr>
              <w:tab/>
            </w:r>
            <w:r w:rsidRPr="00C913E2">
              <w:rPr>
                <w:rStyle w:val="Hyperlink"/>
                <w:noProof/>
              </w:rPr>
              <w:t>Compliance and Auditability</w:t>
            </w:r>
            <w:r>
              <w:rPr>
                <w:noProof/>
                <w:webHidden/>
              </w:rPr>
              <w:tab/>
            </w:r>
            <w:r>
              <w:rPr>
                <w:noProof/>
                <w:webHidden/>
              </w:rPr>
              <w:fldChar w:fldCharType="begin"/>
            </w:r>
            <w:r>
              <w:rPr>
                <w:noProof/>
                <w:webHidden/>
              </w:rPr>
              <w:instrText xml:space="preserve"> PAGEREF _Toc228784920 \h </w:instrText>
            </w:r>
            <w:r>
              <w:rPr>
                <w:noProof/>
                <w:webHidden/>
              </w:rPr>
            </w:r>
            <w:r>
              <w:rPr>
                <w:noProof/>
                <w:webHidden/>
              </w:rPr>
              <w:fldChar w:fldCharType="separate"/>
            </w:r>
            <w:r>
              <w:rPr>
                <w:noProof/>
                <w:webHidden/>
              </w:rPr>
              <w:t>36</w:t>
            </w:r>
            <w:r>
              <w:rPr>
                <w:noProof/>
                <w:webHidden/>
              </w:rPr>
              <w:fldChar w:fldCharType="end"/>
            </w:r>
          </w:hyperlink>
        </w:p>
        <w:p w14:paraId="1D466DA5" w14:textId="21598DD9" w:rsidR="00892C4E" w:rsidRDefault="00892C4E">
          <w:pPr>
            <w:pStyle w:val="TOC2"/>
            <w:rPr>
              <w:rFonts w:eastAsiaTheme="minorEastAsia" w:cstheme="minorBidi"/>
              <w:noProof/>
              <w:kern w:val="2"/>
              <w14:ligatures w14:val="standardContextual"/>
            </w:rPr>
          </w:pPr>
          <w:hyperlink w:anchor="_Toc228784921" w:history="1">
            <w:r w:rsidRPr="00C913E2">
              <w:rPr>
                <w:rStyle w:val="Hyperlink"/>
                <w:noProof/>
              </w:rPr>
              <w:t>11.6.</w:t>
            </w:r>
            <w:r>
              <w:rPr>
                <w:rFonts w:eastAsiaTheme="minorEastAsia" w:cstheme="minorBidi"/>
                <w:noProof/>
                <w:kern w:val="2"/>
                <w14:ligatures w14:val="standardContextual"/>
              </w:rPr>
              <w:tab/>
            </w:r>
            <w:r w:rsidRPr="00C913E2">
              <w:rPr>
                <w:rStyle w:val="Hyperlink"/>
                <w:noProof/>
              </w:rPr>
              <w:t>Success Criteria for Governance and Data Strategy</w:t>
            </w:r>
            <w:r>
              <w:rPr>
                <w:noProof/>
                <w:webHidden/>
              </w:rPr>
              <w:tab/>
            </w:r>
            <w:r>
              <w:rPr>
                <w:noProof/>
                <w:webHidden/>
              </w:rPr>
              <w:fldChar w:fldCharType="begin"/>
            </w:r>
            <w:r>
              <w:rPr>
                <w:noProof/>
                <w:webHidden/>
              </w:rPr>
              <w:instrText xml:space="preserve"> PAGEREF _Toc228784921 \h </w:instrText>
            </w:r>
            <w:r>
              <w:rPr>
                <w:noProof/>
                <w:webHidden/>
              </w:rPr>
            </w:r>
            <w:r>
              <w:rPr>
                <w:noProof/>
                <w:webHidden/>
              </w:rPr>
              <w:fldChar w:fldCharType="separate"/>
            </w:r>
            <w:r>
              <w:rPr>
                <w:noProof/>
                <w:webHidden/>
              </w:rPr>
              <w:t>37</w:t>
            </w:r>
            <w:r>
              <w:rPr>
                <w:noProof/>
                <w:webHidden/>
              </w:rPr>
              <w:fldChar w:fldCharType="end"/>
            </w:r>
          </w:hyperlink>
        </w:p>
        <w:p w14:paraId="31E90D76" w14:textId="335251F0" w:rsidR="00892C4E" w:rsidRDefault="00892C4E">
          <w:pPr>
            <w:pStyle w:val="TOC1"/>
            <w:rPr>
              <w:rFonts w:eastAsiaTheme="minorEastAsia" w:cstheme="minorBidi"/>
              <w:noProof/>
              <w:kern w:val="2"/>
              <w14:ligatures w14:val="standardContextual"/>
            </w:rPr>
          </w:pPr>
          <w:hyperlink w:anchor="_Toc228784922" w:history="1">
            <w:r w:rsidRPr="00C913E2">
              <w:rPr>
                <w:rStyle w:val="Hyperlink"/>
                <w:noProof/>
              </w:rPr>
              <w:t>12.</w:t>
            </w:r>
            <w:r>
              <w:rPr>
                <w:rFonts w:eastAsiaTheme="minorEastAsia" w:cstheme="minorBidi"/>
                <w:noProof/>
                <w:kern w:val="2"/>
                <w14:ligatures w14:val="standardContextual"/>
              </w:rPr>
              <w:tab/>
            </w:r>
            <w:r w:rsidRPr="00C913E2">
              <w:rPr>
                <w:rStyle w:val="Hyperlink"/>
                <w:noProof/>
              </w:rPr>
              <w:t>End-to-End Incident Sequence</w:t>
            </w:r>
            <w:r>
              <w:rPr>
                <w:noProof/>
                <w:webHidden/>
              </w:rPr>
              <w:tab/>
            </w:r>
            <w:r>
              <w:rPr>
                <w:noProof/>
                <w:webHidden/>
              </w:rPr>
              <w:fldChar w:fldCharType="begin"/>
            </w:r>
            <w:r>
              <w:rPr>
                <w:noProof/>
                <w:webHidden/>
              </w:rPr>
              <w:instrText xml:space="preserve"> PAGEREF _Toc228784922 \h </w:instrText>
            </w:r>
            <w:r>
              <w:rPr>
                <w:noProof/>
                <w:webHidden/>
              </w:rPr>
            </w:r>
            <w:r>
              <w:rPr>
                <w:noProof/>
                <w:webHidden/>
              </w:rPr>
              <w:fldChar w:fldCharType="separate"/>
            </w:r>
            <w:r>
              <w:rPr>
                <w:noProof/>
                <w:webHidden/>
              </w:rPr>
              <w:t>38</w:t>
            </w:r>
            <w:r>
              <w:rPr>
                <w:noProof/>
                <w:webHidden/>
              </w:rPr>
              <w:fldChar w:fldCharType="end"/>
            </w:r>
          </w:hyperlink>
        </w:p>
        <w:p w14:paraId="54B63C63" w14:textId="38AF01B4" w:rsidR="00892C4E" w:rsidRDefault="00892C4E">
          <w:pPr>
            <w:pStyle w:val="TOC1"/>
            <w:rPr>
              <w:rFonts w:eastAsiaTheme="minorEastAsia" w:cstheme="minorBidi"/>
              <w:noProof/>
              <w:kern w:val="2"/>
              <w14:ligatures w14:val="standardContextual"/>
            </w:rPr>
          </w:pPr>
          <w:hyperlink w:anchor="_Toc228784923" w:history="1">
            <w:r w:rsidRPr="00C913E2">
              <w:rPr>
                <w:rStyle w:val="Hyperlink"/>
                <w:noProof/>
              </w:rPr>
              <w:t>13.</w:t>
            </w:r>
            <w:r>
              <w:rPr>
                <w:rFonts w:eastAsiaTheme="minorEastAsia" w:cstheme="minorBidi"/>
                <w:noProof/>
                <w:kern w:val="2"/>
                <w14:ligatures w14:val="standardContextual"/>
              </w:rPr>
              <w:tab/>
            </w:r>
            <w:r w:rsidRPr="00C913E2">
              <w:rPr>
                <w:rStyle w:val="Hyperlink"/>
                <w:noProof/>
              </w:rPr>
              <w:t>Maturity Roadmap</w:t>
            </w:r>
            <w:r>
              <w:rPr>
                <w:noProof/>
                <w:webHidden/>
              </w:rPr>
              <w:tab/>
            </w:r>
            <w:r>
              <w:rPr>
                <w:noProof/>
                <w:webHidden/>
              </w:rPr>
              <w:fldChar w:fldCharType="begin"/>
            </w:r>
            <w:r>
              <w:rPr>
                <w:noProof/>
                <w:webHidden/>
              </w:rPr>
              <w:instrText xml:space="preserve"> PAGEREF _Toc228784923 \h </w:instrText>
            </w:r>
            <w:r>
              <w:rPr>
                <w:noProof/>
                <w:webHidden/>
              </w:rPr>
            </w:r>
            <w:r>
              <w:rPr>
                <w:noProof/>
                <w:webHidden/>
              </w:rPr>
              <w:fldChar w:fldCharType="separate"/>
            </w:r>
            <w:r>
              <w:rPr>
                <w:noProof/>
                <w:webHidden/>
              </w:rPr>
              <w:t>39</w:t>
            </w:r>
            <w:r>
              <w:rPr>
                <w:noProof/>
                <w:webHidden/>
              </w:rPr>
              <w:fldChar w:fldCharType="end"/>
            </w:r>
          </w:hyperlink>
        </w:p>
        <w:p w14:paraId="6E37779B" w14:textId="530D3B3F" w:rsidR="00892C4E" w:rsidRDefault="00892C4E">
          <w:pPr>
            <w:pStyle w:val="TOC2"/>
            <w:rPr>
              <w:rFonts w:eastAsiaTheme="minorEastAsia" w:cstheme="minorBidi"/>
              <w:noProof/>
              <w:kern w:val="2"/>
              <w14:ligatures w14:val="standardContextual"/>
            </w:rPr>
          </w:pPr>
          <w:hyperlink w:anchor="_Toc228784924" w:history="1">
            <w:r w:rsidRPr="00C913E2">
              <w:rPr>
                <w:rStyle w:val="Hyperlink"/>
                <w:noProof/>
              </w:rPr>
              <w:t>13.1.</w:t>
            </w:r>
            <w:r>
              <w:rPr>
                <w:rFonts w:eastAsiaTheme="minorEastAsia" w:cstheme="minorBidi"/>
                <w:noProof/>
                <w:kern w:val="2"/>
                <w14:ligatures w14:val="standardContextual"/>
              </w:rPr>
              <w:tab/>
            </w:r>
            <w:r w:rsidRPr="00C913E2">
              <w:rPr>
                <w:rStyle w:val="Hyperlink"/>
                <w:noProof/>
              </w:rPr>
              <w:t>Phase 1: Foundation (Months 1-3)</w:t>
            </w:r>
            <w:r>
              <w:rPr>
                <w:noProof/>
                <w:webHidden/>
              </w:rPr>
              <w:tab/>
            </w:r>
            <w:r>
              <w:rPr>
                <w:noProof/>
                <w:webHidden/>
              </w:rPr>
              <w:fldChar w:fldCharType="begin"/>
            </w:r>
            <w:r>
              <w:rPr>
                <w:noProof/>
                <w:webHidden/>
              </w:rPr>
              <w:instrText xml:space="preserve"> PAGEREF _Toc228784924 \h </w:instrText>
            </w:r>
            <w:r>
              <w:rPr>
                <w:noProof/>
                <w:webHidden/>
              </w:rPr>
            </w:r>
            <w:r>
              <w:rPr>
                <w:noProof/>
                <w:webHidden/>
              </w:rPr>
              <w:fldChar w:fldCharType="separate"/>
            </w:r>
            <w:r>
              <w:rPr>
                <w:noProof/>
                <w:webHidden/>
              </w:rPr>
              <w:t>39</w:t>
            </w:r>
            <w:r>
              <w:rPr>
                <w:noProof/>
                <w:webHidden/>
              </w:rPr>
              <w:fldChar w:fldCharType="end"/>
            </w:r>
          </w:hyperlink>
        </w:p>
        <w:p w14:paraId="60F466C0" w14:textId="422F8F39" w:rsidR="00892C4E" w:rsidRDefault="00892C4E">
          <w:pPr>
            <w:pStyle w:val="TOC2"/>
            <w:rPr>
              <w:rFonts w:eastAsiaTheme="minorEastAsia" w:cstheme="minorBidi"/>
              <w:noProof/>
              <w:kern w:val="2"/>
              <w14:ligatures w14:val="standardContextual"/>
            </w:rPr>
          </w:pPr>
          <w:hyperlink w:anchor="_Toc228784925" w:history="1">
            <w:r w:rsidRPr="00C913E2">
              <w:rPr>
                <w:rStyle w:val="Hyperlink"/>
                <w:noProof/>
              </w:rPr>
              <w:t>13.2.</w:t>
            </w:r>
            <w:r>
              <w:rPr>
                <w:rFonts w:eastAsiaTheme="minorEastAsia" w:cstheme="minorBidi"/>
                <w:noProof/>
                <w:kern w:val="2"/>
                <w14:ligatures w14:val="standardContextual"/>
              </w:rPr>
              <w:tab/>
            </w:r>
            <w:r w:rsidRPr="00C913E2">
              <w:rPr>
                <w:rStyle w:val="Hyperlink"/>
                <w:noProof/>
              </w:rPr>
              <w:t>Phase 2: Correlation &amp; Alerting (Months 4-6)</w:t>
            </w:r>
            <w:r>
              <w:rPr>
                <w:noProof/>
                <w:webHidden/>
              </w:rPr>
              <w:tab/>
            </w:r>
            <w:r>
              <w:rPr>
                <w:noProof/>
                <w:webHidden/>
              </w:rPr>
              <w:fldChar w:fldCharType="begin"/>
            </w:r>
            <w:r>
              <w:rPr>
                <w:noProof/>
                <w:webHidden/>
              </w:rPr>
              <w:instrText xml:space="preserve"> PAGEREF _Toc228784925 \h </w:instrText>
            </w:r>
            <w:r>
              <w:rPr>
                <w:noProof/>
                <w:webHidden/>
              </w:rPr>
            </w:r>
            <w:r>
              <w:rPr>
                <w:noProof/>
                <w:webHidden/>
              </w:rPr>
              <w:fldChar w:fldCharType="separate"/>
            </w:r>
            <w:r>
              <w:rPr>
                <w:noProof/>
                <w:webHidden/>
              </w:rPr>
              <w:t>39</w:t>
            </w:r>
            <w:r>
              <w:rPr>
                <w:noProof/>
                <w:webHidden/>
              </w:rPr>
              <w:fldChar w:fldCharType="end"/>
            </w:r>
          </w:hyperlink>
        </w:p>
        <w:p w14:paraId="1B16ADE4" w14:textId="62E5F053" w:rsidR="00892C4E" w:rsidRDefault="00892C4E">
          <w:pPr>
            <w:pStyle w:val="TOC2"/>
            <w:rPr>
              <w:rFonts w:eastAsiaTheme="minorEastAsia" w:cstheme="minorBidi"/>
              <w:noProof/>
              <w:kern w:val="2"/>
              <w14:ligatures w14:val="standardContextual"/>
            </w:rPr>
          </w:pPr>
          <w:hyperlink w:anchor="_Toc228784926" w:history="1">
            <w:r w:rsidRPr="00C913E2">
              <w:rPr>
                <w:rStyle w:val="Hyperlink"/>
                <w:noProof/>
              </w:rPr>
              <w:t>13.3.</w:t>
            </w:r>
            <w:r>
              <w:rPr>
                <w:rFonts w:eastAsiaTheme="minorEastAsia" w:cstheme="minorBidi"/>
                <w:noProof/>
                <w:kern w:val="2"/>
                <w14:ligatures w14:val="standardContextual"/>
              </w:rPr>
              <w:tab/>
            </w:r>
            <w:r w:rsidRPr="00C913E2">
              <w:rPr>
                <w:rStyle w:val="Hyperlink"/>
                <w:noProof/>
              </w:rPr>
              <w:t>Phase 3: AI-Driven Intelligence (Months 7-12)</w:t>
            </w:r>
            <w:r>
              <w:rPr>
                <w:noProof/>
                <w:webHidden/>
              </w:rPr>
              <w:tab/>
            </w:r>
            <w:r>
              <w:rPr>
                <w:noProof/>
                <w:webHidden/>
              </w:rPr>
              <w:fldChar w:fldCharType="begin"/>
            </w:r>
            <w:r>
              <w:rPr>
                <w:noProof/>
                <w:webHidden/>
              </w:rPr>
              <w:instrText xml:space="preserve"> PAGEREF _Toc228784926 \h </w:instrText>
            </w:r>
            <w:r>
              <w:rPr>
                <w:noProof/>
                <w:webHidden/>
              </w:rPr>
            </w:r>
            <w:r>
              <w:rPr>
                <w:noProof/>
                <w:webHidden/>
              </w:rPr>
              <w:fldChar w:fldCharType="separate"/>
            </w:r>
            <w:r>
              <w:rPr>
                <w:noProof/>
                <w:webHidden/>
              </w:rPr>
              <w:t>40</w:t>
            </w:r>
            <w:r>
              <w:rPr>
                <w:noProof/>
                <w:webHidden/>
              </w:rPr>
              <w:fldChar w:fldCharType="end"/>
            </w:r>
          </w:hyperlink>
        </w:p>
        <w:p w14:paraId="5019CB02" w14:textId="2EA1038C" w:rsidR="00892C4E" w:rsidRDefault="00892C4E">
          <w:pPr>
            <w:pStyle w:val="TOC2"/>
            <w:rPr>
              <w:rFonts w:eastAsiaTheme="minorEastAsia" w:cstheme="minorBidi"/>
              <w:noProof/>
              <w:kern w:val="2"/>
              <w14:ligatures w14:val="standardContextual"/>
            </w:rPr>
          </w:pPr>
          <w:hyperlink w:anchor="_Toc228784927" w:history="1">
            <w:r w:rsidRPr="00C913E2">
              <w:rPr>
                <w:rStyle w:val="Hyperlink"/>
                <w:noProof/>
              </w:rPr>
              <w:t>13.4.</w:t>
            </w:r>
            <w:r>
              <w:rPr>
                <w:rFonts w:eastAsiaTheme="minorEastAsia" w:cstheme="minorBidi"/>
                <w:noProof/>
                <w:kern w:val="2"/>
                <w14:ligatures w14:val="standardContextual"/>
              </w:rPr>
              <w:tab/>
            </w:r>
            <w:r w:rsidRPr="00C913E2">
              <w:rPr>
                <w:rStyle w:val="Hyperlink"/>
                <w:noProof/>
              </w:rPr>
              <w:t>Maturity Assessment Framework</w:t>
            </w:r>
            <w:r>
              <w:rPr>
                <w:noProof/>
                <w:webHidden/>
              </w:rPr>
              <w:tab/>
            </w:r>
            <w:r>
              <w:rPr>
                <w:noProof/>
                <w:webHidden/>
              </w:rPr>
              <w:fldChar w:fldCharType="begin"/>
            </w:r>
            <w:r>
              <w:rPr>
                <w:noProof/>
                <w:webHidden/>
              </w:rPr>
              <w:instrText xml:space="preserve"> PAGEREF _Toc228784927 \h </w:instrText>
            </w:r>
            <w:r>
              <w:rPr>
                <w:noProof/>
                <w:webHidden/>
              </w:rPr>
            </w:r>
            <w:r>
              <w:rPr>
                <w:noProof/>
                <w:webHidden/>
              </w:rPr>
              <w:fldChar w:fldCharType="separate"/>
            </w:r>
            <w:r>
              <w:rPr>
                <w:noProof/>
                <w:webHidden/>
              </w:rPr>
              <w:t>41</w:t>
            </w:r>
            <w:r>
              <w:rPr>
                <w:noProof/>
                <w:webHidden/>
              </w:rPr>
              <w:fldChar w:fldCharType="end"/>
            </w:r>
          </w:hyperlink>
        </w:p>
        <w:p w14:paraId="088DFB00" w14:textId="33D40BFA" w:rsidR="00892C4E" w:rsidRDefault="00892C4E">
          <w:pPr>
            <w:pStyle w:val="TOC1"/>
            <w:rPr>
              <w:rFonts w:eastAsiaTheme="minorEastAsia" w:cstheme="minorBidi"/>
              <w:noProof/>
              <w:kern w:val="2"/>
              <w14:ligatures w14:val="standardContextual"/>
            </w:rPr>
          </w:pPr>
          <w:hyperlink w:anchor="_Toc228784928" w:history="1">
            <w:r w:rsidRPr="00C913E2">
              <w:rPr>
                <w:rStyle w:val="Hyperlink"/>
                <w:noProof/>
              </w:rPr>
              <w:t>14.</w:t>
            </w:r>
            <w:r>
              <w:rPr>
                <w:rFonts w:eastAsiaTheme="minorEastAsia" w:cstheme="minorBidi"/>
                <w:noProof/>
                <w:kern w:val="2"/>
                <w14:ligatures w14:val="standardContextual"/>
              </w:rPr>
              <w:tab/>
            </w:r>
            <w:r w:rsidRPr="00C913E2">
              <w:rPr>
                <w:rStyle w:val="Hyperlink"/>
                <w:noProof/>
              </w:rPr>
              <w:t>Final Architecture Summary</w:t>
            </w:r>
            <w:r>
              <w:rPr>
                <w:noProof/>
                <w:webHidden/>
              </w:rPr>
              <w:tab/>
            </w:r>
            <w:r>
              <w:rPr>
                <w:noProof/>
                <w:webHidden/>
              </w:rPr>
              <w:fldChar w:fldCharType="begin"/>
            </w:r>
            <w:r>
              <w:rPr>
                <w:noProof/>
                <w:webHidden/>
              </w:rPr>
              <w:instrText xml:space="preserve"> PAGEREF _Toc228784928 \h </w:instrText>
            </w:r>
            <w:r>
              <w:rPr>
                <w:noProof/>
                <w:webHidden/>
              </w:rPr>
            </w:r>
            <w:r>
              <w:rPr>
                <w:noProof/>
                <w:webHidden/>
              </w:rPr>
              <w:fldChar w:fldCharType="separate"/>
            </w:r>
            <w:r>
              <w:rPr>
                <w:noProof/>
                <w:webHidden/>
              </w:rPr>
              <w:t>42</w:t>
            </w:r>
            <w:r>
              <w:rPr>
                <w:noProof/>
                <w:webHidden/>
              </w:rPr>
              <w:fldChar w:fldCharType="end"/>
            </w:r>
          </w:hyperlink>
        </w:p>
        <w:p w14:paraId="49E2D85C" w14:textId="662560DC" w:rsidR="00892C4E" w:rsidRDefault="00892C4E">
          <w:pPr>
            <w:pStyle w:val="TOC1"/>
            <w:rPr>
              <w:rFonts w:eastAsiaTheme="minorEastAsia" w:cstheme="minorBidi"/>
              <w:noProof/>
              <w:kern w:val="2"/>
              <w14:ligatures w14:val="standardContextual"/>
            </w:rPr>
          </w:pPr>
          <w:hyperlink w:anchor="_Toc228784929" w:history="1">
            <w:r w:rsidRPr="00C913E2">
              <w:rPr>
                <w:rStyle w:val="Hyperlink"/>
                <w:noProof/>
              </w:rPr>
              <w:t>15.</w:t>
            </w:r>
            <w:r>
              <w:rPr>
                <w:rFonts w:eastAsiaTheme="minorEastAsia" w:cstheme="minorBidi"/>
                <w:noProof/>
                <w:kern w:val="2"/>
                <w14:ligatures w14:val="standardContextual"/>
              </w:rPr>
              <w:tab/>
            </w:r>
            <w:r w:rsidRPr="00C913E2">
              <w:rPr>
                <w:rStyle w:val="Hyperlink"/>
                <w:noProof/>
              </w:rPr>
              <w:t>Architecture Governance and Review</w:t>
            </w:r>
            <w:r>
              <w:rPr>
                <w:noProof/>
                <w:webHidden/>
              </w:rPr>
              <w:tab/>
            </w:r>
            <w:r>
              <w:rPr>
                <w:noProof/>
                <w:webHidden/>
              </w:rPr>
              <w:fldChar w:fldCharType="begin"/>
            </w:r>
            <w:r>
              <w:rPr>
                <w:noProof/>
                <w:webHidden/>
              </w:rPr>
              <w:instrText xml:space="preserve"> PAGEREF _Toc228784929 \h </w:instrText>
            </w:r>
            <w:r>
              <w:rPr>
                <w:noProof/>
                <w:webHidden/>
              </w:rPr>
            </w:r>
            <w:r>
              <w:rPr>
                <w:noProof/>
                <w:webHidden/>
              </w:rPr>
              <w:fldChar w:fldCharType="separate"/>
            </w:r>
            <w:r>
              <w:rPr>
                <w:noProof/>
                <w:webHidden/>
              </w:rPr>
              <w:t>43</w:t>
            </w:r>
            <w:r>
              <w:rPr>
                <w:noProof/>
                <w:webHidden/>
              </w:rPr>
              <w:fldChar w:fldCharType="end"/>
            </w:r>
          </w:hyperlink>
        </w:p>
        <w:p w14:paraId="1E932574" w14:textId="34BC841D" w:rsidR="00892C4E" w:rsidRDefault="00892C4E">
          <w:pPr>
            <w:pStyle w:val="TOC2"/>
            <w:rPr>
              <w:rFonts w:eastAsiaTheme="minorEastAsia" w:cstheme="minorBidi"/>
              <w:noProof/>
              <w:kern w:val="2"/>
              <w14:ligatures w14:val="standardContextual"/>
            </w:rPr>
          </w:pPr>
          <w:hyperlink w:anchor="_Toc228784930" w:history="1">
            <w:r w:rsidRPr="00C913E2">
              <w:rPr>
                <w:rStyle w:val="Hyperlink"/>
                <w:noProof/>
              </w:rPr>
              <w:t>15.1.</w:t>
            </w:r>
            <w:r>
              <w:rPr>
                <w:rFonts w:eastAsiaTheme="minorEastAsia" w:cstheme="minorBidi"/>
                <w:noProof/>
                <w:kern w:val="2"/>
                <w14:ligatures w14:val="standardContextual"/>
              </w:rPr>
              <w:tab/>
            </w:r>
            <w:r w:rsidRPr="00C913E2">
              <w:rPr>
                <w:rStyle w:val="Hyperlink"/>
                <w:noProof/>
              </w:rPr>
              <w:t>Decision Log</w:t>
            </w:r>
            <w:r>
              <w:rPr>
                <w:noProof/>
                <w:webHidden/>
              </w:rPr>
              <w:tab/>
            </w:r>
            <w:r>
              <w:rPr>
                <w:noProof/>
                <w:webHidden/>
              </w:rPr>
              <w:fldChar w:fldCharType="begin"/>
            </w:r>
            <w:r>
              <w:rPr>
                <w:noProof/>
                <w:webHidden/>
              </w:rPr>
              <w:instrText xml:space="preserve"> PAGEREF _Toc228784930 \h </w:instrText>
            </w:r>
            <w:r>
              <w:rPr>
                <w:noProof/>
                <w:webHidden/>
              </w:rPr>
            </w:r>
            <w:r>
              <w:rPr>
                <w:noProof/>
                <w:webHidden/>
              </w:rPr>
              <w:fldChar w:fldCharType="separate"/>
            </w:r>
            <w:r>
              <w:rPr>
                <w:noProof/>
                <w:webHidden/>
              </w:rPr>
              <w:t>43</w:t>
            </w:r>
            <w:r>
              <w:rPr>
                <w:noProof/>
                <w:webHidden/>
              </w:rPr>
              <w:fldChar w:fldCharType="end"/>
            </w:r>
          </w:hyperlink>
        </w:p>
        <w:p w14:paraId="0E10996D" w14:textId="0E860AD4" w:rsidR="00892C4E" w:rsidRDefault="00892C4E">
          <w:pPr>
            <w:pStyle w:val="TOC1"/>
            <w:rPr>
              <w:rFonts w:eastAsiaTheme="minorEastAsia" w:cstheme="minorBidi"/>
              <w:noProof/>
              <w:kern w:val="2"/>
              <w14:ligatures w14:val="standardContextual"/>
            </w:rPr>
          </w:pPr>
          <w:hyperlink w:anchor="_Toc228784931" w:history="1">
            <w:r w:rsidRPr="00C913E2">
              <w:rPr>
                <w:rStyle w:val="Hyperlink"/>
                <w:noProof/>
              </w:rPr>
              <w:t>16.</w:t>
            </w:r>
            <w:r>
              <w:rPr>
                <w:rFonts w:eastAsiaTheme="minorEastAsia" w:cstheme="minorBidi"/>
                <w:noProof/>
                <w:kern w:val="2"/>
                <w14:ligatures w14:val="standardContextual"/>
              </w:rPr>
              <w:tab/>
            </w:r>
            <w:r w:rsidRPr="00C913E2">
              <w:rPr>
                <w:rStyle w:val="Hyperlink"/>
                <w:noProof/>
              </w:rPr>
              <w:t>Appendix 1</w:t>
            </w:r>
            <w:r>
              <w:rPr>
                <w:noProof/>
                <w:webHidden/>
              </w:rPr>
              <w:tab/>
            </w:r>
            <w:r>
              <w:rPr>
                <w:noProof/>
                <w:webHidden/>
              </w:rPr>
              <w:fldChar w:fldCharType="begin"/>
            </w:r>
            <w:r>
              <w:rPr>
                <w:noProof/>
                <w:webHidden/>
              </w:rPr>
              <w:instrText xml:space="preserve"> PAGEREF _Toc228784931 \h </w:instrText>
            </w:r>
            <w:r>
              <w:rPr>
                <w:noProof/>
                <w:webHidden/>
              </w:rPr>
            </w:r>
            <w:r>
              <w:rPr>
                <w:noProof/>
                <w:webHidden/>
              </w:rPr>
              <w:fldChar w:fldCharType="separate"/>
            </w:r>
            <w:r>
              <w:rPr>
                <w:noProof/>
                <w:webHidden/>
              </w:rPr>
              <w:t>44</w:t>
            </w:r>
            <w:r>
              <w:rPr>
                <w:noProof/>
                <w:webHidden/>
              </w:rPr>
              <w:fldChar w:fldCharType="end"/>
            </w:r>
          </w:hyperlink>
        </w:p>
        <w:p w14:paraId="2DDAAC9C" w14:textId="65EDEE7F" w:rsidR="00892C4E" w:rsidRDefault="00892C4E">
          <w:pPr>
            <w:pStyle w:val="TOC1"/>
            <w:rPr>
              <w:rFonts w:eastAsiaTheme="minorEastAsia" w:cstheme="minorBidi"/>
              <w:noProof/>
              <w:kern w:val="2"/>
              <w14:ligatures w14:val="standardContextual"/>
            </w:rPr>
          </w:pPr>
          <w:hyperlink w:anchor="_Toc228784932" w:history="1">
            <w:r w:rsidRPr="00C913E2">
              <w:rPr>
                <w:rStyle w:val="Hyperlink"/>
                <w:noProof/>
              </w:rPr>
              <w:t>17.</w:t>
            </w:r>
            <w:r>
              <w:rPr>
                <w:rFonts w:eastAsiaTheme="minorEastAsia" w:cstheme="minorBidi"/>
                <w:noProof/>
                <w:kern w:val="2"/>
                <w14:ligatures w14:val="standardContextual"/>
              </w:rPr>
              <w:tab/>
            </w:r>
            <w:r w:rsidRPr="00C913E2">
              <w:rPr>
                <w:rStyle w:val="Hyperlink"/>
                <w:noProof/>
              </w:rPr>
              <w:t>Appendix 2 - Impact By Deployment Model</w:t>
            </w:r>
            <w:r>
              <w:rPr>
                <w:noProof/>
                <w:webHidden/>
              </w:rPr>
              <w:tab/>
            </w:r>
            <w:r>
              <w:rPr>
                <w:noProof/>
                <w:webHidden/>
              </w:rPr>
              <w:fldChar w:fldCharType="begin"/>
            </w:r>
            <w:r>
              <w:rPr>
                <w:noProof/>
                <w:webHidden/>
              </w:rPr>
              <w:instrText xml:space="preserve"> PAGEREF _Toc228784932 \h </w:instrText>
            </w:r>
            <w:r>
              <w:rPr>
                <w:noProof/>
                <w:webHidden/>
              </w:rPr>
            </w:r>
            <w:r>
              <w:rPr>
                <w:noProof/>
                <w:webHidden/>
              </w:rPr>
              <w:fldChar w:fldCharType="separate"/>
            </w:r>
            <w:r>
              <w:rPr>
                <w:noProof/>
                <w:webHidden/>
              </w:rPr>
              <w:t>46</w:t>
            </w:r>
            <w:r>
              <w:rPr>
                <w:noProof/>
                <w:webHidden/>
              </w:rPr>
              <w:fldChar w:fldCharType="end"/>
            </w:r>
          </w:hyperlink>
        </w:p>
        <w:p w14:paraId="391CB77C" w14:textId="769E41DD" w:rsidR="00892C4E" w:rsidRDefault="00892C4E">
          <w:pPr>
            <w:pStyle w:val="TOC2"/>
            <w:rPr>
              <w:rFonts w:eastAsiaTheme="minorEastAsia" w:cstheme="minorBidi"/>
              <w:noProof/>
              <w:kern w:val="2"/>
              <w14:ligatures w14:val="standardContextual"/>
            </w:rPr>
          </w:pPr>
          <w:hyperlink w:anchor="_Toc228784933" w:history="1">
            <w:r w:rsidRPr="00C913E2">
              <w:rPr>
                <w:rStyle w:val="Hyperlink"/>
                <w:noProof/>
              </w:rPr>
              <w:t>17.1.</w:t>
            </w:r>
            <w:r>
              <w:rPr>
                <w:rFonts w:eastAsiaTheme="minorEastAsia" w:cstheme="minorBidi"/>
                <w:noProof/>
                <w:kern w:val="2"/>
                <w14:ligatures w14:val="standardContextual"/>
              </w:rPr>
              <w:tab/>
            </w:r>
            <w:r w:rsidRPr="00C913E2">
              <w:rPr>
                <w:rStyle w:val="Hyperlink"/>
                <w:noProof/>
              </w:rPr>
              <w:t>SaaS</w:t>
            </w:r>
            <w:r>
              <w:rPr>
                <w:noProof/>
                <w:webHidden/>
              </w:rPr>
              <w:tab/>
            </w:r>
            <w:r>
              <w:rPr>
                <w:noProof/>
                <w:webHidden/>
              </w:rPr>
              <w:fldChar w:fldCharType="begin"/>
            </w:r>
            <w:r>
              <w:rPr>
                <w:noProof/>
                <w:webHidden/>
              </w:rPr>
              <w:instrText xml:space="preserve"> PAGEREF _Toc228784933 \h </w:instrText>
            </w:r>
            <w:r>
              <w:rPr>
                <w:noProof/>
                <w:webHidden/>
              </w:rPr>
            </w:r>
            <w:r>
              <w:rPr>
                <w:noProof/>
                <w:webHidden/>
              </w:rPr>
              <w:fldChar w:fldCharType="separate"/>
            </w:r>
            <w:r>
              <w:rPr>
                <w:noProof/>
                <w:webHidden/>
              </w:rPr>
              <w:t>46</w:t>
            </w:r>
            <w:r>
              <w:rPr>
                <w:noProof/>
                <w:webHidden/>
              </w:rPr>
              <w:fldChar w:fldCharType="end"/>
            </w:r>
          </w:hyperlink>
        </w:p>
        <w:p w14:paraId="1DB7EF95" w14:textId="4AEE7805" w:rsidR="00892C4E" w:rsidRDefault="00892C4E">
          <w:pPr>
            <w:pStyle w:val="TOC2"/>
            <w:rPr>
              <w:rFonts w:eastAsiaTheme="minorEastAsia" w:cstheme="minorBidi"/>
              <w:noProof/>
              <w:kern w:val="2"/>
              <w14:ligatures w14:val="standardContextual"/>
            </w:rPr>
          </w:pPr>
          <w:hyperlink w:anchor="_Toc228784934" w:history="1">
            <w:r w:rsidRPr="00C913E2">
              <w:rPr>
                <w:rStyle w:val="Hyperlink"/>
                <w:noProof/>
              </w:rPr>
              <w:t>17.2.</w:t>
            </w:r>
            <w:r>
              <w:rPr>
                <w:rFonts w:eastAsiaTheme="minorEastAsia" w:cstheme="minorBidi"/>
                <w:noProof/>
                <w:kern w:val="2"/>
                <w14:ligatures w14:val="standardContextual"/>
              </w:rPr>
              <w:tab/>
            </w:r>
            <w:r w:rsidRPr="00C913E2">
              <w:rPr>
                <w:rStyle w:val="Hyperlink"/>
                <w:noProof/>
              </w:rPr>
              <w:t>FaaS / Serverless</w:t>
            </w:r>
            <w:r>
              <w:rPr>
                <w:noProof/>
                <w:webHidden/>
              </w:rPr>
              <w:tab/>
            </w:r>
            <w:r>
              <w:rPr>
                <w:noProof/>
                <w:webHidden/>
              </w:rPr>
              <w:fldChar w:fldCharType="begin"/>
            </w:r>
            <w:r>
              <w:rPr>
                <w:noProof/>
                <w:webHidden/>
              </w:rPr>
              <w:instrText xml:space="preserve"> PAGEREF _Toc228784934 \h </w:instrText>
            </w:r>
            <w:r>
              <w:rPr>
                <w:noProof/>
                <w:webHidden/>
              </w:rPr>
            </w:r>
            <w:r>
              <w:rPr>
                <w:noProof/>
                <w:webHidden/>
              </w:rPr>
              <w:fldChar w:fldCharType="separate"/>
            </w:r>
            <w:r>
              <w:rPr>
                <w:noProof/>
                <w:webHidden/>
              </w:rPr>
              <w:t>46</w:t>
            </w:r>
            <w:r>
              <w:rPr>
                <w:noProof/>
                <w:webHidden/>
              </w:rPr>
              <w:fldChar w:fldCharType="end"/>
            </w:r>
          </w:hyperlink>
        </w:p>
        <w:p w14:paraId="346EF14F" w14:textId="5E16FD6B" w:rsidR="00892C4E" w:rsidRDefault="00892C4E">
          <w:pPr>
            <w:pStyle w:val="TOC2"/>
            <w:rPr>
              <w:rFonts w:eastAsiaTheme="minorEastAsia" w:cstheme="minorBidi"/>
              <w:noProof/>
              <w:kern w:val="2"/>
              <w14:ligatures w14:val="standardContextual"/>
            </w:rPr>
          </w:pPr>
          <w:hyperlink w:anchor="_Toc228784935" w:history="1">
            <w:r w:rsidRPr="00C913E2">
              <w:rPr>
                <w:rStyle w:val="Hyperlink"/>
                <w:noProof/>
              </w:rPr>
              <w:t>17.3.</w:t>
            </w:r>
            <w:r>
              <w:rPr>
                <w:rFonts w:eastAsiaTheme="minorEastAsia" w:cstheme="minorBidi"/>
                <w:noProof/>
                <w:kern w:val="2"/>
                <w14:ligatures w14:val="standardContextual"/>
              </w:rPr>
              <w:tab/>
            </w:r>
            <w:r w:rsidRPr="00C913E2">
              <w:rPr>
                <w:rStyle w:val="Hyperlink"/>
                <w:noProof/>
              </w:rPr>
              <w:t>Client-side (web/mobile)</w:t>
            </w:r>
            <w:r>
              <w:rPr>
                <w:noProof/>
                <w:webHidden/>
              </w:rPr>
              <w:tab/>
            </w:r>
            <w:r>
              <w:rPr>
                <w:noProof/>
                <w:webHidden/>
              </w:rPr>
              <w:fldChar w:fldCharType="begin"/>
            </w:r>
            <w:r>
              <w:rPr>
                <w:noProof/>
                <w:webHidden/>
              </w:rPr>
              <w:instrText xml:space="preserve"> PAGEREF _Toc228784935 \h </w:instrText>
            </w:r>
            <w:r>
              <w:rPr>
                <w:noProof/>
                <w:webHidden/>
              </w:rPr>
            </w:r>
            <w:r>
              <w:rPr>
                <w:noProof/>
                <w:webHidden/>
              </w:rPr>
              <w:fldChar w:fldCharType="separate"/>
            </w:r>
            <w:r>
              <w:rPr>
                <w:noProof/>
                <w:webHidden/>
              </w:rPr>
              <w:t>46</w:t>
            </w:r>
            <w:r>
              <w:rPr>
                <w:noProof/>
                <w:webHidden/>
              </w:rPr>
              <w:fldChar w:fldCharType="end"/>
            </w:r>
          </w:hyperlink>
        </w:p>
        <w:p w14:paraId="1F2C36CC" w14:textId="5E15881A" w:rsidR="00892C4E" w:rsidRDefault="00892C4E">
          <w:pPr>
            <w:pStyle w:val="TOC2"/>
            <w:rPr>
              <w:rFonts w:eastAsiaTheme="minorEastAsia" w:cstheme="minorBidi"/>
              <w:noProof/>
              <w:kern w:val="2"/>
              <w14:ligatures w14:val="standardContextual"/>
            </w:rPr>
          </w:pPr>
          <w:hyperlink w:anchor="_Toc228784936" w:history="1">
            <w:r w:rsidRPr="00C913E2">
              <w:rPr>
                <w:rStyle w:val="Hyperlink"/>
                <w:noProof/>
              </w:rPr>
              <w:t>17.4.</w:t>
            </w:r>
            <w:r>
              <w:rPr>
                <w:rFonts w:eastAsiaTheme="minorEastAsia" w:cstheme="minorBidi"/>
                <w:noProof/>
                <w:kern w:val="2"/>
                <w14:ligatures w14:val="standardContextual"/>
              </w:rPr>
              <w:tab/>
            </w:r>
            <w:r w:rsidRPr="00C913E2">
              <w:rPr>
                <w:rStyle w:val="Hyperlink"/>
                <w:noProof/>
              </w:rPr>
              <w:t>Container/Kubernetes</w:t>
            </w:r>
            <w:r>
              <w:rPr>
                <w:noProof/>
                <w:webHidden/>
              </w:rPr>
              <w:tab/>
            </w:r>
            <w:r>
              <w:rPr>
                <w:noProof/>
                <w:webHidden/>
              </w:rPr>
              <w:fldChar w:fldCharType="begin"/>
            </w:r>
            <w:r>
              <w:rPr>
                <w:noProof/>
                <w:webHidden/>
              </w:rPr>
              <w:instrText xml:space="preserve"> PAGEREF _Toc228784936 \h </w:instrText>
            </w:r>
            <w:r>
              <w:rPr>
                <w:noProof/>
                <w:webHidden/>
              </w:rPr>
            </w:r>
            <w:r>
              <w:rPr>
                <w:noProof/>
                <w:webHidden/>
              </w:rPr>
              <w:fldChar w:fldCharType="separate"/>
            </w:r>
            <w:r>
              <w:rPr>
                <w:noProof/>
                <w:webHidden/>
              </w:rPr>
              <w:t>46</w:t>
            </w:r>
            <w:r>
              <w:rPr>
                <w:noProof/>
                <w:webHidden/>
              </w:rPr>
              <w:fldChar w:fldCharType="end"/>
            </w:r>
          </w:hyperlink>
        </w:p>
        <w:p w14:paraId="7E3EF471" w14:textId="2A0A7F5B" w:rsidR="00892C4E" w:rsidRDefault="00892C4E">
          <w:pPr>
            <w:pStyle w:val="TOC2"/>
            <w:rPr>
              <w:rFonts w:eastAsiaTheme="minorEastAsia" w:cstheme="minorBidi"/>
              <w:noProof/>
              <w:kern w:val="2"/>
              <w14:ligatures w14:val="standardContextual"/>
            </w:rPr>
          </w:pPr>
          <w:hyperlink w:anchor="_Toc228784937" w:history="1">
            <w:r w:rsidRPr="00C913E2">
              <w:rPr>
                <w:rStyle w:val="Hyperlink"/>
                <w:noProof/>
              </w:rPr>
              <w:t>17.5.</w:t>
            </w:r>
            <w:r>
              <w:rPr>
                <w:rFonts w:eastAsiaTheme="minorEastAsia" w:cstheme="minorBidi"/>
                <w:noProof/>
                <w:kern w:val="2"/>
                <w14:ligatures w14:val="standardContextual"/>
              </w:rPr>
              <w:tab/>
            </w:r>
            <w:r w:rsidRPr="00C913E2">
              <w:rPr>
                <w:rStyle w:val="Hyperlink"/>
                <w:noProof/>
              </w:rPr>
              <w:t>VM/On-prem</w:t>
            </w:r>
            <w:r>
              <w:rPr>
                <w:noProof/>
                <w:webHidden/>
              </w:rPr>
              <w:tab/>
            </w:r>
            <w:r>
              <w:rPr>
                <w:noProof/>
                <w:webHidden/>
              </w:rPr>
              <w:fldChar w:fldCharType="begin"/>
            </w:r>
            <w:r>
              <w:rPr>
                <w:noProof/>
                <w:webHidden/>
              </w:rPr>
              <w:instrText xml:space="preserve"> PAGEREF _Toc228784937 \h </w:instrText>
            </w:r>
            <w:r>
              <w:rPr>
                <w:noProof/>
                <w:webHidden/>
              </w:rPr>
            </w:r>
            <w:r>
              <w:rPr>
                <w:noProof/>
                <w:webHidden/>
              </w:rPr>
              <w:fldChar w:fldCharType="separate"/>
            </w:r>
            <w:r>
              <w:rPr>
                <w:noProof/>
                <w:webHidden/>
              </w:rPr>
              <w:t>46</w:t>
            </w:r>
            <w:r>
              <w:rPr>
                <w:noProof/>
                <w:webHidden/>
              </w:rPr>
              <w:fldChar w:fldCharType="end"/>
            </w:r>
          </w:hyperlink>
        </w:p>
        <w:p w14:paraId="50348611" w14:textId="62516D97" w:rsidR="00892C4E" w:rsidRDefault="00892C4E">
          <w:pPr>
            <w:pStyle w:val="TOC2"/>
            <w:rPr>
              <w:rFonts w:eastAsiaTheme="minorEastAsia" w:cstheme="minorBidi"/>
              <w:noProof/>
              <w:kern w:val="2"/>
              <w14:ligatures w14:val="standardContextual"/>
            </w:rPr>
          </w:pPr>
          <w:hyperlink w:anchor="_Toc228784938" w:history="1">
            <w:r w:rsidRPr="00C913E2">
              <w:rPr>
                <w:rStyle w:val="Hyperlink"/>
                <w:noProof/>
              </w:rPr>
              <w:t>17.6.</w:t>
            </w:r>
            <w:r>
              <w:rPr>
                <w:rFonts w:eastAsiaTheme="minorEastAsia" w:cstheme="minorBidi"/>
                <w:noProof/>
                <w:kern w:val="2"/>
                <w14:ligatures w14:val="standardContextual"/>
              </w:rPr>
              <w:tab/>
            </w:r>
            <w:r w:rsidRPr="00C913E2">
              <w:rPr>
                <w:rStyle w:val="Hyperlink"/>
                <w:noProof/>
              </w:rPr>
              <w:t>Edge/IoT</w:t>
            </w:r>
            <w:r>
              <w:rPr>
                <w:noProof/>
                <w:webHidden/>
              </w:rPr>
              <w:tab/>
            </w:r>
            <w:r>
              <w:rPr>
                <w:noProof/>
                <w:webHidden/>
              </w:rPr>
              <w:fldChar w:fldCharType="begin"/>
            </w:r>
            <w:r>
              <w:rPr>
                <w:noProof/>
                <w:webHidden/>
              </w:rPr>
              <w:instrText xml:space="preserve"> PAGEREF _Toc228784938 \h </w:instrText>
            </w:r>
            <w:r>
              <w:rPr>
                <w:noProof/>
                <w:webHidden/>
              </w:rPr>
            </w:r>
            <w:r>
              <w:rPr>
                <w:noProof/>
                <w:webHidden/>
              </w:rPr>
              <w:fldChar w:fldCharType="separate"/>
            </w:r>
            <w:r>
              <w:rPr>
                <w:noProof/>
                <w:webHidden/>
              </w:rPr>
              <w:t>46</w:t>
            </w:r>
            <w:r>
              <w:rPr>
                <w:noProof/>
                <w:webHidden/>
              </w:rPr>
              <w:fldChar w:fldCharType="end"/>
            </w:r>
          </w:hyperlink>
        </w:p>
        <w:p w14:paraId="0A080D20" w14:textId="619936C7" w:rsidR="00892C4E" w:rsidRDefault="00892C4E">
          <w:pPr>
            <w:pStyle w:val="TOC2"/>
            <w:rPr>
              <w:rFonts w:eastAsiaTheme="minorEastAsia" w:cstheme="minorBidi"/>
              <w:noProof/>
              <w:kern w:val="2"/>
              <w14:ligatures w14:val="standardContextual"/>
            </w:rPr>
          </w:pPr>
          <w:hyperlink w:anchor="_Toc228784939" w:history="1">
            <w:r w:rsidRPr="00C913E2">
              <w:rPr>
                <w:rStyle w:val="Hyperlink"/>
                <w:noProof/>
              </w:rPr>
              <w:t>17.7.</w:t>
            </w:r>
            <w:r>
              <w:rPr>
                <w:rFonts w:eastAsiaTheme="minorEastAsia" w:cstheme="minorBidi"/>
                <w:noProof/>
                <w:kern w:val="2"/>
                <w14:ligatures w14:val="standardContextual"/>
              </w:rPr>
              <w:tab/>
            </w:r>
            <w:r w:rsidRPr="00C913E2">
              <w:rPr>
                <w:rStyle w:val="Hyperlink"/>
                <w:noProof/>
              </w:rPr>
              <w:t>Hybrid / multi-cloud</w:t>
            </w:r>
            <w:r>
              <w:rPr>
                <w:noProof/>
                <w:webHidden/>
              </w:rPr>
              <w:tab/>
            </w:r>
            <w:r>
              <w:rPr>
                <w:noProof/>
                <w:webHidden/>
              </w:rPr>
              <w:fldChar w:fldCharType="begin"/>
            </w:r>
            <w:r>
              <w:rPr>
                <w:noProof/>
                <w:webHidden/>
              </w:rPr>
              <w:instrText xml:space="preserve"> PAGEREF _Toc228784939 \h </w:instrText>
            </w:r>
            <w:r>
              <w:rPr>
                <w:noProof/>
                <w:webHidden/>
              </w:rPr>
            </w:r>
            <w:r>
              <w:rPr>
                <w:noProof/>
                <w:webHidden/>
              </w:rPr>
              <w:fldChar w:fldCharType="separate"/>
            </w:r>
            <w:r>
              <w:rPr>
                <w:noProof/>
                <w:webHidden/>
              </w:rPr>
              <w:t>47</w:t>
            </w:r>
            <w:r>
              <w:rPr>
                <w:noProof/>
                <w:webHidden/>
              </w:rPr>
              <w:fldChar w:fldCharType="end"/>
            </w:r>
          </w:hyperlink>
        </w:p>
        <w:p w14:paraId="71EC3B05" w14:textId="59157712" w:rsidR="00892C4E" w:rsidRDefault="00892C4E">
          <w:pPr>
            <w:pStyle w:val="TOC2"/>
            <w:rPr>
              <w:rFonts w:eastAsiaTheme="minorEastAsia" w:cstheme="minorBidi"/>
              <w:noProof/>
              <w:kern w:val="2"/>
              <w14:ligatures w14:val="standardContextual"/>
            </w:rPr>
          </w:pPr>
          <w:hyperlink w:anchor="_Toc228784940" w:history="1">
            <w:r w:rsidRPr="00C913E2">
              <w:rPr>
                <w:rStyle w:val="Hyperlink"/>
                <w:noProof/>
              </w:rPr>
              <w:t>17.8.</w:t>
            </w:r>
            <w:r>
              <w:rPr>
                <w:rFonts w:eastAsiaTheme="minorEastAsia" w:cstheme="minorBidi"/>
                <w:noProof/>
                <w:kern w:val="2"/>
                <w14:ligatures w14:val="standardContextual"/>
              </w:rPr>
              <w:tab/>
            </w:r>
            <w:r w:rsidRPr="00C913E2">
              <w:rPr>
                <w:rStyle w:val="Hyperlink"/>
                <w:noProof/>
              </w:rPr>
              <w:t>What Changes in Implementation</w:t>
            </w:r>
            <w:r>
              <w:rPr>
                <w:noProof/>
                <w:webHidden/>
              </w:rPr>
              <w:tab/>
            </w:r>
            <w:r>
              <w:rPr>
                <w:noProof/>
                <w:webHidden/>
              </w:rPr>
              <w:fldChar w:fldCharType="begin"/>
            </w:r>
            <w:r>
              <w:rPr>
                <w:noProof/>
                <w:webHidden/>
              </w:rPr>
              <w:instrText xml:space="preserve"> PAGEREF _Toc228784940 \h </w:instrText>
            </w:r>
            <w:r>
              <w:rPr>
                <w:noProof/>
                <w:webHidden/>
              </w:rPr>
            </w:r>
            <w:r>
              <w:rPr>
                <w:noProof/>
                <w:webHidden/>
              </w:rPr>
              <w:fldChar w:fldCharType="separate"/>
            </w:r>
            <w:r>
              <w:rPr>
                <w:noProof/>
                <w:webHidden/>
              </w:rPr>
              <w:t>47</w:t>
            </w:r>
            <w:r>
              <w:rPr>
                <w:noProof/>
                <w:webHidden/>
              </w:rPr>
              <w:fldChar w:fldCharType="end"/>
            </w:r>
          </w:hyperlink>
        </w:p>
        <w:p w14:paraId="0EA12A14" w14:textId="559CFF1D" w:rsidR="00892C4E" w:rsidRDefault="00892C4E">
          <w:pPr>
            <w:pStyle w:val="TOC2"/>
            <w:rPr>
              <w:rFonts w:eastAsiaTheme="minorEastAsia" w:cstheme="minorBidi"/>
              <w:noProof/>
              <w:kern w:val="2"/>
              <w14:ligatures w14:val="standardContextual"/>
            </w:rPr>
          </w:pPr>
          <w:hyperlink w:anchor="_Toc228784941" w:history="1">
            <w:r w:rsidRPr="00C913E2">
              <w:rPr>
                <w:rStyle w:val="Hyperlink"/>
                <w:noProof/>
              </w:rPr>
              <w:t>17.9.</w:t>
            </w:r>
            <w:r>
              <w:rPr>
                <w:rFonts w:eastAsiaTheme="minorEastAsia" w:cstheme="minorBidi"/>
                <w:noProof/>
                <w:kern w:val="2"/>
                <w14:ligatures w14:val="standardContextual"/>
              </w:rPr>
              <w:tab/>
            </w:r>
            <w:r w:rsidRPr="00C913E2">
              <w:rPr>
                <w:rStyle w:val="Hyperlink"/>
                <w:noProof/>
              </w:rPr>
              <w:t>Practical Universal Strategy (works across models)</w:t>
            </w:r>
            <w:r>
              <w:rPr>
                <w:noProof/>
                <w:webHidden/>
              </w:rPr>
              <w:tab/>
            </w:r>
            <w:r>
              <w:rPr>
                <w:noProof/>
                <w:webHidden/>
              </w:rPr>
              <w:fldChar w:fldCharType="begin"/>
            </w:r>
            <w:r>
              <w:rPr>
                <w:noProof/>
                <w:webHidden/>
              </w:rPr>
              <w:instrText xml:space="preserve"> PAGEREF _Toc228784941 \h </w:instrText>
            </w:r>
            <w:r>
              <w:rPr>
                <w:noProof/>
                <w:webHidden/>
              </w:rPr>
            </w:r>
            <w:r>
              <w:rPr>
                <w:noProof/>
                <w:webHidden/>
              </w:rPr>
              <w:fldChar w:fldCharType="separate"/>
            </w:r>
            <w:r>
              <w:rPr>
                <w:noProof/>
                <w:webHidden/>
              </w:rPr>
              <w:t>47</w:t>
            </w:r>
            <w:r>
              <w:rPr>
                <w:noProof/>
                <w:webHidden/>
              </w:rPr>
              <w:fldChar w:fldCharType="end"/>
            </w:r>
          </w:hyperlink>
        </w:p>
        <w:p w14:paraId="4D25AAC1" w14:textId="05DF888B" w:rsidR="00A34E61" w:rsidRPr="00C60B2C" w:rsidRDefault="00A34E61" w:rsidP="003D46E5">
          <w:pPr>
            <w:pStyle w:val="TOC1"/>
          </w:pPr>
          <w:r w:rsidRPr="00C60B2C">
            <w:rPr>
              <w:noProof/>
            </w:rPr>
            <w:fldChar w:fldCharType="end"/>
          </w:r>
        </w:p>
      </w:sdtContent>
    </w:sdt>
    <w:p w14:paraId="04633191" w14:textId="559E6815" w:rsidR="00A34E61" w:rsidRPr="00C60B2C" w:rsidRDefault="00A34E61" w:rsidP="002228DF">
      <w:pPr>
        <w:rPr>
          <w:lang w:val="en-US"/>
        </w:rPr>
      </w:pPr>
      <w:r w:rsidRPr="00C60B2C">
        <w:rPr>
          <w:lang w:val="en-US"/>
        </w:rPr>
        <w:br w:type="page"/>
      </w:r>
    </w:p>
    <w:p w14:paraId="132B9445" w14:textId="3D356FAE" w:rsidR="003C0A01" w:rsidRPr="001B65B8" w:rsidRDefault="00EF4D4A" w:rsidP="002228DF">
      <w:pPr>
        <w:rPr>
          <w:b/>
          <w:bCs/>
          <w:lang w:val="en-US"/>
        </w:rPr>
      </w:pPr>
      <w:r w:rsidRPr="001B65B8">
        <w:rPr>
          <w:b/>
          <w:bCs/>
          <w:lang w:val="en-US"/>
        </w:rPr>
        <w:lastRenderedPageBreak/>
        <w:t>Document</w:t>
      </w:r>
      <w:r w:rsidR="00806505">
        <w:rPr>
          <w:b/>
          <w:bCs/>
          <w:lang w:val="en-US"/>
        </w:rPr>
        <w:t xml:space="preserve"> </w:t>
      </w:r>
      <w:r w:rsidRPr="001B65B8">
        <w:rPr>
          <w:b/>
          <w:bCs/>
          <w:lang w:val="en-US"/>
        </w:rPr>
        <w:t>History</w:t>
      </w:r>
    </w:p>
    <w:tbl>
      <w:tblPr>
        <w:tblW w:w="106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55"/>
        <w:gridCol w:w="2126"/>
        <w:gridCol w:w="1397"/>
        <w:gridCol w:w="5549"/>
      </w:tblGrid>
      <w:tr w:rsidR="00EF4D4A" w:rsidRPr="00892C4E" w14:paraId="6ACD13C1" w14:textId="77777777" w:rsidTr="00892C4E">
        <w:tc>
          <w:tcPr>
            <w:tcW w:w="1555" w:type="dxa"/>
            <w:vAlign w:val="center"/>
          </w:tcPr>
          <w:p w14:paraId="77E3F605" w14:textId="377DA1E8" w:rsidR="00EF4D4A" w:rsidRPr="00892C4E" w:rsidRDefault="00EF4D4A" w:rsidP="00062268">
            <w:pPr>
              <w:pStyle w:val="TableTitle"/>
              <w:rPr>
                <w:szCs w:val="20"/>
                <w:lang w:val="en-US"/>
              </w:rPr>
            </w:pPr>
            <w:r w:rsidRPr="00892C4E">
              <w:rPr>
                <w:szCs w:val="20"/>
                <w:lang w:val="en-US"/>
              </w:rPr>
              <w:t>Date</w:t>
            </w:r>
          </w:p>
        </w:tc>
        <w:tc>
          <w:tcPr>
            <w:tcW w:w="2126" w:type="dxa"/>
            <w:vAlign w:val="center"/>
          </w:tcPr>
          <w:p w14:paraId="7F622402" w14:textId="2910FE63" w:rsidR="00EF4D4A" w:rsidRPr="00892C4E" w:rsidRDefault="00EF4D4A" w:rsidP="00062268">
            <w:pPr>
              <w:pStyle w:val="TableTitle"/>
              <w:rPr>
                <w:szCs w:val="20"/>
                <w:lang w:val="en-US"/>
              </w:rPr>
            </w:pPr>
            <w:r w:rsidRPr="00892C4E">
              <w:rPr>
                <w:szCs w:val="20"/>
                <w:lang w:val="en-US"/>
              </w:rPr>
              <w:t>Author</w:t>
            </w:r>
          </w:p>
        </w:tc>
        <w:tc>
          <w:tcPr>
            <w:tcW w:w="1397" w:type="dxa"/>
            <w:vAlign w:val="center"/>
          </w:tcPr>
          <w:p w14:paraId="730C6D37" w14:textId="543FC7BB" w:rsidR="00EF4D4A" w:rsidRPr="00892C4E" w:rsidRDefault="00892C4E" w:rsidP="00062268">
            <w:pPr>
              <w:pStyle w:val="TableTitle"/>
              <w:rPr>
                <w:szCs w:val="20"/>
                <w:lang w:val="en-US"/>
              </w:rPr>
            </w:pPr>
            <w:r w:rsidRPr="00892C4E">
              <w:rPr>
                <w:szCs w:val="20"/>
                <w:lang w:val="en-US"/>
              </w:rPr>
              <w:t>Version</w:t>
            </w:r>
          </w:p>
        </w:tc>
        <w:tc>
          <w:tcPr>
            <w:tcW w:w="5549" w:type="dxa"/>
            <w:vAlign w:val="center"/>
          </w:tcPr>
          <w:p w14:paraId="3EC6C700" w14:textId="7FCACBAA" w:rsidR="00EF4D4A" w:rsidRPr="00892C4E" w:rsidRDefault="0088534E" w:rsidP="00062268">
            <w:pPr>
              <w:pStyle w:val="TableTitle"/>
              <w:rPr>
                <w:szCs w:val="20"/>
                <w:lang w:val="en-US"/>
              </w:rPr>
            </w:pPr>
            <w:r w:rsidRPr="00892C4E">
              <w:rPr>
                <w:szCs w:val="20"/>
                <w:lang w:val="en-US"/>
              </w:rPr>
              <w:t>Notes</w:t>
            </w:r>
          </w:p>
        </w:tc>
      </w:tr>
      <w:tr w:rsidR="00EF4D4A" w:rsidRPr="00892C4E" w14:paraId="10FBFDCA" w14:textId="77777777" w:rsidTr="00892C4E">
        <w:tc>
          <w:tcPr>
            <w:tcW w:w="1555" w:type="dxa"/>
            <w:vAlign w:val="center"/>
          </w:tcPr>
          <w:p w14:paraId="587BBB43" w14:textId="26E50F63" w:rsidR="00EF4D4A" w:rsidRPr="00892C4E" w:rsidRDefault="00E07D3C" w:rsidP="00062268">
            <w:pPr>
              <w:pStyle w:val="TableBody"/>
              <w:rPr>
                <w:szCs w:val="20"/>
                <w:lang w:val="en-US"/>
              </w:rPr>
            </w:pPr>
            <w:r w:rsidRPr="00892C4E">
              <w:rPr>
                <w:szCs w:val="20"/>
                <w:lang w:val="en-US"/>
              </w:rPr>
              <w:t>26-Mar-2026</w:t>
            </w:r>
          </w:p>
        </w:tc>
        <w:tc>
          <w:tcPr>
            <w:tcW w:w="2126" w:type="dxa"/>
            <w:vAlign w:val="center"/>
          </w:tcPr>
          <w:p w14:paraId="1DCBE5C3" w14:textId="460A2A65" w:rsidR="00EF4D4A" w:rsidRPr="00892C4E" w:rsidRDefault="00E07D3C" w:rsidP="00062268">
            <w:pPr>
              <w:pStyle w:val="TableBody"/>
              <w:rPr>
                <w:szCs w:val="20"/>
                <w:lang w:val="en-US"/>
              </w:rPr>
            </w:pPr>
            <w:r w:rsidRPr="00892C4E">
              <w:rPr>
                <w:szCs w:val="20"/>
                <w:lang w:val="en-US"/>
              </w:rPr>
              <w:t>Anurag</w:t>
            </w:r>
            <w:r w:rsidR="00806505" w:rsidRPr="00892C4E">
              <w:rPr>
                <w:szCs w:val="20"/>
                <w:lang w:val="en-US"/>
              </w:rPr>
              <w:t xml:space="preserve"> </w:t>
            </w:r>
            <w:r w:rsidRPr="00892C4E">
              <w:rPr>
                <w:szCs w:val="20"/>
                <w:lang w:val="en-US"/>
              </w:rPr>
              <w:t>Thakur</w:t>
            </w:r>
          </w:p>
        </w:tc>
        <w:tc>
          <w:tcPr>
            <w:tcW w:w="1397" w:type="dxa"/>
            <w:vAlign w:val="center"/>
          </w:tcPr>
          <w:p w14:paraId="323A3D50" w14:textId="3F833AF2" w:rsidR="00EF4D4A" w:rsidRPr="00892C4E" w:rsidRDefault="009963B9" w:rsidP="00892C4E">
            <w:pPr>
              <w:pStyle w:val="TableBody"/>
              <w:jc w:val="center"/>
              <w:rPr>
                <w:szCs w:val="20"/>
                <w:lang w:val="en-US"/>
              </w:rPr>
            </w:pPr>
            <w:r w:rsidRPr="00892C4E">
              <w:rPr>
                <w:szCs w:val="20"/>
                <w:lang w:val="en-US"/>
              </w:rPr>
              <w:t>0.1</w:t>
            </w:r>
          </w:p>
        </w:tc>
        <w:tc>
          <w:tcPr>
            <w:tcW w:w="5549" w:type="dxa"/>
            <w:vAlign w:val="center"/>
          </w:tcPr>
          <w:p w14:paraId="7F4EE6DF" w14:textId="725FE5AD" w:rsidR="00EF4D4A" w:rsidRPr="00892C4E" w:rsidRDefault="009963B9" w:rsidP="00062268">
            <w:pPr>
              <w:pStyle w:val="TableBody"/>
              <w:rPr>
                <w:szCs w:val="20"/>
                <w:lang w:val="en-US"/>
              </w:rPr>
            </w:pPr>
            <w:r w:rsidRPr="00892C4E">
              <w:rPr>
                <w:szCs w:val="20"/>
                <w:lang w:val="en-US"/>
              </w:rPr>
              <w:t>Initial</w:t>
            </w:r>
            <w:r w:rsidR="00806505" w:rsidRPr="00892C4E">
              <w:rPr>
                <w:szCs w:val="20"/>
                <w:lang w:val="en-US"/>
              </w:rPr>
              <w:t xml:space="preserve"> </w:t>
            </w:r>
            <w:r w:rsidRPr="00892C4E">
              <w:rPr>
                <w:szCs w:val="20"/>
                <w:lang w:val="en-US"/>
              </w:rPr>
              <w:t>Draft</w:t>
            </w:r>
          </w:p>
        </w:tc>
      </w:tr>
      <w:tr w:rsidR="00EF4D4A" w:rsidRPr="00892C4E" w14:paraId="3C68E216" w14:textId="77777777" w:rsidTr="00892C4E">
        <w:tc>
          <w:tcPr>
            <w:tcW w:w="1555" w:type="dxa"/>
            <w:vAlign w:val="center"/>
          </w:tcPr>
          <w:p w14:paraId="2E43DCC4" w14:textId="1F2B51BF" w:rsidR="00EF4D4A" w:rsidRPr="00892C4E" w:rsidRDefault="00062268" w:rsidP="00062268">
            <w:pPr>
              <w:pStyle w:val="TableBody"/>
              <w:rPr>
                <w:szCs w:val="20"/>
                <w:lang w:val="en-US"/>
              </w:rPr>
            </w:pPr>
            <w:r w:rsidRPr="00892C4E">
              <w:rPr>
                <w:szCs w:val="20"/>
                <w:lang w:val="en-US"/>
              </w:rPr>
              <w:t>6-Apr-2026</w:t>
            </w:r>
          </w:p>
        </w:tc>
        <w:tc>
          <w:tcPr>
            <w:tcW w:w="2126" w:type="dxa"/>
            <w:vAlign w:val="center"/>
          </w:tcPr>
          <w:p w14:paraId="7C790F62" w14:textId="63FB1941" w:rsidR="00EF4D4A" w:rsidRPr="00892C4E" w:rsidRDefault="00062268" w:rsidP="00062268">
            <w:pPr>
              <w:pStyle w:val="TableBody"/>
              <w:rPr>
                <w:szCs w:val="20"/>
                <w:lang w:val="en-US"/>
              </w:rPr>
            </w:pPr>
            <w:r w:rsidRPr="00892C4E">
              <w:rPr>
                <w:szCs w:val="20"/>
                <w:lang w:val="en-US"/>
              </w:rPr>
              <w:t>Anurag</w:t>
            </w:r>
            <w:r w:rsidR="00806505" w:rsidRPr="00892C4E">
              <w:rPr>
                <w:szCs w:val="20"/>
                <w:lang w:val="en-US"/>
              </w:rPr>
              <w:t xml:space="preserve"> </w:t>
            </w:r>
            <w:r w:rsidRPr="00892C4E">
              <w:rPr>
                <w:szCs w:val="20"/>
                <w:lang w:val="en-US"/>
              </w:rPr>
              <w:t>Thakur</w:t>
            </w:r>
          </w:p>
        </w:tc>
        <w:tc>
          <w:tcPr>
            <w:tcW w:w="1397" w:type="dxa"/>
            <w:vAlign w:val="center"/>
          </w:tcPr>
          <w:p w14:paraId="4B502E0B" w14:textId="4CDC08C4" w:rsidR="00EF4D4A" w:rsidRPr="00892C4E" w:rsidRDefault="00062268" w:rsidP="00892C4E">
            <w:pPr>
              <w:pStyle w:val="TableBody"/>
              <w:jc w:val="center"/>
              <w:rPr>
                <w:szCs w:val="20"/>
                <w:lang w:val="en-US"/>
              </w:rPr>
            </w:pPr>
            <w:r w:rsidRPr="00892C4E">
              <w:rPr>
                <w:szCs w:val="20"/>
                <w:lang w:val="en-US"/>
              </w:rPr>
              <w:t>0.2</w:t>
            </w:r>
          </w:p>
        </w:tc>
        <w:tc>
          <w:tcPr>
            <w:tcW w:w="5549" w:type="dxa"/>
            <w:vAlign w:val="center"/>
          </w:tcPr>
          <w:p w14:paraId="5E03372F" w14:textId="6EDB786C" w:rsidR="00EF4D4A" w:rsidRPr="00892C4E" w:rsidRDefault="00062268" w:rsidP="00062268">
            <w:pPr>
              <w:pStyle w:val="TableBody"/>
              <w:rPr>
                <w:szCs w:val="20"/>
                <w:lang w:val="en-US"/>
              </w:rPr>
            </w:pPr>
            <w:r w:rsidRPr="00892C4E">
              <w:rPr>
                <w:szCs w:val="20"/>
                <w:lang w:val="en-US"/>
              </w:rPr>
              <w:t>Added</w:t>
            </w:r>
            <w:r w:rsidR="00806505" w:rsidRPr="00892C4E">
              <w:rPr>
                <w:szCs w:val="20"/>
                <w:lang w:val="en-US"/>
              </w:rPr>
              <w:t xml:space="preserve"> </w:t>
            </w:r>
            <w:r w:rsidRPr="00892C4E">
              <w:rPr>
                <w:szCs w:val="20"/>
                <w:lang w:val="en-US"/>
              </w:rPr>
              <w:t>detailed</w:t>
            </w:r>
            <w:r w:rsidR="00806505" w:rsidRPr="00892C4E">
              <w:rPr>
                <w:szCs w:val="20"/>
                <w:lang w:val="en-US"/>
              </w:rPr>
              <w:t xml:space="preserve"> </w:t>
            </w:r>
            <w:r w:rsidRPr="00892C4E">
              <w:rPr>
                <w:szCs w:val="20"/>
                <w:lang w:val="en-US"/>
              </w:rPr>
              <w:t>content</w:t>
            </w:r>
            <w:r w:rsidR="00806505" w:rsidRPr="00892C4E">
              <w:rPr>
                <w:szCs w:val="20"/>
                <w:lang w:val="en-US"/>
              </w:rPr>
              <w:t xml:space="preserve"> </w:t>
            </w:r>
            <w:r w:rsidRPr="00892C4E">
              <w:rPr>
                <w:szCs w:val="20"/>
                <w:lang w:val="en-US"/>
              </w:rPr>
              <w:t>and</w:t>
            </w:r>
            <w:r w:rsidR="00806505" w:rsidRPr="00892C4E">
              <w:rPr>
                <w:szCs w:val="20"/>
                <w:lang w:val="en-US"/>
              </w:rPr>
              <w:t xml:space="preserve"> </w:t>
            </w:r>
            <w:r w:rsidRPr="00892C4E">
              <w:rPr>
                <w:szCs w:val="20"/>
                <w:lang w:val="en-US"/>
              </w:rPr>
              <w:t>different</w:t>
            </w:r>
            <w:r w:rsidR="00806505" w:rsidRPr="00892C4E">
              <w:rPr>
                <w:szCs w:val="20"/>
                <w:lang w:val="en-US"/>
              </w:rPr>
              <w:t xml:space="preserve"> </w:t>
            </w:r>
            <w:r w:rsidRPr="00892C4E">
              <w:rPr>
                <w:szCs w:val="20"/>
                <w:lang w:val="en-US"/>
              </w:rPr>
              <w:t>matrices</w:t>
            </w:r>
            <w:r w:rsidR="00806505" w:rsidRPr="00892C4E">
              <w:rPr>
                <w:szCs w:val="20"/>
                <w:lang w:val="en-US"/>
              </w:rPr>
              <w:t xml:space="preserve"> </w:t>
            </w:r>
            <w:r w:rsidRPr="00892C4E">
              <w:rPr>
                <w:szCs w:val="20"/>
                <w:lang w:val="en-US"/>
              </w:rPr>
              <w:t>captured.</w:t>
            </w:r>
            <w:r w:rsidR="00806505" w:rsidRPr="00892C4E">
              <w:rPr>
                <w:szCs w:val="20"/>
                <w:lang w:val="en-US"/>
              </w:rPr>
              <w:t xml:space="preserve"> </w:t>
            </w:r>
            <w:r w:rsidRPr="00892C4E">
              <w:rPr>
                <w:szCs w:val="20"/>
                <w:lang w:val="en-US"/>
              </w:rPr>
              <w:t>Filled</w:t>
            </w:r>
            <w:r w:rsidR="00806505" w:rsidRPr="00892C4E">
              <w:rPr>
                <w:szCs w:val="20"/>
                <w:lang w:val="en-US"/>
              </w:rPr>
              <w:t xml:space="preserve"> </w:t>
            </w:r>
            <w:r w:rsidRPr="00892C4E">
              <w:rPr>
                <w:szCs w:val="20"/>
                <w:lang w:val="en-US"/>
              </w:rPr>
              <w:t>in</w:t>
            </w:r>
            <w:r w:rsidR="00806505" w:rsidRPr="00892C4E">
              <w:rPr>
                <w:szCs w:val="20"/>
                <w:lang w:val="en-US"/>
              </w:rPr>
              <w:t xml:space="preserve"> </w:t>
            </w:r>
            <w:r w:rsidRPr="00892C4E">
              <w:rPr>
                <w:szCs w:val="20"/>
                <w:lang w:val="en-US"/>
              </w:rPr>
              <w:t>a</w:t>
            </w:r>
            <w:r w:rsidR="00806505" w:rsidRPr="00892C4E">
              <w:rPr>
                <w:szCs w:val="20"/>
                <w:lang w:val="en-US"/>
              </w:rPr>
              <w:t xml:space="preserve"> </w:t>
            </w:r>
            <w:r w:rsidRPr="00892C4E">
              <w:rPr>
                <w:szCs w:val="20"/>
                <w:lang w:val="en-US"/>
              </w:rPr>
              <w:t>lot</w:t>
            </w:r>
            <w:r w:rsidR="00806505" w:rsidRPr="00892C4E">
              <w:rPr>
                <w:szCs w:val="20"/>
                <w:lang w:val="en-US"/>
              </w:rPr>
              <w:t xml:space="preserve"> </w:t>
            </w:r>
            <w:r w:rsidRPr="00892C4E">
              <w:rPr>
                <w:szCs w:val="20"/>
                <w:lang w:val="en-US"/>
              </w:rPr>
              <w:t>of</w:t>
            </w:r>
            <w:r w:rsidR="00806505" w:rsidRPr="00892C4E">
              <w:rPr>
                <w:szCs w:val="20"/>
                <w:lang w:val="en-US"/>
              </w:rPr>
              <w:t xml:space="preserve"> </w:t>
            </w:r>
            <w:r w:rsidRPr="00892C4E">
              <w:rPr>
                <w:szCs w:val="20"/>
                <w:lang w:val="en-US"/>
              </w:rPr>
              <w:t>missing</w:t>
            </w:r>
            <w:r w:rsidR="00806505" w:rsidRPr="00892C4E">
              <w:rPr>
                <w:szCs w:val="20"/>
                <w:lang w:val="en-US"/>
              </w:rPr>
              <w:t xml:space="preserve"> </w:t>
            </w:r>
            <w:r w:rsidRPr="00892C4E">
              <w:rPr>
                <w:szCs w:val="20"/>
                <w:lang w:val="en-US"/>
              </w:rPr>
              <w:t>section</w:t>
            </w:r>
            <w:r w:rsidR="00806505" w:rsidRPr="00892C4E">
              <w:rPr>
                <w:szCs w:val="20"/>
                <w:lang w:val="en-US"/>
              </w:rPr>
              <w:t xml:space="preserve"> </w:t>
            </w:r>
            <w:r w:rsidRPr="00892C4E">
              <w:rPr>
                <w:szCs w:val="20"/>
                <w:lang w:val="en-US"/>
              </w:rPr>
              <w:t>definitions.</w:t>
            </w:r>
          </w:p>
        </w:tc>
      </w:tr>
      <w:tr w:rsidR="00EF4D4A" w:rsidRPr="00892C4E" w14:paraId="1D84ACED" w14:textId="77777777" w:rsidTr="00892C4E">
        <w:tc>
          <w:tcPr>
            <w:tcW w:w="1555" w:type="dxa"/>
            <w:vAlign w:val="center"/>
          </w:tcPr>
          <w:p w14:paraId="1EB641EE" w14:textId="02685EF2" w:rsidR="00EF4D4A" w:rsidRPr="00892C4E" w:rsidRDefault="00892C4E" w:rsidP="00062268">
            <w:pPr>
              <w:pStyle w:val="TableBody"/>
              <w:rPr>
                <w:szCs w:val="20"/>
                <w:lang w:val="en-US"/>
              </w:rPr>
            </w:pPr>
            <w:r w:rsidRPr="00892C4E">
              <w:rPr>
                <w:szCs w:val="20"/>
                <w:lang w:val="en-US"/>
              </w:rPr>
              <w:t>4</w:t>
            </w:r>
            <w:r w:rsidR="007B2E6A" w:rsidRPr="00892C4E">
              <w:rPr>
                <w:szCs w:val="20"/>
                <w:lang w:val="en-US"/>
              </w:rPr>
              <w:t>-</w:t>
            </w:r>
            <w:r w:rsidRPr="00892C4E">
              <w:rPr>
                <w:szCs w:val="20"/>
                <w:lang w:val="en-US"/>
              </w:rPr>
              <w:t>May</w:t>
            </w:r>
            <w:r w:rsidR="007B2E6A" w:rsidRPr="00892C4E">
              <w:rPr>
                <w:szCs w:val="20"/>
                <w:lang w:val="en-US"/>
              </w:rPr>
              <w:t>-2026</w:t>
            </w:r>
          </w:p>
        </w:tc>
        <w:tc>
          <w:tcPr>
            <w:tcW w:w="2126" w:type="dxa"/>
            <w:vAlign w:val="center"/>
          </w:tcPr>
          <w:p w14:paraId="510C1C6E" w14:textId="74A7CA35" w:rsidR="00EF4D4A" w:rsidRPr="00892C4E" w:rsidRDefault="007B2E6A" w:rsidP="00062268">
            <w:pPr>
              <w:pStyle w:val="TableBody"/>
              <w:rPr>
                <w:szCs w:val="20"/>
                <w:lang w:val="en-US"/>
              </w:rPr>
            </w:pPr>
            <w:r w:rsidRPr="00892C4E">
              <w:rPr>
                <w:szCs w:val="20"/>
                <w:lang w:val="en-US"/>
              </w:rPr>
              <w:t>Anurag</w:t>
            </w:r>
            <w:r w:rsidR="00806505" w:rsidRPr="00892C4E">
              <w:rPr>
                <w:szCs w:val="20"/>
                <w:lang w:val="en-US"/>
              </w:rPr>
              <w:t xml:space="preserve"> </w:t>
            </w:r>
            <w:r w:rsidRPr="00892C4E">
              <w:rPr>
                <w:szCs w:val="20"/>
                <w:lang w:val="en-US"/>
              </w:rPr>
              <w:t>Thakur</w:t>
            </w:r>
          </w:p>
        </w:tc>
        <w:tc>
          <w:tcPr>
            <w:tcW w:w="1397" w:type="dxa"/>
            <w:vAlign w:val="center"/>
          </w:tcPr>
          <w:p w14:paraId="58AB810D" w14:textId="53911AE2" w:rsidR="00EF4D4A" w:rsidRPr="00892C4E" w:rsidRDefault="007B2E6A" w:rsidP="00892C4E">
            <w:pPr>
              <w:pStyle w:val="TableBody"/>
              <w:jc w:val="center"/>
              <w:rPr>
                <w:szCs w:val="20"/>
                <w:lang w:val="en-US"/>
              </w:rPr>
            </w:pPr>
            <w:r w:rsidRPr="00892C4E">
              <w:rPr>
                <w:szCs w:val="20"/>
                <w:lang w:val="en-US"/>
              </w:rPr>
              <w:t>0.3</w:t>
            </w:r>
          </w:p>
        </w:tc>
        <w:tc>
          <w:tcPr>
            <w:tcW w:w="5549" w:type="dxa"/>
            <w:vAlign w:val="center"/>
          </w:tcPr>
          <w:p w14:paraId="4C7D403D" w14:textId="77777777" w:rsidR="00EF4D4A" w:rsidRPr="00892C4E" w:rsidRDefault="007B2E6A" w:rsidP="00062268">
            <w:pPr>
              <w:pStyle w:val="TableBody"/>
              <w:rPr>
                <w:szCs w:val="20"/>
                <w:lang w:val="en-US"/>
              </w:rPr>
            </w:pPr>
            <w:r w:rsidRPr="00892C4E">
              <w:rPr>
                <w:szCs w:val="20"/>
                <w:lang w:val="en-US"/>
              </w:rPr>
              <w:t>Removed</w:t>
            </w:r>
            <w:r w:rsidR="00806505" w:rsidRPr="00892C4E">
              <w:rPr>
                <w:szCs w:val="20"/>
                <w:lang w:val="en-US"/>
              </w:rPr>
              <w:t xml:space="preserve"> </w:t>
            </w:r>
            <w:r w:rsidRPr="00892C4E">
              <w:rPr>
                <w:szCs w:val="20"/>
                <w:lang w:val="en-US"/>
              </w:rPr>
              <w:t>content</w:t>
            </w:r>
            <w:r w:rsidR="00806505" w:rsidRPr="00892C4E">
              <w:rPr>
                <w:szCs w:val="20"/>
                <w:lang w:val="en-US"/>
              </w:rPr>
              <w:t xml:space="preserve"> </w:t>
            </w:r>
            <w:r w:rsidRPr="00892C4E">
              <w:rPr>
                <w:szCs w:val="20"/>
                <w:lang w:val="en-US"/>
              </w:rPr>
              <w:t>related</w:t>
            </w:r>
            <w:r w:rsidR="00806505" w:rsidRPr="00892C4E">
              <w:rPr>
                <w:szCs w:val="20"/>
                <w:lang w:val="en-US"/>
              </w:rPr>
              <w:t xml:space="preserve"> </w:t>
            </w:r>
            <w:r w:rsidRPr="00892C4E">
              <w:rPr>
                <w:szCs w:val="20"/>
                <w:lang w:val="en-US"/>
              </w:rPr>
              <w:t>to</w:t>
            </w:r>
            <w:r w:rsidR="00806505" w:rsidRPr="00892C4E">
              <w:rPr>
                <w:szCs w:val="20"/>
                <w:lang w:val="en-US"/>
              </w:rPr>
              <w:t xml:space="preserve"> </w:t>
            </w:r>
            <w:r w:rsidRPr="00892C4E">
              <w:rPr>
                <w:szCs w:val="20"/>
                <w:lang w:val="en-US"/>
              </w:rPr>
              <w:t>Pulumi</w:t>
            </w:r>
            <w:r w:rsidR="00806505" w:rsidRPr="00892C4E">
              <w:rPr>
                <w:szCs w:val="20"/>
                <w:lang w:val="en-US"/>
              </w:rPr>
              <w:t xml:space="preserve"> </w:t>
            </w:r>
            <w:r w:rsidR="005E26AA" w:rsidRPr="00892C4E">
              <w:rPr>
                <w:szCs w:val="20"/>
                <w:lang w:val="en-US"/>
              </w:rPr>
              <w:t>as</w:t>
            </w:r>
            <w:r w:rsidR="00806505" w:rsidRPr="00892C4E">
              <w:rPr>
                <w:szCs w:val="20"/>
                <w:lang w:val="en-US"/>
              </w:rPr>
              <w:t xml:space="preserve"> </w:t>
            </w:r>
            <w:r w:rsidR="005E26AA" w:rsidRPr="00892C4E">
              <w:rPr>
                <w:szCs w:val="20"/>
                <w:lang w:val="en-US"/>
              </w:rPr>
              <w:t>the</w:t>
            </w:r>
            <w:r w:rsidR="00806505" w:rsidRPr="00892C4E">
              <w:rPr>
                <w:szCs w:val="20"/>
                <w:lang w:val="en-US"/>
              </w:rPr>
              <w:t xml:space="preserve"> </w:t>
            </w:r>
            <w:r w:rsidR="005E26AA" w:rsidRPr="00892C4E">
              <w:rPr>
                <w:szCs w:val="20"/>
                <w:lang w:val="en-US"/>
              </w:rPr>
              <w:t>plan</w:t>
            </w:r>
            <w:r w:rsidR="00806505" w:rsidRPr="00892C4E">
              <w:rPr>
                <w:szCs w:val="20"/>
                <w:lang w:val="en-US"/>
              </w:rPr>
              <w:t xml:space="preserve"> </w:t>
            </w:r>
            <w:r w:rsidR="005E26AA" w:rsidRPr="00892C4E">
              <w:rPr>
                <w:szCs w:val="20"/>
                <w:lang w:val="en-US"/>
              </w:rPr>
              <w:t>to</w:t>
            </w:r>
            <w:r w:rsidR="00806505" w:rsidRPr="00892C4E">
              <w:rPr>
                <w:szCs w:val="20"/>
                <w:lang w:val="en-US"/>
              </w:rPr>
              <w:t xml:space="preserve"> </w:t>
            </w:r>
            <w:r w:rsidR="005E26AA" w:rsidRPr="00892C4E">
              <w:rPr>
                <w:szCs w:val="20"/>
                <w:lang w:val="en-US"/>
              </w:rPr>
              <w:t>adding</w:t>
            </w:r>
            <w:r w:rsidR="00806505" w:rsidRPr="00892C4E">
              <w:rPr>
                <w:szCs w:val="20"/>
                <w:lang w:val="en-US"/>
              </w:rPr>
              <w:t xml:space="preserve"> </w:t>
            </w:r>
            <w:r w:rsidR="005E26AA" w:rsidRPr="00892C4E">
              <w:rPr>
                <w:szCs w:val="20"/>
                <w:lang w:val="en-US"/>
              </w:rPr>
              <w:t>Pulumi</w:t>
            </w:r>
            <w:r w:rsidR="00806505" w:rsidRPr="00892C4E">
              <w:rPr>
                <w:szCs w:val="20"/>
                <w:lang w:val="en-US"/>
              </w:rPr>
              <w:t xml:space="preserve"> </w:t>
            </w:r>
            <w:r w:rsidR="005E26AA" w:rsidRPr="00892C4E">
              <w:rPr>
                <w:szCs w:val="20"/>
                <w:lang w:val="en-US"/>
              </w:rPr>
              <w:t>has</w:t>
            </w:r>
            <w:r w:rsidR="00806505" w:rsidRPr="00892C4E">
              <w:rPr>
                <w:szCs w:val="20"/>
                <w:lang w:val="en-US"/>
              </w:rPr>
              <w:t xml:space="preserve"> </w:t>
            </w:r>
            <w:r w:rsidR="005E26AA" w:rsidRPr="00892C4E">
              <w:rPr>
                <w:szCs w:val="20"/>
                <w:lang w:val="en-US"/>
              </w:rPr>
              <w:t>been</w:t>
            </w:r>
            <w:r w:rsidR="00806505" w:rsidRPr="00892C4E">
              <w:rPr>
                <w:szCs w:val="20"/>
                <w:lang w:val="en-US"/>
              </w:rPr>
              <w:t xml:space="preserve"> </w:t>
            </w:r>
            <w:r w:rsidR="005E26AA" w:rsidRPr="00892C4E">
              <w:rPr>
                <w:szCs w:val="20"/>
                <w:lang w:val="en-US"/>
              </w:rPr>
              <w:t>shelved</w:t>
            </w:r>
          </w:p>
          <w:p w14:paraId="29AE5ADB" w14:textId="77777777" w:rsidR="00892C4E" w:rsidRPr="00892C4E" w:rsidRDefault="00892C4E" w:rsidP="00062268">
            <w:pPr>
              <w:pStyle w:val="TableBody"/>
              <w:rPr>
                <w:szCs w:val="20"/>
                <w:lang w:val="en-US"/>
              </w:rPr>
            </w:pPr>
            <w:r w:rsidRPr="00892C4E">
              <w:rPr>
                <w:szCs w:val="20"/>
                <w:lang w:val="en-US"/>
              </w:rPr>
              <w:t>Added Appendix 2</w:t>
            </w:r>
          </w:p>
          <w:p w14:paraId="4682A870" w14:textId="5D565983" w:rsidR="00892C4E" w:rsidRPr="00892C4E" w:rsidRDefault="00892C4E" w:rsidP="00062268">
            <w:pPr>
              <w:pStyle w:val="TableBody"/>
              <w:rPr>
                <w:szCs w:val="20"/>
                <w:lang w:val="en-US"/>
              </w:rPr>
            </w:pPr>
            <w:r w:rsidRPr="00892C4E">
              <w:rPr>
                <w:szCs w:val="20"/>
                <w:lang w:val="en-US"/>
              </w:rPr>
              <w:t>Added Content in Section 3 – Stack Details</w:t>
            </w:r>
          </w:p>
        </w:tc>
      </w:tr>
      <w:tr w:rsidR="00EF4D4A" w:rsidRPr="00892C4E" w14:paraId="59F354FD" w14:textId="77777777" w:rsidTr="00892C4E">
        <w:tc>
          <w:tcPr>
            <w:tcW w:w="1555" w:type="dxa"/>
            <w:vAlign w:val="center"/>
          </w:tcPr>
          <w:p w14:paraId="05EACA95" w14:textId="77777777" w:rsidR="00EF4D4A" w:rsidRPr="00892C4E" w:rsidRDefault="00EF4D4A" w:rsidP="00062268">
            <w:pPr>
              <w:pStyle w:val="TableBody"/>
              <w:rPr>
                <w:szCs w:val="20"/>
                <w:lang w:val="en-US"/>
              </w:rPr>
            </w:pPr>
          </w:p>
        </w:tc>
        <w:tc>
          <w:tcPr>
            <w:tcW w:w="2126" w:type="dxa"/>
            <w:vAlign w:val="center"/>
          </w:tcPr>
          <w:p w14:paraId="1B6A5860" w14:textId="77777777" w:rsidR="00EF4D4A" w:rsidRPr="00892C4E" w:rsidRDefault="00EF4D4A" w:rsidP="00062268">
            <w:pPr>
              <w:pStyle w:val="TableBody"/>
              <w:rPr>
                <w:szCs w:val="20"/>
                <w:lang w:val="en-US"/>
              </w:rPr>
            </w:pPr>
          </w:p>
        </w:tc>
        <w:tc>
          <w:tcPr>
            <w:tcW w:w="1397" w:type="dxa"/>
            <w:vAlign w:val="center"/>
          </w:tcPr>
          <w:p w14:paraId="59CD0EB9" w14:textId="77777777" w:rsidR="00EF4D4A" w:rsidRPr="00892C4E" w:rsidRDefault="00EF4D4A" w:rsidP="00892C4E">
            <w:pPr>
              <w:pStyle w:val="TableBody"/>
              <w:jc w:val="center"/>
              <w:rPr>
                <w:szCs w:val="20"/>
                <w:lang w:val="en-US"/>
              </w:rPr>
            </w:pPr>
          </w:p>
        </w:tc>
        <w:tc>
          <w:tcPr>
            <w:tcW w:w="5549" w:type="dxa"/>
            <w:vAlign w:val="center"/>
          </w:tcPr>
          <w:p w14:paraId="2ABAC3B9" w14:textId="77777777" w:rsidR="00EF4D4A" w:rsidRPr="00892C4E" w:rsidRDefault="00EF4D4A" w:rsidP="00062268">
            <w:pPr>
              <w:pStyle w:val="TableBody"/>
              <w:rPr>
                <w:szCs w:val="20"/>
                <w:lang w:val="en-US"/>
              </w:rPr>
            </w:pPr>
          </w:p>
        </w:tc>
      </w:tr>
      <w:tr w:rsidR="00062268" w:rsidRPr="00892C4E" w14:paraId="32F0E95F" w14:textId="77777777" w:rsidTr="00892C4E">
        <w:tc>
          <w:tcPr>
            <w:tcW w:w="1555" w:type="dxa"/>
            <w:vAlign w:val="center"/>
          </w:tcPr>
          <w:p w14:paraId="1C5D5031" w14:textId="77777777" w:rsidR="00062268" w:rsidRPr="00892C4E" w:rsidRDefault="00062268" w:rsidP="00062268">
            <w:pPr>
              <w:pStyle w:val="TableBody"/>
              <w:rPr>
                <w:szCs w:val="20"/>
                <w:lang w:val="en-US"/>
              </w:rPr>
            </w:pPr>
          </w:p>
        </w:tc>
        <w:tc>
          <w:tcPr>
            <w:tcW w:w="2126" w:type="dxa"/>
            <w:vAlign w:val="center"/>
          </w:tcPr>
          <w:p w14:paraId="42DA2039" w14:textId="77777777" w:rsidR="00062268" w:rsidRPr="00892C4E" w:rsidRDefault="00062268" w:rsidP="00062268">
            <w:pPr>
              <w:pStyle w:val="TableBody"/>
              <w:rPr>
                <w:szCs w:val="20"/>
                <w:lang w:val="en-US"/>
              </w:rPr>
            </w:pPr>
          </w:p>
        </w:tc>
        <w:tc>
          <w:tcPr>
            <w:tcW w:w="1397" w:type="dxa"/>
            <w:vAlign w:val="center"/>
          </w:tcPr>
          <w:p w14:paraId="4512FBEE" w14:textId="77777777" w:rsidR="00062268" w:rsidRPr="00892C4E" w:rsidRDefault="00062268" w:rsidP="00892C4E">
            <w:pPr>
              <w:pStyle w:val="TableBody"/>
              <w:jc w:val="center"/>
              <w:rPr>
                <w:szCs w:val="20"/>
                <w:lang w:val="en-US"/>
              </w:rPr>
            </w:pPr>
          </w:p>
        </w:tc>
        <w:tc>
          <w:tcPr>
            <w:tcW w:w="5549" w:type="dxa"/>
            <w:vAlign w:val="center"/>
          </w:tcPr>
          <w:p w14:paraId="0457AF68" w14:textId="77777777" w:rsidR="00062268" w:rsidRPr="00892C4E" w:rsidRDefault="00062268" w:rsidP="00062268">
            <w:pPr>
              <w:pStyle w:val="TableBody"/>
              <w:rPr>
                <w:szCs w:val="20"/>
                <w:lang w:val="en-US"/>
              </w:rPr>
            </w:pPr>
          </w:p>
        </w:tc>
      </w:tr>
      <w:tr w:rsidR="00062268" w:rsidRPr="00892C4E" w14:paraId="562D385F" w14:textId="77777777" w:rsidTr="00892C4E">
        <w:tc>
          <w:tcPr>
            <w:tcW w:w="1555" w:type="dxa"/>
            <w:vAlign w:val="center"/>
          </w:tcPr>
          <w:p w14:paraId="5CDC12BB" w14:textId="77777777" w:rsidR="00062268" w:rsidRPr="00892C4E" w:rsidRDefault="00062268" w:rsidP="00062268">
            <w:pPr>
              <w:pStyle w:val="TableBody"/>
              <w:rPr>
                <w:szCs w:val="20"/>
                <w:lang w:val="en-US"/>
              </w:rPr>
            </w:pPr>
          </w:p>
        </w:tc>
        <w:tc>
          <w:tcPr>
            <w:tcW w:w="2126" w:type="dxa"/>
            <w:vAlign w:val="center"/>
          </w:tcPr>
          <w:p w14:paraId="01C785BA" w14:textId="77777777" w:rsidR="00062268" w:rsidRPr="00892C4E" w:rsidRDefault="00062268" w:rsidP="00062268">
            <w:pPr>
              <w:pStyle w:val="TableBody"/>
              <w:rPr>
                <w:szCs w:val="20"/>
                <w:lang w:val="en-US"/>
              </w:rPr>
            </w:pPr>
          </w:p>
        </w:tc>
        <w:tc>
          <w:tcPr>
            <w:tcW w:w="1397" w:type="dxa"/>
            <w:vAlign w:val="center"/>
          </w:tcPr>
          <w:p w14:paraId="5E61DDD3" w14:textId="77777777" w:rsidR="00062268" w:rsidRPr="00892C4E" w:rsidRDefault="00062268" w:rsidP="00892C4E">
            <w:pPr>
              <w:pStyle w:val="TableBody"/>
              <w:jc w:val="center"/>
              <w:rPr>
                <w:szCs w:val="20"/>
                <w:lang w:val="en-US"/>
              </w:rPr>
            </w:pPr>
          </w:p>
        </w:tc>
        <w:tc>
          <w:tcPr>
            <w:tcW w:w="5549" w:type="dxa"/>
            <w:vAlign w:val="center"/>
          </w:tcPr>
          <w:p w14:paraId="6B87DCC4" w14:textId="77777777" w:rsidR="00062268" w:rsidRPr="00892C4E" w:rsidRDefault="00062268" w:rsidP="00062268">
            <w:pPr>
              <w:pStyle w:val="TableBody"/>
              <w:rPr>
                <w:szCs w:val="20"/>
                <w:lang w:val="en-US"/>
              </w:rPr>
            </w:pPr>
          </w:p>
        </w:tc>
      </w:tr>
      <w:tr w:rsidR="00062268" w:rsidRPr="00892C4E" w14:paraId="1EC1EB81" w14:textId="77777777" w:rsidTr="00892C4E">
        <w:tc>
          <w:tcPr>
            <w:tcW w:w="1555" w:type="dxa"/>
            <w:vAlign w:val="center"/>
          </w:tcPr>
          <w:p w14:paraId="4285996B" w14:textId="77777777" w:rsidR="00062268" w:rsidRPr="00892C4E" w:rsidRDefault="00062268" w:rsidP="00062268">
            <w:pPr>
              <w:pStyle w:val="TableBody"/>
              <w:rPr>
                <w:szCs w:val="20"/>
                <w:lang w:val="en-US"/>
              </w:rPr>
            </w:pPr>
          </w:p>
        </w:tc>
        <w:tc>
          <w:tcPr>
            <w:tcW w:w="2126" w:type="dxa"/>
            <w:vAlign w:val="center"/>
          </w:tcPr>
          <w:p w14:paraId="1A5B8114" w14:textId="77777777" w:rsidR="00062268" w:rsidRPr="00892C4E" w:rsidRDefault="00062268" w:rsidP="00062268">
            <w:pPr>
              <w:pStyle w:val="TableBody"/>
              <w:rPr>
                <w:szCs w:val="20"/>
                <w:lang w:val="en-US"/>
              </w:rPr>
            </w:pPr>
          </w:p>
        </w:tc>
        <w:tc>
          <w:tcPr>
            <w:tcW w:w="1397" w:type="dxa"/>
            <w:vAlign w:val="center"/>
          </w:tcPr>
          <w:p w14:paraId="4373A2A0" w14:textId="77777777" w:rsidR="00062268" w:rsidRPr="00892C4E" w:rsidRDefault="00062268" w:rsidP="00892C4E">
            <w:pPr>
              <w:pStyle w:val="TableBody"/>
              <w:jc w:val="center"/>
              <w:rPr>
                <w:szCs w:val="20"/>
                <w:lang w:val="en-US"/>
              </w:rPr>
            </w:pPr>
          </w:p>
        </w:tc>
        <w:tc>
          <w:tcPr>
            <w:tcW w:w="5549" w:type="dxa"/>
            <w:vAlign w:val="center"/>
          </w:tcPr>
          <w:p w14:paraId="46329D1B" w14:textId="77777777" w:rsidR="00062268" w:rsidRPr="00892C4E" w:rsidRDefault="00062268" w:rsidP="00062268">
            <w:pPr>
              <w:pStyle w:val="TableBody"/>
              <w:rPr>
                <w:szCs w:val="20"/>
                <w:lang w:val="en-US"/>
              </w:rPr>
            </w:pPr>
          </w:p>
        </w:tc>
      </w:tr>
      <w:tr w:rsidR="000E33D2" w:rsidRPr="00892C4E" w14:paraId="4B4BB6D8" w14:textId="77777777" w:rsidTr="00892C4E">
        <w:tc>
          <w:tcPr>
            <w:tcW w:w="1555" w:type="dxa"/>
            <w:vAlign w:val="center"/>
          </w:tcPr>
          <w:p w14:paraId="5F0BC71F" w14:textId="77777777" w:rsidR="000E33D2" w:rsidRPr="00892C4E" w:rsidRDefault="000E33D2" w:rsidP="00062268">
            <w:pPr>
              <w:pStyle w:val="TableBody"/>
              <w:rPr>
                <w:szCs w:val="20"/>
                <w:lang w:val="en-US"/>
              </w:rPr>
            </w:pPr>
          </w:p>
        </w:tc>
        <w:tc>
          <w:tcPr>
            <w:tcW w:w="2126" w:type="dxa"/>
            <w:vAlign w:val="center"/>
          </w:tcPr>
          <w:p w14:paraId="61E2D33E" w14:textId="77777777" w:rsidR="000E33D2" w:rsidRPr="00892C4E" w:rsidRDefault="000E33D2" w:rsidP="00062268">
            <w:pPr>
              <w:pStyle w:val="TableBody"/>
              <w:rPr>
                <w:szCs w:val="20"/>
                <w:lang w:val="en-US"/>
              </w:rPr>
            </w:pPr>
          </w:p>
        </w:tc>
        <w:tc>
          <w:tcPr>
            <w:tcW w:w="1397" w:type="dxa"/>
            <w:vAlign w:val="center"/>
          </w:tcPr>
          <w:p w14:paraId="55CEC957" w14:textId="77777777" w:rsidR="000E33D2" w:rsidRPr="00892C4E" w:rsidRDefault="000E33D2" w:rsidP="00892C4E">
            <w:pPr>
              <w:pStyle w:val="TableBody"/>
              <w:jc w:val="center"/>
              <w:rPr>
                <w:szCs w:val="20"/>
                <w:lang w:val="en-US"/>
              </w:rPr>
            </w:pPr>
          </w:p>
        </w:tc>
        <w:tc>
          <w:tcPr>
            <w:tcW w:w="5549" w:type="dxa"/>
            <w:vAlign w:val="center"/>
          </w:tcPr>
          <w:p w14:paraId="790EE3F2" w14:textId="77777777" w:rsidR="000E33D2" w:rsidRPr="00892C4E" w:rsidRDefault="000E33D2" w:rsidP="00062268">
            <w:pPr>
              <w:pStyle w:val="TableBody"/>
              <w:rPr>
                <w:szCs w:val="20"/>
                <w:lang w:val="en-US"/>
              </w:rPr>
            </w:pPr>
          </w:p>
        </w:tc>
      </w:tr>
      <w:tr w:rsidR="000E33D2" w:rsidRPr="00892C4E" w14:paraId="22E67E48" w14:textId="77777777" w:rsidTr="00892C4E">
        <w:tc>
          <w:tcPr>
            <w:tcW w:w="1555" w:type="dxa"/>
            <w:vAlign w:val="center"/>
          </w:tcPr>
          <w:p w14:paraId="6AC30C50" w14:textId="77777777" w:rsidR="000E33D2" w:rsidRPr="00892C4E" w:rsidRDefault="000E33D2" w:rsidP="00062268">
            <w:pPr>
              <w:pStyle w:val="TableBody"/>
              <w:rPr>
                <w:szCs w:val="20"/>
                <w:lang w:val="en-US"/>
              </w:rPr>
            </w:pPr>
          </w:p>
        </w:tc>
        <w:tc>
          <w:tcPr>
            <w:tcW w:w="2126" w:type="dxa"/>
            <w:vAlign w:val="center"/>
          </w:tcPr>
          <w:p w14:paraId="57BC3765" w14:textId="77777777" w:rsidR="000E33D2" w:rsidRPr="00892C4E" w:rsidRDefault="000E33D2" w:rsidP="00062268">
            <w:pPr>
              <w:pStyle w:val="TableBody"/>
              <w:rPr>
                <w:szCs w:val="20"/>
                <w:lang w:val="en-US"/>
              </w:rPr>
            </w:pPr>
          </w:p>
        </w:tc>
        <w:tc>
          <w:tcPr>
            <w:tcW w:w="1397" w:type="dxa"/>
            <w:vAlign w:val="center"/>
          </w:tcPr>
          <w:p w14:paraId="6AA611D4" w14:textId="77777777" w:rsidR="000E33D2" w:rsidRPr="00892C4E" w:rsidRDefault="000E33D2" w:rsidP="00892C4E">
            <w:pPr>
              <w:pStyle w:val="TableBody"/>
              <w:jc w:val="center"/>
              <w:rPr>
                <w:szCs w:val="20"/>
                <w:lang w:val="en-US"/>
              </w:rPr>
            </w:pPr>
          </w:p>
        </w:tc>
        <w:tc>
          <w:tcPr>
            <w:tcW w:w="5549" w:type="dxa"/>
            <w:vAlign w:val="center"/>
          </w:tcPr>
          <w:p w14:paraId="0006E0B0" w14:textId="77777777" w:rsidR="000E33D2" w:rsidRPr="00892C4E" w:rsidRDefault="000E33D2" w:rsidP="00062268">
            <w:pPr>
              <w:pStyle w:val="TableBody"/>
              <w:rPr>
                <w:szCs w:val="20"/>
                <w:lang w:val="en-US"/>
              </w:rPr>
            </w:pPr>
          </w:p>
        </w:tc>
      </w:tr>
      <w:tr w:rsidR="000E33D2" w:rsidRPr="00892C4E" w14:paraId="58DD6060" w14:textId="77777777" w:rsidTr="00892C4E">
        <w:tc>
          <w:tcPr>
            <w:tcW w:w="1555" w:type="dxa"/>
            <w:vAlign w:val="center"/>
          </w:tcPr>
          <w:p w14:paraId="1FAF907A" w14:textId="77777777" w:rsidR="000E33D2" w:rsidRPr="00892C4E" w:rsidRDefault="000E33D2" w:rsidP="00062268">
            <w:pPr>
              <w:pStyle w:val="TableBody"/>
              <w:rPr>
                <w:szCs w:val="20"/>
                <w:lang w:val="en-US"/>
              </w:rPr>
            </w:pPr>
          </w:p>
        </w:tc>
        <w:tc>
          <w:tcPr>
            <w:tcW w:w="2126" w:type="dxa"/>
            <w:vAlign w:val="center"/>
          </w:tcPr>
          <w:p w14:paraId="2D466127" w14:textId="77777777" w:rsidR="000E33D2" w:rsidRPr="00892C4E" w:rsidRDefault="000E33D2" w:rsidP="00062268">
            <w:pPr>
              <w:pStyle w:val="TableBody"/>
              <w:rPr>
                <w:szCs w:val="20"/>
                <w:lang w:val="en-US"/>
              </w:rPr>
            </w:pPr>
          </w:p>
        </w:tc>
        <w:tc>
          <w:tcPr>
            <w:tcW w:w="1397" w:type="dxa"/>
            <w:vAlign w:val="center"/>
          </w:tcPr>
          <w:p w14:paraId="0009DDED" w14:textId="77777777" w:rsidR="000E33D2" w:rsidRPr="00892C4E" w:rsidRDefault="000E33D2" w:rsidP="00892C4E">
            <w:pPr>
              <w:pStyle w:val="TableBody"/>
              <w:jc w:val="center"/>
              <w:rPr>
                <w:szCs w:val="20"/>
                <w:lang w:val="en-US"/>
              </w:rPr>
            </w:pPr>
          </w:p>
        </w:tc>
        <w:tc>
          <w:tcPr>
            <w:tcW w:w="5549" w:type="dxa"/>
            <w:vAlign w:val="center"/>
          </w:tcPr>
          <w:p w14:paraId="15938EE3" w14:textId="77777777" w:rsidR="000E33D2" w:rsidRPr="00892C4E" w:rsidRDefault="000E33D2" w:rsidP="00062268">
            <w:pPr>
              <w:pStyle w:val="TableBody"/>
              <w:rPr>
                <w:szCs w:val="20"/>
                <w:lang w:val="en-US"/>
              </w:rPr>
            </w:pPr>
          </w:p>
        </w:tc>
      </w:tr>
      <w:tr w:rsidR="000E33D2" w:rsidRPr="00892C4E" w14:paraId="0A24BCCF" w14:textId="77777777" w:rsidTr="00892C4E">
        <w:tc>
          <w:tcPr>
            <w:tcW w:w="1555" w:type="dxa"/>
            <w:vAlign w:val="center"/>
          </w:tcPr>
          <w:p w14:paraId="3BBAA30D" w14:textId="77777777" w:rsidR="000E33D2" w:rsidRPr="00892C4E" w:rsidRDefault="000E33D2" w:rsidP="00062268">
            <w:pPr>
              <w:pStyle w:val="TableBody"/>
              <w:rPr>
                <w:szCs w:val="20"/>
                <w:lang w:val="en-US"/>
              </w:rPr>
            </w:pPr>
          </w:p>
        </w:tc>
        <w:tc>
          <w:tcPr>
            <w:tcW w:w="2126" w:type="dxa"/>
            <w:vAlign w:val="center"/>
          </w:tcPr>
          <w:p w14:paraId="020E06A3" w14:textId="77777777" w:rsidR="000E33D2" w:rsidRPr="00892C4E" w:rsidRDefault="000E33D2" w:rsidP="00062268">
            <w:pPr>
              <w:pStyle w:val="TableBody"/>
              <w:rPr>
                <w:szCs w:val="20"/>
                <w:lang w:val="en-US"/>
              </w:rPr>
            </w:pPr>
          </w:p>
        </w:tc>
        <w:tc>
          <w:tcPr>
            <w:tcW w:w="1397" w:type="dxa"/>
            <w:vAlign w:val="center"/>
          </w:tcPr>
          <w:p w14:paraId="6F2157AE" w14:textId="77777777" w:rsidR="000E33D2" w:rsidRPr="00892C4E" w:rsidRDefault="000E33D2" w:rsidP="00892C4E">
            <w:pPr>
              <w:pStyle w:val="TableBody"/>
              <w:jc w:val="center"/>
              <w:rPr>
                <w:szCs w:val="20"/>
                <w:lang w:val="en-US"/>
              </w:rPr>
            </w:pPr>
          </w:p>
        </w:tc>
        <w:tc>
          <w:tcPr>
            <w:tcW w:w="5549" w:type="dxa"/>
            <w:vAlign w:val="center"/>
          </w:tcPr>
          <w:p w14:paraId="6D2D9E74" w14:textId="77777777" w:rsidR="000E33D2" w:rsidRPr="00892C4E" w:rsidRDefault="000E33D2" w:rsidP="00062268">
            <w:pPr>
              <w:pStyle w:val="TableBody"/>
              <w:rPr>
                <w:szCs w:val="20"/>
                <w:lang w:val="en-US"/>
              </w:rPr>
            </w:pPr>
          </w:p>
        </w:tc>
      </w:tr>
    </w:tbl>
    <w:p w14:paraId="7B99A583" w14:textId="3D02B31B" w:rsidR="00E10A14" w:rsidRPr="00C60B2C" w:rsidRDefault="00E10A14" w:rsidP="002228DF">
      <w:pPr>
        <w:rPr>
          <w:lang w:val="en-US"/>
        </w:rPr>
      </w:pPr>
    </w:p>
    <w:p w14:paraId="4DD0946E" w14:textId="5F9AEC4D" w:rsidR="00502F7F" w:rsidRPr="001B65B8" w:rsidRDefault="00502F7F" w:rsidP="002228DF">
      <w:pPr>
        <w:rPr>
          <w:b/>
          <w:bCs/>
          <w:lang w:val="en-US"/>
        </w:rPr>
      </w:pPr>
      <w:r w:rsidRPr="001B65B8">
        <w:rPr>
          <w:b/>
          <w:bCs/>
          <w:lang w:val="en-US"/>
        </w:rPr>
        <w:t>Reviewers</w:t>
      </w:r>
    </w:p>
    <w:tbl>
      <w:tblPr>
        <w:tblW w:w="106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413"/>
        <w:gridCol w:w="2126"/>
        <w:gridCol w:w="2126"/>
        <w:gridCol w:w="4962"/>
      </w:tblGrid>
      <w:tr w:rsidR="00502F7F" w:rsidRPr="00C60B2C" w14:paraId="33DCDC95" w14:textId="77777777" w:rsidTr="005D1C84">
        <w:tc>
          <w:tcPr>
            <w:tcW w:w="1413" w:type="dxa"/>
            <w:vAlign w:val="center"/>
          </w:tcPr>
          <w:p w14:paraId="30986499" w14:textId="6365B37D" w:rsidR="00502F7F" w:rsidRPr="005D1C84" w:rsidRDefault="00502F7F" w:rsidP="00FB53E0">
            <w:pPr>
              <w:pStyle w:val="TableTitle"/>
              <w:rPr>
                <w:lang w:val="en-US"/>
              </w:rPr>
            </w:pPr>
            <w:r w:rsidRPr="005D1C84">
              <w:rPr>
                <w:lang w:val="en-US"/>
              </w:rPr>
              <w:t>Date</w:t>
            </w:r>
          </w:p>
        </w:tc>
        <w:tc>
          <w:tcPr>
            <w:tcW w:w="2126" w:type="dxa"/>
            <w:vAlign w:val="center"/>
          </w:tcPr>
          <w:p w14:paraId="61581281" w14:textId="0C30991F" w:rsidR="00502F7F" w:rsidRPr="005D1C84" w:rsidRDefault="00502F7F" w:rsidP="00FB53E0">
            <w:pPr>
              <w:pStyle w:val="TableTitle"/>
              <w:rPr>
                <w:lang w:val="en-US"/>
              </w:rPr>
            </w:pPr>
            <w:r w:rsidRPr="005D1C84">
              <w:rPr>
                <w:lang w:val="en-US"/>
              </w:rPr>
              <w:t>Reviewer</w:t>
            </w:r>
          </w:p>
        </w:tc>
        <w:tc>
          <w:tcPr>
            <w:tcW w:w="2126" w:type="dxa"/>
            <w:vAlign w:val="center"/>
          </w:tcPr>
          <w:p w14:paraId="0ACABF4D" w14:textId="1013CC84" w:rsidR="00502F7F" w:rsidRPr="005D1C84" w:rsidRDefault="00D040EA" w:rsidP="00FB53E0">
            <w:pPr>
              <w:pStyle w:val="TableTitle"/>
              <w:rPr>
                <w:lang w:val="en-US"/>
              </w:rPr>
            </w:pPr>
            <w:r w:rsidRPr="005D1C84">
              <w:rPr>
                <w:lang w:val="en-US"/>
              </w:rPr>
              <w:t>In</w:t>
            </w:r>
            <w:r w:rsidR="00806505">
              <w:rPr>
                <w:lang w:val="en-US"/>
              </w:rPr>
              <w:t xml:space="preserve"> </w:t>
            </w:r>
            <w:r w:rsidRPr="005D1C84">
              <w:rPr>
                <w:lang w:val="en-US"/>
              </w:rPr>
              <w:t>Process</w:t>
            </w:r>
            <w:r w:rsidR="00806505">
              <w:rPr>
                <w:lang w:val="en-US"/>
              </w:rPr>
              <w:t xml:space="preserve"> </w:t>
            </w:r>
            <w:r w:rsidRPr="005D1C84">
              <w:rPr>
                <w:lang w:val="en-US"/>
              </w:rPr>
              <w:t>/</w:t>
            </w:r>
            <w:r w:rsidR="00806505">
              <w:rPr>
                <w:lang w:val="en-US"/>
              </w:rPr>
              <w:t xml:space="preserve"> </w:t>
            </w:r>
            <w:r w:rsidRPr="005D1C84">
              <w:rPr>
                <w:lang w:val="en-US"/>
              </w:rPr>
              <w:t>Review</w:t>
            </w:r>
            <w:r w:rsidR="00806505">
              <w:rPr>
                <w:lang w:val="en-US"/>
              </w:rPr>
              <w:t xml:space="preserve"> </w:t>
            </w:r>
            <w:r w:rsidRPr="005D1C84">
              <w:rPr>
                <w:lang w:val="en-US"/>
              </w:rPr>
              <w:t>Type</w:t>
            </w:r>
          </w:p>
        </w:tc>
        <w:tc>
          <w:tcPr>
            <w:tcW w:w="4962" w:type="dxa"/>
            <w:vAlign w:val="center"/>
          </w:tcPr>
          <w:p w14:paraId="1F1997AF" w14:textId="3AF6D5C0" w:rsidR="00502F7F" w:rsidRPr="005D1C84" w:rsidRDefault="00D040EA" w:rsidP="00FB53E0">
            <w:pPr>
              <w:pStyle w:val="TableTitle"/>
              <w:rPr>
                <w:lang w:val="en-US"/>
              </w:rPr>
            </w:pPr>
            <w:r w:rsidRPr="005D1C84">
              <w:rPr>
                <w:lang w:val="en-US"/>
              </w:rPr>
              <w:t>Notes</w:t>
            </w:r>
            <w:r w:rsidR="00806505">
              <w:rPr>
                <w:lang w:val="en-US"/>
              </w:rPr>
              <w:t xml:space="preserve"> </w:t>
            </w:r>
            <w:r w:rsidRPr="005D1C84">
              <w:rPr>
                <w:lang w:val="en-US"/>
              </w:rPr>
              <w:t>/</w:t>
            </w:r>
            <w:r w:rsidR="00806505">
              <w:rPr>
                <w:lang w:val="en-US"/>
              </w:rPr>
              <w:t xml:space="preserve"> </w:t>
            </w:r>
            <w:r w:rsidRPr="005D1C84">
              <w:rPr>
                <w:lang w:val="en-US"/>
              </w:rPr>
              <w:t>references</w:t>
            </w:r>
          </w:p>
        </w:tc>
      </w:tr>
      <w:tr w:rsidR="00502F7F" w:rsidRPr="00C60B2C" w14:paraId="46F45168" w14:textId="77777777" w:rsidTr="000E33D2">
        <w:tc>
          <w:tcPr>
            <w:tcW w:w="1413" w:type="dxa"/>
            <w:vAlign w:val="center"/>
          </w:tcPr>
          <w:p w14:paraId="3B0708F6" w14:textId="1D17C187" w:rsidR="00502F7F" w:rsidRPr="00C60B2C" w:rsidRDefault="005E1E01" w:rsidP="000E33D2">
            <w:pPr>
              <w:pStyle w:val="TableBody"/>
              <w:rPr>
                <w:lang w:val="en-US"/>
              </w:rPr>
            </w:pPr>
            <w:r>
              <w:rPr>
                <w:lang w:val="en-US"/>
              </w:rPr>
              <w:t>27-04-2026</w:t>
            </w:r>
          </w:p>
        </w:tc>
        <w:tc>
          <w:tcPr>
            <w:tcW w:w="2126" w:type="dxa"/>
            <w:vAlign w:val="center"/>
          </w:tcPr>
          <w:p w14:paraId="17EF8E20" w14:textId="2A730C48" w:rsidR="00502F7F" w:rsidRPr="00C60B2C" w:rsidRDefault="005E1E01" w:rsidP="000E33D2">
            <w:pPr>
              <w:pStyle w:val="TableBody"/>
              <w:rPr>
                <w:lang w:val="en-US"/>
              </w:rPr>
            </w:pPr>
            <w:r>
              <w:rPr>
                <w:lang w:val="en-US"/>
              </w:rPr>
              <w:t>Simon</w:t>
            </w:r>
            <w:r w:rsidR="00806505">
              <w:rPr>
                <w:lang w:val="en-US"/>
              </w:rPr>
              <w:t xml:space="preserve"> </w:t>
            </w:r>
            <w:r>
              <w:rPr>
                <w:lang w:val="en-US"/>
              </w:rPr>
              <w:t>Armstrong</w:t>
            </w:r>
          </w:p>
        </w:tc>
        <w:tc>
          <w:tcPr>
            <w:tcW w:w="2126" w:type="dxa"/>
            <w:vAlign w:val="center"/>
          </w:tcPr>
          <w:p w14:paraId="5C2C2369" w14:textId="1AAADE5B" w:rsidR="00502F7F" w:rsidRPr="00C60B2C" w:rsidRDefault="005E1E01" w:rsidP="000E33D2">
            <w:pPr>
              <w:pStyle w:val="TableBody"/>
              <w:rPr>
                <w:lang w:val="en-US"/>
              </w:rPr>
            </w:pPr>
            <w:r>
              <w:rPr>
                <w:lang w:val="en-US"/>
              </w:rPr>
              <w:t>Initial</w:t>
            </w:r>
            <w:r w:rsidR="00806505">
              <w:rPr>
                <w:lang w:val="en-US"/>
              </w:rPr>
              <w:t xml:space="preserve"> </w:t>
            </w:r>
            <w:r>
              <w:rPr>
                <w:lang w:val="en-US"/>
              </w:rPr>
              <w:t>review</w:t>
            </w:r>
          </w:p>
        </w:tc>
        <w:tc>
          <w:tcPr>
            <w:tcW w:w="4962" w:type="dxa"/>
            <w:vAlign w:val="center"/>
          </w:tcPr>
          <w:p w14:paraId="24575F6B" w14:textId="0A9B32E0" w:rsidR="00502F7F" w:rsidRPr="00C60B2C" w:rsidRDefault="005E1E01" w:rsidP="000E33D2">
            <w:pPr>
              <w:pStyle w:val="TableBody"/>
              <w:rPr>
                <w:lang w:val="en-US"/>
              </w:rPr>
            </w:pPr>
            <w:r>
              <w:rPr>
                <w:lang w:val="en-US"/>
              </w:rPr>
              <w:t>Comments</w:t>
            </w:r>
            <w:r w:rsidR="00806505">
              <w:rPr>
                <w:lang w:val="en-US"/>
              </w:rPr>
              <w:t xml:space="preserve"> </w:t>
            </w:r>
            <w:r>
              <w:rPr>
                <w:lang w:val="en-US"/>
              </w:rPr>
              <w:t>to</w:t>
            </w:r>
            <w:r w:rsidR="00806505">
              <w:rPr>
                <w:lang w:val="en-US"/>
              </w:rPr>
              <w:t xml:space="preserve"> </w:t>
            </w:r>
            <w:r>
              <w:rPr>
                <w:lang w:val="en-US"/>
              </w:rPr>
              <w:t>be</w:t>
            </w:r>
            <w:r w:rsidR="00806505">
              <w:rPr>
                <w:lang w:val="en-US"/>
              </w:rPr>
              <w:t xml:space="preserve"> </w:t>
            </w:r>
            <w:r>
              <w:rPr>
                <w:lang w:val="en-US"/>
              </w:rPr>
              <w:t>reviewed</w:t>
            </w:r>
            <w:r w:rsidR="00806505">
              <w:rPr>
                <w:lang w:val="en-US"/>
              </w:rPr>
              <w:t xml:space="preserve"> </w:t>
            </w:r>
            <w:r>
              <w:rPr>
                <w:lang w:val="en-US"/>
              </w:rPr>
              <w:t>and</w:t>
            </w:r>
            <w:r w:rsidR="00806505">
              <w:rPr>
                <w:lang w:val="en-US"/>
              </w:rPr>
              <w:t xml:space="preserve"> </w:t>
            </w:r>
            <w:r w:rsidR="000E33D2">
              <w:rPr>
                <w:lang w:val="en-US"/>
              </w:rPr>
              <w:t>acted</w:t>
            </w:r>
            <w:r w:rsidR="00806505">
              <w:rPr>
                <w:lang w:val="en-US"/>
              </w:rPr>
              <w:t xml:space="preserve"> </w:t>
            </w:r>
            <w:r>
              <w:rPr>
                <w:lang w:val="en-US"/>
              </w:rPr>
              <w:t>upon.</w:t>
            </w:r>
          </w:p>
        </w:tc>
      </w:tr>
      <w:tr w:rsidR="00502F7F" w:rsidRPr="00C60B2C" w14:paraId="3BC2F2DA" w14:textId="77777777" w:rsidTr="000E33D2">
        <w:tc>
          <w:tcPr>
            <w:tcW w:w="1413" w:type="dxa"/>
            <w:vAlign w:val="center"/>
          </w:tcPr>
          <w:p w14:paraId="25E3CBD7" w14:textId="77777777" w:rsidR="00502F7F" w:rsidRPr="00C60B2C" w:rsidRDefault="00502F7F" w:rsidP="000E33D2">
            <w:pPr>
              <w:pStyle w:val="TableBody"/>
              <w:rPr>
                <w:lang w:val="en-US"/>
              </w:rPr>
            </w:pPr>
          </w:p>
        </w:tc>
        <w:tc>
          <w:tcPr>
            <w:tcW w:w="2126" w:type="dxa"/>
            <w:vAlign w:val="center"/>
          </w:tcPr>
          <w:p w14:paraId="2F0FAE67" w14:textId="77777777" w:rsidR="00502F7F" w:rsidRPr="00C60B2C" w:rsidRDefault="00502F7F" w:rsidP="000E33D2">
            <w:pPr>
              <w:pStyle w:val="TableBody"/>
              <w:rPr>
                <w:lang w:val="en-US"/>
              </w:rPr>
            </w:pPr>
          </w:p>
        </w:tc>
        <w:tc>
          <w:tcPr>
            <w:tcW w:w="2126" w:type="dxa"/>
            <w:vAlign w:val="center"/>
          </w:tcPr>
          <w:p w14:paraId="07A28135" w14:textId="77777777" w:rsidR="00502F7F" w:rsidRPr="00C60B2C" w:rsidRDefault="00502F7F" w:rsidP="000E33D2">
            <w:pPr>
              <w:pStyle w:val="TableBody"/>
              <w:rPr>
                <w:lang w:val="en-US"/>
              </w:rPr>
            </w:pPr>
          </w:p>
        </w:tc>
        <w:tc>
          <w:tcPr>
            <w:tcW w:w="4962" w:type="dxa"/>
            <w:vAlign w:val="center"/>
          </w:tcPr>
          <w:p w14:paraId="0043954A" w14:textId="77777777" w:rsidR="00502F7F" w:rsidRPr="00C60B2C" w:rsidRDefault="00502F7F" w:rsidP="000E33D2">
            <w:pPr>
              <w:pStyle w:val="TableBody"/>
              <w:rPr>
                <w:lang w:val="en-US"/>
              </w:rPr>
            </w:pPr>
          </w:p>
        </w:tc>
      </w:tr>
      <w:tr w:rsidR="00502F7F" w:rsidRPr="00C60B2C" w14:paraId="6B5DB2C0" w14:textId="77777777" w:rsidTr="000E33D2">
        <w:tc>
          <w:tcPr>
            <w:tcW w:w="1413" w:type="dxa"/>
            <w:vAlign w:val="center"/>
          </w:tcPr>
          <w:p w14:paraId="40EB6D2A" w14:textId="77777777" w:rsidR="00502F7F" w:rsidRPr="00C60B2C" w:rsidRDefault="00502F7F" w:rsidP="000E33D2">
            <w:pPr>
              <w:pStyle w:val="TableBody"/>
              <w:rPr>
                <w:lang w:val="en-US"/>
              </w:rPr>
            </w:pPr>
          </w:p>
        </w:tc>
        <w:tc>
          <w:tcPr>
            <w:tcW w:w="2126" w:type="dxa"/>
            <w:vAlign w:val="center"/>
          </w:tcPr>
          <w:p w14:paraId="22C7AF90" w14:textId="77777777" w:rsidR="00502F7F" w:rsidRPr="00C60B2C" w:rsidRDefault="00502F7F" w:rsidP="000E33D2">
            <w:pPr>
              <w:pStyle w:val="TableBody"/>
              <w:rPr>
                <w:lang w:val="en-US"/>
              </w:rPr>
            </w:pPr>
          </w:p>
        </w:tc>
        <w:tc>
          <w:tcPr>
            <w:tcW w:w="2126" w:type="dxa"/>
            <w:vAlign w:val="center"/>
          </w:tcPr>
          <w:p w14:paraId="61A6EFD7" w14:textId="77777777" w:rsidR="00502F7F" w:rsidRPr="00C60B2C" w:rsidRDefault="00502F7F" w:rsidP="000E33D2">
            <w:pPr>
              <w:pStyle w:val="TableBody"/>
              <w:rPr>
                <w:lang w:val="en-US"/>
              </w:rPr>
            </w:pPr>
          </w:p>
        </w:tc>
        <w:tc>
          <w:tcPr>
            <w:tcW w:w="4962" w:type="dxa"/>
            <w:vAlign w:val="center"/>
          </w:tcPr>
          <w:p w14:paraId="5C4C04B6" w14:textId="77777777" w:rsidR="00502F7F" w:rsidRPr="00C60B2C" w:rsidRDefault="00502F7F" w:rsidP="000E33D2">
            <w:pPr>
              <w:pStyle w:val="TableBody"/>
              <w:rPr>
                <w:lang w:val="en-US"/>
              </w:rPr>
            </w:pPr>
          </w:p>
        </w:tc>
      </w:tr>
      <w:tr w:rsidR="00502F7F" w:rsidRPr="00C60B2C" w14:paraId="00A59593" w14:textId="77777777" w:rsidTr="000E33D2">
        <w:tc>
          <w:tcPr>
            <w:tcW w:w="1413" w:type="dxa"/>
            <w:vAlign w:val="center"/>
          </w:tcPr>
          <w:p w14:paraId="049F5A87" w14:textId="77777777" w:rsidR="00502F7F" w:rsidRPr="00C60B2C" w:rsidRDefault="00502F7F" w:rsidP="000E33D2">
            <w:pPr>
              <w:pStyle w:val="TableBody"/>
              <w:rPr>
                <w:lang w:val="en-US"/>
              </w:rPr>
            </w:pPr>
          </w:p>
        </w:tc>
        <w:tc>
          <w:tcPr>
            <w:tcW w:w="2126" w:type="dxa"/>
            <w:vAlign w:val="center"/>
          </w:tcPr>
          <w:p w14:paraId="70609A5F" w14:textId="77777777" w:rsidR="00502F7F" w:rsidRPr="00C60B2C" w:rsidRDefault="00502F7F" w:rsidP="000E33D2">
            <w:pPr>
              <w:pStyle w:val="TableBody"/>
              <w:rPr>
                <w:lang w:val="en-US"/>
              </w:rPr>
            </w:pPr>
          </w:p>
        </w:tc>
        <w:tc>
          <w:tcPr>
            <w:tcW w:w="2126" w:type="dxa"/>
            <w:vAlign w:val="center"/>
          </w:tcPr>
          <w:p w14:paraId="450F2A98" w14:textId="77777777" w:rsidR="00502F7F" w:rsidRPr="00C60B2C" w:rsidRDefault="00502F7F" w:rsidP="000E33D2">
            <w:pPr>
              <w:pStyle w:val="TableBody"/>
              <w:rPr>
                <w:lang w:val="en-US"/>
              </w:rPr>
            </w:pPr>
          </w:p>
        </w:tc>
        <w:tc>
          <w:tcPr>
            <w:tcW w:w="4962" w:type="dxa"/>
            <w:vAlign w:val="center"/>
          </w:tcPr>
          <w:p w14:paraId="71E1DB43" w14:textId="77777777" w:rsidR="00502F7F" w:rsidRPr="00C60B2C" w:rsidRDefault="00502F7F" w:rsidP="000E33D2">
            <w:pPr>
              <w:pStyle w:val="TableBody"/>
              <w:rPr>
                <w:lang w:val="en-US"/>
              </w:rPr>
            </w:pPr>
          </w:p>
        </w:tc>
      </w:tr>
      <w:tr w:rsidR="000E33D2" w:rsidRPr="00C60B2C" w14:paraId="2E171E34" w14:textId="77777777" w:rsidTr="000E33D2">
        <w:tc>
          <w:tcPr>
            <w:tcW w:w="1413" w:type="dxa"/>
            <w:vAlign w:val="center"/>
          </w:tcPr>
          <w:p w14:paraId="298811D9" w14:textId="77777777" w:rsidR="000E33D2" w:rsidRPr="00C60B2C" w:rsidRDefault="000E33D2" w:rsidP="000E33D2">
            <w:pPr>
              <w:pStyle w:val="TableBody"/>
              <w:rPr>
                <w:lang w:val="en-US"/>
              </w:rPr>
            </w:pPr>
          </w:p>
        </w:tc>
        <w:tc>
          <w:tcPr>
            <w:tcW w:w="2126" w:type="dxa"/>
            <w:vAlign w:val="center"/>
          </w:tcPr>
          <w:p w14:paraId="642188BF" w14:textId="77777777" w:rsidR="000E33D2" w:rsidRPr="00C60B2C" w:rsidRDefault="000E33D2" w:rsidP="000E33D2">
            <w:pPr>
              <w:pStyle w:val="TableBody"/>
              <w:rPr>
                <w:lang w:val="en-US"/>
              </w:rPr>
            </w:pPr>
          </w:p>
        </w:tc>
        <w:tc>
          <w:tcPr>
            <w:tcW w:w="2126" w:type="dxa"/>
            <w:vAlign w:val="center"/>
          </w:tcPr>
          <w:p w14:paraId="7587FC32" w14:textId="77777777" w:rsidR="000E33D2" w:rsidRPr="00C60B2C" w:rsidRDefault="000E33D2" w:rsidP="000E33D2">
            <w:pPr>
              <w:pStyle w:val="TableBody"/>
              <w:rPr>
                <w:lang w:val="en-US"/>
              </w:rPr>
            </w:pPr>
          </w:p>
        </w:tc>
        <w:tc>
          <w:tcPr>
            <w:tcW w:w="4962" w:type="dxa"/>
            <w:vAlign w:val="center"/>
          </w:tcPr>
          <w:p w14:paraId="7CE3112E" w14:textId="77777777" w:rsidR="000E33D2" w:rsidRPr="00C60B2C" w:rsidRDefault="000E33D2" w:rsidP="000E33D2">
            <w:pPr>
              <w:pStyle w:val="TableBody"/>
              <w:rPr>
                <w:lang w:val="en-US"/>
              </w:rPr>
            </w:pPr>
          </w:p>
        </w:tc>
      </w:tr>
      <w:tr w:rsidR="000E33D2" w:rsidRPr="00C60B2C" w14:paraId="3351A1CB" w14:textId="77777777" w:rsidTr="000E33D2">
        <w:tc>
          <w:tcPr>
            <w:tcW w:w="1413" w:type="dxa"/>
            <w:vAlign w:val="center"/>
          </w:tcPr>
          <w:p w14:paraId="790F16A9" w14:textId="77777777" w:rsidR="000E33D2" w:rsidRPr="00C60B2C" w:rsidRDefault="000E33D2" w:rsidP="000E33D2">
            <w:pPr>
              <w:pStyle w:val="TableBody"/>
              <w:rPr>
                <w:lang w:val="en-US"/>
              </w:rPr>
            </w:pPr>
          </w:p>
        </w:tc>
        <w:tc>
          <w:tcPr>
            <w:tcW w:w="2126" w:type="dxa"/>
            <w:vAlign w:val="center"/>
          </w:tcPr>
          <w:p w14:paraId="52E54469" w14:textId="77777777" w:rsidR="000E33D2" w:rsidRPr="00C60B2C" w:rsidRDefault="000E33D2" w:rsidP="000E33D2">
            <w:pPr>
              <w:pStyle w:val="TableBody"/>
              <w:rPr>
                <w:lang w:val="en-US"/>
              </w:rPr>
            </w:pPr>
          </w:p>
        </w:tc>
        <w:tc>
          <w:tcPr>
            <w:tcW w:w="2126" w:type="dxa"/>
            <w:vAlign w:val="center"/>
          </w:tcPr>
          <w:p w14:paraId="407E4317" w14:textId="77777777" w:rsidR="000E33D2" w:rsidRPr="00C60B2C" w:rsidRDefault="000E33D2" w:rsidP="000E33D2">
            <w:pPr>
              <w:pStyle w:val="TableBody"/>
              <w:rPr>
                <w:lang w:val="en-US"/>
              </w:rPr>
            </w:pPr>
          </w:p>
        </w:tc>
        <w:tc>
          <w:tcPr>
            <w:tcW w:w="4962" w:type="dxa"/>
            <w:vAlign w:val="center"/>
          </w:tcPr>
          <w:p w14:paraId="46E0A61E" w14:textId="77777777" w:rsidR="000E33D2" w:rsidRPr="00C60B2C" w:rsidRDefault="000E33D2" w:rsidP="000E33D2">
            <w:pPr>
              <w:pStyle w:val="TableBody"/>
              <w:rPr>
                <w:lang w:val="en-US"/>
              </w:rPr>
            </w:pPr>
          </w:p>
        </w:tc>
      </w:tr>
      <w:tr w:rsidR="000E33D2" w:rsidRPr="00C60B2C" w14:paraId="3477A97A" w14:textId="77777777" w:rsidTr="000E33D2">
        <w:tc>
          <w:tcPr>
            <w:tcW w:w="1413" w:type="dxa"/>
            <w:vAlign w:val="center"/>
          </w:tcPr>
          <w:p w14:paraId="7D7EDE26" w14:textId="77777777" w:rsidR="000E33D2" w:rsidRPr="00C60B2C" w:rsidRDefault="000E33D2" w:rsidP="000E33D2">
            <w:pPr>
              <w:pStyle w:val="TableBody"/>
              <w:rPr>
                <w:lang w:val="en-US"/>
              </w:rPr>
            </w:pPr>
          </w:p>
        </w:tc>
        <w:tc>
          <w:tcPr>
            <w:tcW w:w="2126" w:type="dxa"/>
            <w:vAlign w:val="center"/>
          </w:tcPr>
          <w:p w14:paraId="071D5683" w14:textId="77777777" w:rsidR="000E33D2" w:rsidRPr="00C60B2C" w:rsidRDefault="000E33D2" w:rsidP="000E33D2">
            <w:pPr>
              <w:pStyle w:val="TableBody"/>
              <w:rPr>
                <w:lang w:val="en-US"/>
              </w:rPr>
            </w:pPr>
          </w:p>
        </w:tc>
        <w:tc>
          <w:tcPr>
            <w:tcW w:w="2126" w:type="dxa"/>
            <w:vAlign w:val="center"/>
          </w:tcPr>
          <w:p w14:paraId="0B8C9910" w14:textId="77777777" w:rsidR="000E33D2" w:rsidRPr="00C60B2C" w:rsidRDefault="000E33D2" w:rsidP="000E33D2">
            <w:pPr>
              <w:pStyle w:val="TableBody"/>
              <w:rPr>
                <w:lang w:val="en-US"/>
              </w:rPr>
            </w:pPr>
          </w:p>
        </w:tc>
        <w:tc>
          <w:tcPr>
            <w:tcW w:w="4962" w:type="dxa"/>
            <w:vAlign w:val="center"/>
          </w:tcPr>
          <w:p w14:paraId="2BD8BA81" w14:textId="77777777" w:rsidR="000E33D2" w:rsidRPr="00C60B2C" w:rsidRDefault="000E33D2" w:rsidP="000E33D2">
            <w:pPr>
              <w:pStyle w:val="TableBody"/>
              <w:rPr>
                <w:lang w:val="en-US"/>
              </w:rPr>
            </w:pPr>
          </w:p>
        </w:tc>
      </w:tr>
      <w:tr w:rsidR="000E33D2" w:rsidRPr="00C60B2C" w14:paraId="5BF5C19F" w14:textId="77777777" w:rsidTr="000E33D2">
        <w:tc>
          <w:tcPr>
            <w:tcW w:w="1413" w:type="dxa"/>
            <w:vAlign w:val="center"/>
          </w:tcPr>
          <w:p w14:paraId="5286F08A" w14:textId="77777777" w:rsidR="000E33D2" w:rsidRPr="00C60B2C" w:rsidRDefault="000E33D2" w:rsidP="000E33D2">
            <w:pPr>
              <w:pStyle w:val="TableBody"/>
              <w:rPr>
                <w:lang w:val="en-US"/>
              </w:rPr>
            </w:pPr>
          </w:p>
        </w:tc>
        <w:tc>
          <w:tcPr>
            <w:tcW w:w="2126" w:type="dxa"/>
            <w:vAlign w:val="center"/>
          </w:tcPr>
          <w:p w14:paraId="1DC6BA39" w14:textId="77777777" w:rsidR="000E33D2" w:rsidRPr="00C60B2C" w:rsidRDefault="000E33D2" w:rsidP="000E33D2">
            <w:pPr>
              <w:pStyle w:val="TableBody"/>
              <w:rPr>
                <w:lang w:val="en-US"/>
              </w:rPr>
            </w:pPr>
          </w:p>
        </w:tc>
        <w:tc>
          <w:tcPr>
            <w:tcW w:w="2126" w:type="dxa"/>
            <w:vAlign w:val="center"/>
          </w:tcPr>
          <w:p w14:paraId="6BE2D93F" w14:textId="77777777" w:rsidR="000E33D2" w:rsidRPr="00C60B2C" w:rsidRDefault="000E33D2" w:rsidP="000E33D2">
            <w:pPr>
              <w:pStyle w:val="TableBody"/>
              <w:rPr>
                <w:lang w:val="en-US"/>
              </w:rPr>
            </w:pPr>
          </w:p>
        </w:tc>
        <w:tc>
          <w:tcPr>
            <w:tcW w:w="4962" w:type="dxa"/>
            <w:vAlign w:val="center"/>
          </w:tcPr>
          <w:p w14:paraId="78B53D18" w14:textId="77777777" w:rsidR="000E33D2" w:rsidRPr="00C60B2C" w:rsidRDefault="000E33D2" w:rsidP="000E33D2">
            <w:pPr>
              <w:pStyle w:val="TableBody"/>
              <w:rPr>
                <w:lang w:val="en-US"/>
              </w:rPr>
            </w:pPr>
          </w:p>
        </w:tc>
      </w:tr>
      <w:tr w:rsidR="000E33D2" w:rsidRPr="00C60B2C" w14:paraId="517D591D" w14:textId="77777777" w:rsidTr="000E33D2">
        <w:tc>
          <w:tcPr>
            <w:tcW w:w="1413" w:type="dxa"/>
            <w:vAlign w:val="center"/>
          </w:tcPr>
          <w:p w14:paraId="76466C03" w14:textId="77777777" w:rsidR="000E33D2" w:rsidRPr="00C60B2C" w:rsidRDefault="000E33D2" w:rsidP="000E33D2">
            <w:pPr>
              <w:pStyle w:val="TableBody"/>
              <w:rPr>
                <w:lang w:val="en-US"/>
              </w:rPr>
            </w:pPr>
          </w:p>
        </w:tc>
        <w:tc>
          <w:tcPr>
            <w:tcW w:w="2126" w:type="dxa"/>
            <w:vAlign w:val="center"/>
          </w:tcPr>
          <w:p w14:paraId="06AA9AFE" w14:textId="77777777" w:rsidR="000E33D2" w:rsidRPr="00C60B2C" w:rsidRDefault="000E33D2" w:rsidP="000E33D2">
            <w:pPr>
              <w:pStyle w:val="TableBody"/>
              <w:rPr>
                <w:lang w:val="en-US"/>
              </w:rPr>
            </w:pPr>
          </w:p>
        </w:tc>
        <w:tc>
          <w:tcPr>
            <w:tcW w:w="2126" w:type="dxa"/>
            <w:vAlign w:val="center"/>
          </w:tcPr>
          <w:p w14:paraId="5A08A4F7" w14:textId="77777777" w:rsidR="000E33D2" w:rsidRPr="00C60B2C" w:rsidRDefault="000E33D2" w:rsidP="000E33D2">
            <w:pPr>
              <w:pStyle w:val="TableBody"/>
              <w:rPr>
                <w:lang w:val="en-US"/>
              </w:rPr>
            </w:pPr>
          </w:p>
        </w:tc>
        <w:tc>
          <w:tcPr>
            <w:tcW w:w="4962" w:type="dxa"/>
            <w:vAlign w:val="center"/>
          </w:tcPr>
          <w:p w14:paraId="18AD7565" w14:textId="77777777" w:rsidR="000E33D2" w:rsidRPr="00C60B2C" w:rsidRDefault="000E33D2" w:rsidP="000E33D2">
            <w:pPr>
              <w:pStyle w:val="TableBody"/>
              <w:rPr>
                <w:lang w:val="en-US"/>
              </w:rPr>
            </w:pPr>
          </w:p>
        </w:tc>
      </w:tr>
    </w:tbl>
    <w:p w14:paraId="2B9DDBB7" w14:textId="421E03FC" w:rsidR="00E10A14" w:rsidRPr="00C60B2C" w:rsidRDefault="00E10A14" w:rsidP="002228DF">
      <w:pPr>
        <w:rPr>
          <w:lang w:val="en-US"/>
        </w:rPr>
      </w:pPr>
    </w:p>
    <w:p w14:paraId="18794AA4" w14:textId="77777777" w:rsidR="00502F7F" w:rsidRPr="00C60B2C" w:rsidRDefault="00502F7F" w:rsidP="002228DF">
      <w:pPr>
        <w:rPr>
          <w:lang w:val="en-US"/>
        </w:rPr>
      </w:pPr>
      <w:r w:rsidRPr="00C60B2C">
        <w:rPr>
          <w:lang w:val="en-US"/>
        </w:rPr>
        <w:br w:type="page"/>
      </w:r>
    </w:p>
    <w:p w14:paraId="2B7184DC" w14:textId="7EFB73B8" w:rsidR="00EF4D4A" w:rsidRPr="00414352" w:rsidRDefault="006208BC">
      <w:pPr>
        <w:pStyle w:val="Heading1"/>
        <w:numPr>
          <w:ilvl w:val="0"/>
          <w:numId w:val="3"/>
        </w:numPr>
      </w:pPr>
      <w:bookmarkStart w:id="0" w:name="_Toc228549474"/>
      <w:bookmarkStart w:id="1" w:name="_Toc228784862"/>
      <w:r w:rsidRPr="00414352">
        <w:lastRenderedPageBreak/>
        <w:t>Executive</w:t>
      </w:r>
      <w:r w:rsidR="00806505">
        <w:t xml:space="preserve"> </w:t>
      </w:r>
      <w:r w:rsidRPr="00414352">
        <w:t>Summary</w:t>
      </w:r>
      <w:bookmarkEnd w:id="0"/>
      <w:bookmarkEnd w:id="1"/>
    </w:p>
    <w:p w14:paraId="51E7827D" w14:textId="6026C837" w:rsidR="0087564D" w:rsidRPr="00C60B2C" w:rsidRDefault="0087564D" w:rsidP="0087564D">
      <w:r w:rsidRPr="00FF7E08">
        <w:t>The</w:t>
      </w:r>
      <w:r w:rsidR="00806505">
        <w:t xml:space="preserve"> </w:t>
      </w:r>
      <w:r w:rsidRPr="00FF7E08">
        <w:t>observability</w:t>
      </w:r>
      <w:r w:rsidR="00806505">
        <w:t xml:space="preserve"> </w:t>
      </w:r>
      <w:r w:rsidRPr="00FF7E08">
        <w:t>strategy</w:t>
      </w:r>
      <w:r w:rsidR="00806505">
        <w:t xml:space="preserve"> </w:t>
      </w:r>
      <w:r w:rsidRPr="00FF7E08">
        <w:t>is</w:t>
      </w:r>
      <w:r w:rsidR="00806505">
        <w:t xml:space="preserve"> </w:t>
      </w:r>
      <w:r w:rsidRPr="00FF7E08">
        <w:t>designed</w:t>
      </w:r>
      <w:r w:rsidR="00806505">
        <w:t xml:space="preserve"> </w:t>
      </w:r>
      <w:r w:rsidRPr="00FF7E08">
        <w:t>to</w:t>
      </w:r>
      <w:r w:rsidR="00806505">
        <w:t xml:space="preserve"> </w:t>
      </w:r>
      <w:r w:rsidRPr="00FF7E08">
        <w:t>transition</w:t>
      </w:r>
      <w:r w:rsidR="00806505">
        <w:t xml:space="preserve"> </w:t>
      </w:r>
      <w:r w:rsidRPr="00FF7E08">
        <w:t>operations</w:t>
      </w:r>
      <w:r w:rsidR="00806505">
        <w:t xml:space="preserve"> </w:t>
      </w:r>
      <w:r w:rsidRPr="00FF7E08">
        <w:t>from</w:t>
      </w:r>
      <w:r w:rsidR="00806505">
        <w:t xml:space="preserve"> </w:t>
      </w:r>
      <w:r w:rsidRPr="00FB518F">
        <w:t>reactive</w:t>
      </w:r>
      <w:r w:rsidR="00806505">
        <w:t xml:space="preserve"> </w:t>
      </w:r>
      <w:r w:rsidRPr="00FB518F">
        <w:t>monitoring</w:t>
      </w:r>
      <w:r w:rsidR="00806505">
        <w:t xml:space="preserve"> </w:t>
      </w:r>
      <w:r w:rsidRPr="00FF7E08">
        <w:t>to</w:t>
      </w:r>
      <w:r w:rsidR="00806505">
        <w:t xml:space="preserve"> </w:t>
      </w:r>
      <w:r w:rsidRPr="00FB518F">
        <w:t>proactive</w:t>
      </w:r>
      <w:r w:rsidR="00806505">
        <w:t xml:space="preserve"> </w:t>
      </w:r>
      <w:r w:rsidRPr="00FB518F">
        <w:t>intelligence</w:t>
      </w:r>
      <w:r>
        <w:t>.</w:t>
      </w:r>
      <w:r w:rsidR="00806505">
        <w:t xml:space="preserve"> </w:t>
      </w:r>
      <w:r w:rsidRPr="00814F4F">
        <w:t>A</w:t>
      </w:r>
      <w:r w:rsidR="00806505">
        <w:t xml:space="preserve"> </w:t>
      </w:r>
      <w:r w:rsidRPr="00814F4F">
        <w:t>single</w:t>
      </w:r>
      <w:r w:rsidRPr="00814F4F">
        <w:noBreakHyphen/>
        <w:t>pane</w:t>
      </w:r>
      <w:r w:rsidRPr="00814F4F">
        <w:noBreakHyphen/>
        <w:t>of</w:t>
      </w:r>
      <w:r w:rsidRPr="00814F4F">
        <w:noBreakHyphen/>
        <w:t>glass</w:t>
      </w:r>
      <w:r w:rsidR="00806505">
        <w:t xml:space="preserve"> </w:t>
      </w:r>
      <w:r w:rsidRPr="00814F4F">
        <w:t>view</w:t>
      </w:r>
      <w:r w:rsidR="00806505">
        <w:t xml:space="preserve"> </w:t>
      </w:r>
      <w:r w:rsidRPr="00814F4F">
        <w:t>across</w:t>
      </w:r>
      <w:r w:rsidR="00806505">
        <w:t xml:space="preserve"> </w:t>
      </w:r>
      <w:r w:rsidRPr="00814F4F">
        <w:t>integrated</w:t>
      </w:r>
      <w:r w:rsidR="00806505">
        <w:t xml:space="preserve"> </w:t>
      </w:r>
      <w:r w:rsidRPr="00814F4F">
        <w:t>logs,</w:t>
      </w:r>
      <w:r w:rsidR="00806505">
        <w:t xml:space="preserve"> </w:t>
      </w:r>
      <w:r w:rsidRPr="00814F4F">
        <w:t>metrics,</w:t>
      </w:r>
      <w:r w:rsidR="00806505">
        <w:t xml:space="preserve"> </w:t>
      </w:r>
      <w:r w:rsidRPr="00814F4F">
        <w:t>and</w:t>
      </w:r>
      <w:r w:rsidR="00806505">
        <w:t xml:space="preserve"> </w:t>
      </w:r>
      <w:r w:rsidRPr="00814F4F">
        <w:t>traces</w:t>
      </w:r>
      <w:r w:rsidR="00806505">
        <w:t xml:space="preserve"> </w:t>
      </w:r>
      <w:r w:rsidRPr="00814F4F">
        <w:t>will</w:t>
      </w:r>
      <w:r w:rsidR="00806505">
        <w:t xml:space="preserve"> </w:t>
      </w:r>
      <w:r w:rsidRPr="00814F4F">
        <w:t>provide</w:t>
      </w:r>
      <w:r w:rsidR="00806505">
        <w:t xml:space="preserve"> </w:t>
      </w:r>
      <w:r w:rsidRPr="00814F4F">
        <w:t>the</w:t>
      </w:r>
      <w:r w:rsidR="00806505">
        <w:t xml:space="preserve"> </w:t>
      </w:r>
      <w:r w:rsidRPr="00814F4F">
        <w:t>deep</w:t>
      </w:r>
      <w:r w:rsidR="00806505">
        <w:t xml:space="preserve"> </w:t>
      </w:r>
      <w:r w:rsidRPr="00814F4F">
        <w:t>visibility</w:t>
      </w:r>
      <w:r w:rsidR="00806505">
        <w:t xml:space="preserve"> </w:t>
      </w:r>
      <w:r w:rsidRPr="00814F4F">
        <w:t>required</w:t>
      </w:r>
      <w:r w:rsidR="00806505">
        <w:t xml:space="preserve"> </w:t>
      </w:r>
      <w:r w:rsidRPr="00814F4F">
        <w:t>to</w:t>
      </w:r>
      <w:r w:rsidR="00806505">
        <w:t xml:space="preserve"> </w:t>
      </w:r>
      <w:r w:rsidRPr="00814F4F">
        <w:t>navigate</w:t>
      </w:r>
      <w:r w:rsidR="00806505">
        <w:t xml:space="preserve"> </w:t>
      </w:r>
      <w:r w:rsidRPr="00814F4F">
        <w:t>the</w:t>
      </w:r>
      <w:r w:rsidR="00806505">
        <w:t xml:space="preserve"> </w:t>
      </w:r>
      <w:r w:rsidRPr="00814F4F">
        <w:t>technology</w:t>
      </w:r>
      <w:r w:rsidR="00806505">
        <w:t xml:space="preserve"> </w:t>
      </w:r>
      <w:r w:rsidRPr="00814F4F">
        <w:t>estat</w:t>
      </w:r>
      <w:r>
        <w:t>e</w:t>
      </w:r>
      <w:r w:rsidRPr="1573C666">
        <w:t>.</w:t>
      </w:r>
      <w:r w:rsidR="00806505">
        <w:t xml:space="preserve"> </w:t>
      </w:r>
      <w:r w:rsidRPr="006816E1">
        <w:t>Th</w:t>
      </w:r>
      <w:r>
        <w:t>e</w:t>
      </w:r>
      <w:r w:rsidR="00806505">
        <w:t xml:space="preserve"> </w:t>
      </w:r>
      <w:r w:rsidRPr="006816E1">
        <w:t>strategy</w:t>
      </w:r>
      <w:r w:rsidR="00806505">
        <w:t xml:space="preserve"> </w:t>
      </w:r>
      <w:r w:rsidRPr="006816E1">
        <w:t>comprises</w:t>
      </w:r>
      <w:r w:rsidR="00806505">
        <w:t xml:space="preserve"> </w:t>
      </w:r>
      <w:r w:rsidRPr="006816E1">
        <w:t>several</w:t>
      </w:r>
      <w:r w:rsidR="00806505">
        <w:t xml:space="preserve"> </w:t>
      </w:r>
      <w:r w:rsidRPr="006816E1">
        <w:t>key</w:t>
      </w:r>
      <w:r w:rsidR="00806505">
        <w:t xml:space="preserve"> </w:t>
      </w:r>
      <w:r w:rsidRPr="006816E1">
        <w:t>components</w:t>
      </w:r>
      <w:r w:rsidR="00806505">
        <w:t xml:space="preserve"> </w:t>
      </w:r>
      <w:r w:rsidRPr="006816E1">
        <w:t>intended</w:t>
      </w:r>
      <w:r w:rsidR="00806505">
        <w:t xml:space="preserve"> </w:t>
      </w:r>
      <w:r w:rsidRPr="006816E1">
        <w:t>to</w:t>
      </w:r>
      <w:r w:rsidR="00806505">
        <w:t xml:space="preserve"> </w:t>
      </w:r>
      <w:r w:rsidRPr="006816E1">
        <w:t>facilitate</w:t>
      </w:r>
      <w:r w:rsidR="00806505">
        <w:t xml:space="preserve"> </w:t>
      </w:r>
      <w:r w:rsidRPr="006816E1">
        <w:t>deployment</w:t>
      </w:r>
      <w:r w:rsidR="00806505">
        <w:t xml:space="preserve"> </w:t>
      </w:r>
      <w:r w:rsidRPr="006816E1">
        <w:t>at</w:t>
      </w:r>
      <w:r w:rsidR="00806505">
        <w:t xml:space="preserve"> </w:t>
      </w:r>
      <w:r w:rsidRPr="006816E1">
        <w:t>customer</w:t>
      </w:r>
      <w:r w:rsidR="00806505">
        <w:t xml:space="preserve"> </w:t>
      </w:r>
      <w:r w:rsidRPr="006816E1">
        <w:t>sites,</w:t>
      </w:r>
      <w:r w:rsidR="00806505">
        <w:t xml:space="preserve"> </w:t>
      </w:r>
      <w:r w:rsidRPr="006816E1">
        <w:t>maintain</w:t>
      </w:r>
      <w:r w:rsidR="00806505">
        <w:t xml:space="preserve"> </w:t>
      </w:r>
      <w:r w:rsidRPr="006816E1">
        <w:t>application</w:t>
      </w:r>
      <w:r w:rsidR="00806505">
        <w:t xml:space="preserve"> </w:t>
      </w:r>
      <w:r w:rsidRPr="006816E1">
        <w:t>observability,</w:t>
      </w:r>
      <w:r w:rsidR="00806505">
        <w:t xml:space="preserve"> </w:t>
      </w:r>
      <w:r w:rsidRPr="006816E1">
        <w:t>enable</w:t>
      </w:r>
      <w:r w:rsidR="00806505">
        <w:t xml:space="preserve"> </w:t>
      </w:r>
      <w:r w:rsidRPr="006816E1">
        <w:t>client</w:t>
      </w:r>
      <w:r w:rsidR="00806505">
        <w:t xml:space="preserve"> </w:t>
      </w:r>
      <w:r w:rsidRPr="006816E1">
        <w:t>ecosystem</w:t>
      </w:r>
      <w:r w:rsidR="00806505">
        <w:t xml:space="preserve"> </w:t>
      </w:r>
      <w:r w:rsidRPr="006816E1">
        <w:t>integration,</w:t>
      </w:r>
      <w:r w:rsidR="00806505">
        <w:t xml:space="preserve"> </w:t>
      </w:r>
      <w:r w:rsidRPr="006816E1">
        <w:t>and</w:t>
      </w:r>
      <w:r w:rsidR="00806505">
        <w:t xml:space="preserve"> </w:t>
      </w:r>
      <w:r w:rsidRPr="006816E1">
        <w:t>support</w:t>
      </w:r>
      <w:r w:rsidR="00806505">
        <w:t xml:space="preserve"> </w:t>
      </w:r>
      <w:r w:rsidRPr="006816E1">
        <w:t>Xceedance</w:t>
      </w:r>
      <w:r w:rsidR="00806505">
        <w:t xml:space="preserve"> </w:t>
      </w:r>
      <w:r w:rsidRPr="006816E1">
        <w:t>PaaS</w:t>
      </w:r>
      <w:r w:rsidR="00806505">
        <w:t xml:space="preserve"> </w:t>
      </w:r>
      <w:r w:rsidRPr="006816E1">
        <w:t>and</w:t>
      </w:r>
      <w:r w:rsidR="00806505">
        <w:t xml:space="preserve"> </w:t>
      </w:r>
      <w:r w:rsidRPr="006816E1">
        <w:t>SaaS</w:t>
      </w:r>
      <w:r w:rsidR="00806505">
        <w:t xml:space="preserve"> </w:t>
      </w:r>
      <w:r w:rsidRPr="006816E1">
        <w:t>hosting</w:t>
      </w:r>
      <w:r w:rsidR="00806505">
        <w:t xml:space="preserve"> </w:t>
      </w:r>
      <w:r w:rsidRPr="006816E1">
        <w:t>capabilities</w:t>
      </w:r>
      <w:r w:rsidRPr="1573C666">
        <w:t>.</w:t>
      </w:r>
    </w:p>
    <w:p w14:paraId="452D2CD6" w14:textId="4ADBC0B8" w:rsidR="00762929" w:rsidRPr="00DA1A57" w:rsidRDefault="006E0377" w:rsidP="002228DF">
      <w:pPr>
        <w:rPr>
          <w:b/>
          <w:bCs/>
        </w:rPr>
      </w:pPr>
      <w:commentRangeStart w:id="2"/>
      <w:commentRangeStart w:id="3"/>
      <w:r w:rsidRPr="00DA1A57">
        <w:rPr>
          <w:b/>
          <w:bCs/>
        </w:rPr>
        <w:t>Key</w:t>
      </w:r>
      <w:r w:rsidR="00806505">
        <w:rPr>
          <w:b/>
          <w:bCs/>
        </w:rPr>
        <w:t xml:space="preserve"> </w:t>
      </w:r>
      <w:r w:rsidRPr="00DA1A57">
        <w:rPr>
          <w:b/>
          <w:bCs/>
        </w:rPr>
        <w:t>Objectives:</w:t>
      </w:r>
      <w:commentRangeEnd w:id="2"/>
      <w:r w:rsidR="00D91753" w:rsidRPr="00DA1A57">
        <w:rPr>
          <w:rStyle w:val="CommentReference"/>
          <w:b/>
          <w:bCs/>
          <w:sz w:val="24"/>
          <w:szCs w:val="24"/>
        </w:rPr>
        <w:commentReference w:id="2"/>
      </w:r>
      <w:commentRangeEnd w:id="3"/>
      <w:r w:rsidR="00F07EBE" w:rsidRPr="00DA1A57">
        <w:rPr>
          <w:rStyle w:val="CommentReference"/>
          <w:b/>
          <w:bCs/>
          <w:sz w:val="24"/>
          <w:szCs w:val="24"/>
        </w:rPr>
        <w:commentReference w:id="3"/>
      </w:r>
    </w:p>
    <w:p w14:paraId="3C8A011F" w14:textId="6A3BB0AF" w:rsidR="005654C9" w:rsidRPr="001610D7" w:rsidRDefault="005654C9" w:rsidP="005654C9">
      <w:pPr>
        <w:pStyle w:val="Bullets"/>
      </w:pPr>
      <w:r>
        <w:t>A</w:t>
      </w:r>
      <w:r w:rsidR="00806505">
        <w:t xml:space="preserve"> </w:t>
      </w:r>
      <w:r w:rsidRPr="007975E9">
        <w:t>single</w:t>
      </w:r>
      <w:r w:rsidRPr="007975E9">
        <w:noBreakHyphen/>
        <w:t>pane</w:t>
      </w:r>
      <w:r w:rsidRPr="007975E9">
        <w:noBreakHyphen/>
        <w:t>of</w:t>
      </w:r>
      <w:r w:rsidRPr="007975E9">
        <w:noBreakHyphen/>
        <w:t>glass</w:t>
      </w:r>
      <w:r w:rsidR="00806505">
        <w:t xml:space="preserve"> </w:t>
      </w:r>
      <w:r w:rsidRPr="007975E9">
        <w:t>view</w:t>
      </w:r>
      <w:r w:rsidR="00806505">
        <w:t xml:space="preserve"> </w:t>
      </w:r>
      <w:r w:rsidRPr="007975E9">
        <w:t>across</w:t>
      </w:r>
      <w:r w:rsidR="00806505">
        <w:t xml:space="preserve"> </w:t>
      </w:r>
      <w:r w:rsidRPr="007975E9">
        <w:t>Xceedance</w:t>
      </w:r>
      <w:r w:rsidRPr="007975E9">
        <w:noBreakHyphen/>
        <w:t>hosted</w:t>
      </w:r>
      <w:r w:rsidR="00806505">
        <w:t xml:space="preserve"> </w:t>
      </w:r>
      <w:r w:rsidRPr="007975E9">
        <w:t>capabilities</w:t>
      </w:r>
      <w:r w:rsidR="00806505">
        <w:t xml:space="preserve"> </w:t>
      </w:r>
      <w:r w:rsidRPr="007975E9">
        <w:t>is</w:t>
      </w:r>
      <w:r w:rsidR="00806505">
        <w:t xml:space="preserve"> </w:t>
      </w:r>
      <w:r w:rsidRPr="007975E9">
        <w:t>to</w:t>
      </w:r>
      <w:r w:rsidR="00806505">
        <w:t xml:space="preserve"> </w:t>
      </w:r>
      <w:r w:rsidRPr="007975E9">
        <w:t>be</w:t>
      </w:r>
      <w:r w:rsidR="00806505">
        <w:t xml:space="preserve"> </w:t>
      </w:r>
      <w:r>
        <w:t>established</w:t>
      </w:r>
      <w:r w:rsidRPr="007975E9">
        <w:t>,</w:t>
      </w:r>
      <w:r w:rsidR="00806505">
        <w:t xml:space="preserve"> </w:t>
      </w:r>
      <w:r w:rsidRPr="007975E9">
        <w:t>with</w:t>
      </w:r>
      <w:r w:rsidR="00806505">
        <w:t xml:space="preserve"> </w:t>
      </w:r>
      <w:r w:rsidRPr="007975E9">
        <w:t>integration</w:t>
      </w:r>
      <w:r w:rsidR="00806505">
        <w:t xml:space="preserve"> </w:t>
      </w:r>
      <w:r w:rsidRPr="007975E9">
        <w:t>to</w:t>
      </w:r>
      <w:r w:rsidR="00806505">
        <w:t xml:space="preserve"> </w:t>
      </w:r>
      <w:r w:rsidRPr="007975E9">
        <w:t>all</w:t>
      </w:r>
      <w:r w:rsidR="00806505">
        <w:t xml:space="preserve"> </w:t>
      </w:r>
      <w:r w:rsidRPr="007975E9">
        <w:t>dependent</w:t>
      </w:r>
      <w:r w:rsidR="00806505">
        <w:t xml:space="preserve"> </w:t>
      </w:r>
      <w:r w:rsidRPr="007975E9">
        <w:t>and</w:t>
      </w:r>
      <w:r w:rsidR="00806505">
        <w:t xml:space="preserve"> </w:t>
      </w:r>
      <w:r w:rsidRPr="007975E9">
        <w:t>supporting</w:t>
      </w:r>
      <w:r w:rsidR="00806505">
        <w:t xml:space="preserve"> </w:t>
      </w:r>
      <w:r w:rsidRPr="007975E9">
        <w:t>functions</w:t>
      </w:r>
      <w:r w:rsidRPr="001610D7">
        <w:t>.</w:t>
      </w:r>
    </w:p>
    <w:p w14:paraId="1559D19D" w14:textId="74F99BA6" w:rsidR="005654C9" w:rsidRPr="001610D7" w:rsidRDefault="005654C9" w:rsidP="005654C9">
      <w:pPr>
        <w:pStyle w:val="Bullets"/>
      </w:pPr>
      <w:r w:rsidRPr="003F5B66">
        <w:t>Integration</w:t>
      </w:r>
      <w:r w:rsidR="00806505">
        <w:t xml:space="preserve"> </w:t>
      </w:r>
      <w:r w:rsidRPr="003F5B66">
        <w:t>of</w:t>
      </w:r>
      <w:r w:rsidR="00806505">
        <w:t xml:space="preserve"> </w:t>
      </w:r>
      <w:r w:rsidRPr="003F5B66">
        <w:t>generative</w:t>
      </w:r>
      <w:r w:rsidR="00806505">
        <w:t xml:space="preserve"> </w:t>
      </w:r>
      <w:r w:rsidRPr="003F5B66">
        <w:t>capabilities</w:t>
      </w:r>
      <w:r w:rsidR="00806505">
        <w:t xml:space="preserve"> </w:t>
      </w:r>
      <w:r w:rsidRPr="003F5B66">
        <w:t>within</w:t>
      </w:r>
      <w:r w:rsidR="00806505">
        <w:t xml:space="preserve"> </w:t>
      </w:r>
      <w:r w:rsidRPr="003F5B66">
        <w:t>the</w:t>
      </w:r>
      <w:r w:rsidR="00806505">
        <w:t xml:space="preserve"> </w:t>
      </w:r>
      <w:r w:rsidRPr="003F5B66">
        <w:t>observability</w:t>
      </w:r>
      <w:r w:rsidR="00806505">
        <w:t xml:space="preserve"> </w:t>
      </w:r>
      <w:r w:rsidRPr="003F5B66">
        <w:t>stack</w:t>
      </w:r>
      <w:r w:rsidR="00806505">
        <w:t xml:space="preserve"> </w:t>
      </w:r>
      <w:r w:rsidRPr="003F5B66">
        <w:t>is</w:t>
      </w:r>
      <w:r w:rsidR="00806505">
        <w:t xml:space="preserve"> </w:t>
      </w:r>
      <w:r w:rsidRPr="003F5B66">
        <w:t>to</w:t>
      </w:r>
      <w:r w:rsidR="00806505">
        <w:t xml:space="preserve"> </w:t>
      </w:r>
      <w:r w:rsidRPr="003F5B66">
        <w:t>be</w:t>
      </w:r>
      <w:r w:rsidR="00806505">
        <w:t xml:space="preserve"> </w:t>
      </w:r>
      <w:r w:rsidRPr="003F5B66">
        <w:t>facilitated</w:t>
      </w:r>
      <w:r>
        <w:t>.</w:t>
      </w:r>
    </w:p>
    <w:p w14:paraId="31CB3539" w14:textId="51A159FB" w:rsidR="005654C9" w:rsidRPr="001610D7" w:rsidRDefault="005654C9" w:rsidP="005654C9">
      <w:pPr>
        <w:pStyle w:val="Bullets"/>
      </w:pPr>
      <w:r w:rsidRPr="0085468E">
        <w:t>Downtime</w:t>
      </w:r>
      <w:r w:rsidR="00806505">
        <w:t xml:space="preserve"> </w:t>
      </w:r>
      <w:r w:rsidRPr="0085468E">
        <w:t>is</w:t>
      </w:r>
      <w:r w:rsidR="00806505">
        <w:t xml:space="preserve"> </w:t>
      </w:r>
      <w:r w:rsidRPr="0085468E">
        <w:t>to</w:t>
      </w:r>
      <w:r w:rsidR="00806505">
        <w:t xml:space="preserve"> </w:t>
      </w:r>
      <w:r w:rsidRPr="0085468E">
        <w:t>be</w:t>
      </w:r>
      <w:r w:rsidR="00806505">
        <w:t xml:space="preserve"> </w:t>
      </w:r>
      <w:r w:rsidRPr="0085468E">
        <w:t>reduced</w:t>
      </w:r>
      <w:r w:rsidR="00806505">
        <w:t xml:space="preserve"> </w:t>
      </w:r>
      <w:r w:rsidRPr="0085468E">
        <w:t>by</w:t>
      </w:r>
      <w:r w:rsidR="00806505">
        <w:t xml:space="preserve"> </w:t>
      </w:r>
      <w:r w:rsidRPr="0085468E">
        <w:t>improving</w:t>
      </w:r>
      <w:r w:rsidR="00806505">
        <w:t xml:space="preserve"> </w:t>
      </w:r>
      <w:r w:rsidRPr="0085468E">
        <w:t>Mean</w:t>
      </w:r>
      <w:r w:rsidR="00806505">
        <w:t xml:space="preserve"> </w:t>
      </w:r>
      <w:r w:rsidRPr="0085468E">
        <w:t>Time</w:t>
      </w:r>
      <w:r w:rsidR="00806505">
        <w:t xml:space="preserve"> </w:t>
      </w:r>
      <w:r w:rsidRPr="0085468E">
        <w:t>to</w:t>
      </w:r>
      <w:r w:rsidR="00806505">
        <w:t xml:space="preserve"> </w:t>
      </w:r>
      <w:r w:rsidRPr="0085468E">
        <w:t>Resolution</w:t>
      </w:r>
      <w:r w:rsidR="00806505">
        <w:t xml:space="preserve"> </w:t>
      </w:r>
      <w:r w:rsidRPr="0085468E">
        <w:t>(MTTR)</w:t>
      </w:r>
      <w:r w:rsidR="00806505">
        <w:t xml:space="preserve"> </w:t>
      </w:r>
      <w:r w:rsidRPr="0085468E">
        <w:t>through</w:t>
      </w:r>
      <w:r w:rsidR="00806505">
        <w:t xml:space="preserve"> </w:t>
      </w:r>
      <w:r w:rsidRPr="0085468E">
        <w:t>identification</w:t>
      </w:r>
      <w:r w:rsidR="00806505">
        <w:t xml:space="preserve"> </w:t>
      </w:r>
      <w:r w:rsidRPr="0085468E">
        <w:t>of</w:t>
      </w:r>
      <w:r w:rsidR="00806505">
        <w:t xml:space="preserve"> </w:t>
      </w:r>
      <w:r w:rsidRPr="0085468E">
        <w:t>root</w:t>
      </w:r>
      <w:r w:rsidR="00806505">
        <w:t xml:space="preserve"> </w:t>
      </w:r>
      <w:r w:rsidRPr="0085468E">
        <w:t>causes</w:t>
      </w:r>
      <w:r w:rsidR="00806505">
        <w:t xml:space="preserve"> </w:t>
      </w:r>
      <w:r w:rsidRPr="0085468E">
        <w:t>in</w:t>
      </w:r>
      <w:r w:rsidR="00806505">
        <w:t xml:space="preserve"> </w:t>
      </w:r>
      <w:r w:rsidRPr="0085468E">
        <w:t>minutes</w:t>
      </w:r>
      <w:r w:rsidR="00806505">
        <w:t xml:space="preserve"> </w:t>
      </w:r>
      <w:r w:rsidRPr="0085468E">
        <w:t>rather</w:t>
      </w:r>
      <w:r w:rsidR="00806505">
        <w:t xml:space="preserve"> </w:t>
      </w:r>
      <w:r w:rsidRPr="0085468E">
        <w:t>than</w:t>
      </w:r>
      <w:r w:rsidR="00806505">
        <w:t xml:space="preserve"> </w:t>
      </w:r>
      <w:r w:rsidRPr="0085468E">
        <w:t>hours</w:t>
      </w:r>
      <w:r w:rsidRPr="001610D7">
        <w:t>.</w:t>
      </w:r>
    </w:p>
    <w:p w14:paraId="5BC5A698" w14:textId="251D0ACC" w:rsidR="005654C9" w:rsidRPr="001610D7" w:rsidRDefault="005654C9" w:rsidP="005654C9">
      <w:pPr>
        <w:pStyle w:val="Bullets"/>
      </w:pPr>
      <w:r w:rsidRPr="00E0709A">
        <w:t>Da</w:t>
      </w:r>
      <w:r>
        <w:t>ta</w:t>
      </w:r>
      <w:r w:rsidR="00806505">
        <w:t xml:space="preserve"> </w:t>
      </w:r>
      <w:r>
        <w:t>silos</w:t>
      </w:r>
      <w:r w:rsidR="00806505">
        <w:t xml:space="preserve"> </w:t>
      </w:r>
      <w:r>
        <w:t>are</w:t>
      </w:r>
      <w:r w:rsidR="00806505">
        <w:t xml:space="preserve"> </w:t>
      </w:r>
      <w:r>
        <w:t>to</w:t>
      </w:r>
      <w:r w:rsidR="00806505">
        <w:t xml:space="preserve"> </w:t>
      </w:r>
      <w:r>
        <w:t>be</w:t>
      </w:r>
      <w:r w:rsidR="00806505">
        <w:t xml:space="preserve"> </w:t>
      </w:r>
      <w:r>
        <w:t>removed</w:t>
      </w:r>
      <w:r w:rsidR="00806505">
        <w:t xml:space="preserve"> </w:t>
      </w:r>
      <w:r>
        <w:t>in-order-</w:t>
      </w:r>
      <w:r w:rsidRPr="00363CE5">
        <w:t>to</w:t>
      </w:r>
      <w:r w:rsidR="00806505">
        <w:t xml:space="preserve"> </w:t>
      </w:r>
      <w:r w:rsidRPr="00363CE5">
        <w:t>foster</w:t>
      </w:r>
      <w:r w:rsidR="00806505">
        <w:t xml:space="preserve"> </w:t>
      </w:r>
      <w:r w:rsidRPr="00363CE5">
        <w:t>seamless</w:t>
      </w:r>
      <w:r w:rsidR="00806505">
        <w:t xml:space="preserve"> </w:t>
      </w:r>
      <w:r w:rsidRPr="00363CE5">
        <w:t>cross-team</w:t>
      </w:r>
      <w:r w:rsidR="00806505">
        <w:t xml:space="preserve"> </w:t>
      </w:r>
      <w:r w:rsidRPr="00363CE5">
        <w:t>collaboration</w:t>
      </w:r>
      <w:r w:rsidR="00806505">
        <w:t xml:space="preserve"> </w:t>
      </w:r>
      <w:r w:rsidRPr="00363CE5">
        <w:t>and</w:t>
      </w:r>
      <w:r w:rsidR="00806505">
        <w:t xml:space="preserve"> </w:t>
      </w:r>
      <w:r w:rsidRPr="00363CE5">
        <w:t>unified</w:t>
      </w:r>
      <w:r w:rsidR="00806505">
        <w:t xml:space="preserve"> </w:t>
      </w:r>
      <w:r w:rsidRPr="001E34C2">
        <w:t>decision</w:t>
      </w:r>
      <w:r w:rsidRPr="001E34C2">
        <w:noBreakHyphen/>
        <w:t>making,</w:t>
      </w:r>
      <w:r w:rsidR="00806505">
        <w:t xml:space="preserve"> </w:t>
      </w:r>
      <w:r w:rsidRPr="001E34C2">
        <w:t>thereby</w:t>
      </w:r>
      <w:r w:rsidR="00806505">
        <w:t xml:space="preserve"> </w:t>
      </w:r>
      <w:r w:rsidRPr="001E34C2">
        <w:t>improving</w:t>
      </w:r>
      <w:r w:rsidR="00806505">
        <w:t xml:space="preserve"> </w:t>
      </w:r>
      <w:r w:rsidRPr="001E34C2">
        <w:t>operational</w:t>
      </w:r>
      <w:r w:rsidR="00806505">
        <w:t xml:space="preserve"> </w:t>
      </w:r>
      <w:r w:rsidRPr="001E34C2">
        <w:t>efficiency</w:t>
      </w:r>
      <w:r w:rsidRPr="001610D7">
        <w:t>.</w:t>
      </w:r>
    </w:p>
    <w:p w14:paraId="4894FBB8" w14:textId="05141641" w:rsidR="005654C9" w:rsidRPr="00E0709A" w:rsidRDefault="005654C9" w:rsidP="005654C9">
      <w:pPr>
        <w:pStyle w:val="Bullets"/>
      </w:pPr>
      <w:r w:rsidRPr="00E0709A">
        <w:t>Performance</w:t>
      </w:r>
      <w:r w:rsidR="00806505">
        <w:t xml:space="preserve"> </w:t>
      </w:r>
      <w:r w:rsidRPr="00E0709A">
        <w:t>bottlenecks</w:t>
      </w:r>
      <w:r w:rsidR="00806505">
        <w:t xml:space="preserve"> </w:t>
      </w:r>
      <w:r w:rsidRPr="00E0709A">
        <w:t>are</w:t>
      </w:r>
      <w:r w:rsidR="00806505">
        <w:t xml:space="preserve"> </w:t>
      </w:r>
      <w:r w:rsidRPr="00E0709A">
        <w:t>to</w:t>
      </w:r>
      <w:r w:rsidR="00806505">
        <w:t xml:space="preserve"> </w:t>
      </w:r>
      <w:r w:rsidRPr="00E0709A">
        <w:t>be</w:t>
      </w:r>
      <w:r w:rsidR="00806505">
        <w:t xml:space="preserve"> </w:t>
      </w:r>
      <w:r w:rsidRPr="00E0709A">
        <w:t>detected</w:t>
      </w:r>
      <w:r w:rsidR="00806505">
        <w:t xml:space="preserve"> </w:t>
      </w:r>
      <w:r w:rsidRPr="00E0709A">
        <w:t>and</w:t>
      </w:r>
      <w:r w:rsidR="00806505">
        <w:t xml:space="preserve"> </w:t>
      </w:r>
      <w:r w:rsidRPr="00E0709A">
        <w:t>resolved</w:t>
      </w:r>
      <w:r w:rsidR="00806505">
        <w:t xml:space="preserve"> </w:t>
      </w:r>
      <w:r w:rsidRPr="00E0709A">
        <w:t>before</w:t>
      </w:r>
      <w:r w:rsidR="00806505">
        <w:t xml:space="preserve"> </w:t>
      </w:r>
      <w:r w:rsidRPr="00E0709A">
        <w:t>end</w:t>
      </w:r>
      <w:r w:rsidRPr="00E0709A">
        <w:rPr>
          <w:rFonts w:ascii="Cambria Math" w:hAnsi="Cambria Math" w:cs="Cambria Math"/>
        </w:rPr>
        <w:t>‑</w:t>
      </w:r>
      <w:r w:rsidRPr="00E0709A">
        <w:t>user</w:t>
      </w:r>
      <w:r w:rsidR="00806505">
        <w:t xml:space="preserve"> </w:t>
      </w:r>
      <w:r w:rsidRPr="00E0709A">
        <w:t>experience</w:t>
      </w:r>
      <w:r w:rsidR="00806505">
        <w:t xml:space="preserve"> </w:t>
      </w:r>
      <w:r w:rsidRPr="00E0709A">
        <w:t>is</w:t>
      </w:r>
      <w:r w:rsidR="00806505">
        <w:t xml:space="preserve"> </w:t>
      </w:r>
      <w:r w:rsidRPr="00E0709A">
        <w:t>affected,</w:t>
      </w:r>
      <w:r w:rsidR="00806505">
        <w:t xml:space="preserve"> </w:t>
      </w:r>
      <w:r w:rsidRPr="00E0709A">
        <w:t>thereby</w:t>
      </w:r>
      <w:r w:rsidR="00806505">
        <w:t xml:space="preserve"> </w:t>
      </w:r>
      <w:r w:rsidRPr="00E0709A">
        <w:t>minimizing</w:t>
      </w:r>
      <w:r w:rsidR="00806505">
        <w:t xml:space="preserve"> </w:t>
      </w:r>
      <w:r w:rsidRPr="00E0709A">
        <w:t>customer</w:t>
      </w:r>
      <w:r w:rsidR="00806505">
        <w:t xml:space="preserve"> </w:t>
      </w:r>
      <w:r w:rsidRPr="00E0709A">
        <w:t>impact.</w:t>
      </w:r>
    </w:p>
    <w:p w14:paraId="75CDEE5D" w14:textId="50F27434" w:rsidR="00C82DF8" w:rsidRPr="00D75C87" w:rsidRDefault="005654C9" w:rsidP="00D75C87">
      <w:pPr>
        <w:pStyle w:val="Bullets"/>
      </w:pPr>
      <w:r w:rsidRPr="00E0709A">
        <w:t>Fragmented</w:t>
      </w:r>
      <w:r w:rsidR="00806505">
        <w:t xml:space="preserve"> </w:t>
      </w:r>
      <w:r w:rsidRPr="00E0709A">
        <w:t>tools</w:t>
      </w:r>
      <w:r w:rsidR="00806505">
        <w:t xml:space="preserve"> </w:t>
      </w:r>
      <w:r w:rsidRPr="00E0709A">
        <w:t>are</w:t>
      </w:r>
      <w:r w:rsidR="00806505">
        <w:t xml:space="preserve"> </w:t>
      </w:r>
      <w:r w:rsidRPr="00E0709A">
        <w:t>to</w:t>
      </w:r>
      <w:r w:rsidR="00806505">
        <w:t xml:space="preserve"> </w:t>
      </w:r>
      <w:r w:rsidRPr="00E0709A">
        <w:t>be</w:t>
      </w:r>
      <w:r w:rsidR="00806505">
        <w:t xml:space="preserve"> </w:t>
      </w:r>
      <w:r w:rsidRPr="00E0709A">
        <w:t>consolidated</w:t>
      </w:r>
      <w:r w:rsidR="00806505">
        <w:t xml:space="preserve"> </w:t>
      </w:r>
      <w:r w:rsidRPr="00E0709A">
        <w:t>into</w:t>
      </w:r>
      <w:r w:rsidR="00806505">
        <w:t xml:space="preserve"> </w:t>
      </w:r>
      <w:r w:rsidRPr="00E0709A">
        <w:t>a</w:t>
      </w:r>
      <w:r w:rsidR="00806505">
        <w:t xml:space="preserve"> </w:t>
      </w:r>
      <w:r w:rsidRPr="00E0709A">
        <w:t>single,</w:t>
      </w:r>
      <w:r w:rsidR="00806505">
        <w:t xml:space="preserve"> </w:t>
      </w:r>
      <w:r w:rsidRPr="00E0709A">
        <w:t>scalable</w:t>
      </w:r>
      <w:r w:rsidR="00806505">
        <w:t xml:space="preserve"> </w:t>
      </w:r>
      <w:r w:rsidRPr="00E0709A">
        <w:t>telemetry</w:t>
      </w:r>
      <w:r w:rsidR="00806505">
        <w:t xml:space="preserve"> </w:t>
      </w:r>
      <w:r w:rsidRPr="00E0709A">
        <w:t>standard</w:t>
      </w:r>
      <w:r w:rsidR="00806505">
        <w:t xml:space="preserve"> </w:t>
      </w:r>
      <w:r w:rsidRPr="00E0709A">
        <w:t>(OpenTelemetry)</w:t>
      </w:r>
      <w:r w:rsidR="00806505">
        <w:t xml:space="preserve"> </w:t>
      </w:r>
      <w:r w:rsidRPr="00E0709A">
        <w:t>to</w:t>
      </w:r>
      <w:r w:rsidR="00806505">
        <w:t xml:space="preserve"> </w:t>
      </w:r>
      <w:r w:rsidRPr="00E0709A">
        <w:t>achieve</w:t>
      </w:r>
      <w:r w:rsidR="00806505">
        <w:t xml:space="preserve"> </w:t>
      </w:r>
      <w:r w:rsidRPr="00E0709A">
        <w:t>cost</w:t>
      </w:r>
      <w:r w:rsidR="00806505">
        <w:t xml:space="preserve"> </w:t>
      </w:r>
      <w:r w:rsidRPr="00E0709A">
        <w:t>optimization</w:t>
      </w:r>
      <w:r w:rsidRPr="001610D7">
        <w:t>.</w:t>
      </w:r>
    </w:p>
    <w:p w14:paraId="14A73C6A" w14:textId="3F436402" w:rsidR="00C82DF8" w:rsidRPr="004B6C99" w:rsidRDefault="00684A65" w:rsidP="002B0472">
      <w:r w:rsidRPr="002B0472">
        <w:rPr>
          <w:b/>
          <w:bCs/>
        </w:rPr>
        <w:t>Note</w:t>
      </w:r>
      <w:r w:rsidRPr="00202162">
        <w:rPr>
          <w:b/>
          <w:bCs/>
        </w:rPr>
        <w:t>:</w:t>
      </w:r>
      <w:r w:rsidR="00806505">
        <w:rPr>
          <w:i/>
          <w:iCs/>
        </w:rPr>
        <w:t xml:space="preserve">  </w:t>
      </w:r>
      <w:r w:rsidR="00C82DF8" w:rsidRPr="00202162">
        <w:rPr>
          <w:i/>
          <w:iCs/>
        </w:rPr>
        <w:t>Deployment</w:t>
      </w:r>
      <w:r w:rsidR="00806505">
        <w:rPr>
          <w:i/>
          <w:iCs/>
        </w:rPr>
        <w:t xml:space="preserve"> </w:t>
      </w:r>
      <w:r w:rsidR="00C82DF8" w:rsidRPr="00202162">
        <w:rPr>
          <w:i/>
          <w:iCs/>
        </w:rPr>
        <w:t>model</w:t>
      </w:r>
      <w:r w:rsidR="00806505">
        <w:rPr>
          <w:i/>
          <w:iCs/>
        </w:rPr>
        <w:t xml:space="preserve"> </w:t>
      </w:r>
      <w:r w:rsidR="00C82DF8" w:rsidRPr="00202162">
        <w:rPr>
          <w:i/>
          <w:iCs/>
        </w:rPr>
        <w:t>has</w:t>
      </w:r>
      <w:r w:rsidR="00806505">
        <w:rPr>
          <w:i/>
          <w:iCs/>
        </w:rPr>
        <w:t xml:space="preserve"> </w:t>
      </w:r>
      <w:r w:rsidR="00C82DF8" w:rsidRPr="00202162">
        <w:rPr>
          <w:i/>
          <w:iCs/>
        </w:rPr>
        <w:t>a</w:t>
      </w:r>
      <w:r w:rsidR="00806505">
        <w:rPr>
          <w:i/>
          <w:iCs/>
        </w:rPr>
        <w:t xml:space="preserve"> </w:t>
      </w:r>
      <w:r w:rsidR="00C82DF8" w:rsidRPr="00202162">
        <w:rPr>
          <w:i/>
          <w:iCs/>
        </w:rPr>
        <w:t>direct</w:t>
      </w:r>
      <w:r w:rsidR="00806505">
        <w:rPr>
          <w:i/>
          <w:iCs/>
        </w:rPr>
        <w:t xml:space="preserve"> </w:t>
      </w:r>
      <w:r w:rsidR="00C82DF8" w:rsidRPr="00202162">
        <w:rPr>
          <w:i/>
          <w:iCs/>
        </w:rPr>
        <w:t>impact</w:t>
      </w:r>
      <w:r w:rsidR="00806505">
        <w:rPr>
          <w:i/>
          <w:iCs/>
        </w:rPr>
        <w:t xml:space="preserve"> </w:t>
      </w:r>
      <w:r w:rsidR="00C82DF8" w:rsidRPr="00202162">
        <w:rPr>
          <w:i/>
          <w:iCs/>
        </w:rPr>
        <w:t>on</w:t>
      </w:r>
      <w:r w:rsidR="00806505">
        <w:rPr>
          <w:i/>
          <w:iCs/>
        </w:rPr>
        <w:t xml:space="preserve"> </w:t>
      </w:r>
      <w:r w:rsidR="00C82DF8" w:rsidRPr="00202162">
        <w:rPr>
          <w:i/>
          <w:iCs/>
        </w:rPr>
        <w:t>how</w:t>
      </w:r>
      <w:r w:rsidR="00806505">
        <w:rPr>
          <w:i/>
          <w:iCs/>
        </w:rPr>
        <w:t xml:space="preserve"> </w:t>
      </w:r>
      <w:r w:rsidR="00C82DF8" w:rsidRPr="00202162">
        <w:rPr>
          <w:i/>
          <w:iCs/>
        </w:rPr>
        <w:t>“universal</w:t>
      </w:r>
      <w:r w:rsidR="00806505">
        <w:rPr>
          <w:i/>
          <w:iCs/>
        </w:rPr>
        <w:t xml:space="preserve"> </w:t>
      </w:r>
      <w:r w:rsidR="00C82DF8" w:rsidRPr="00202162">
        <w:rPr>
          <w:i/>
          <w:iCs/>
        </w:rPr>
        <w:t>observability”</w:t>
      </w:r>
      <w:r w:rsidR="00806505">
        <w:rPr>
          <w:i/>
          <w:iCs/>
        </w:rPr>
        <w:t xml:space="preserve"> </w:t>
      </w:r>
      <w:r w:rsidR="00C82DF8" w:rsidRPr="00202162">
        <w:rPr>
          <w:i/>
          <w:iCs/>
        </w:rPr>
        <w:t>is</w:t>
      </w:r>
      <w:r w:rsidR="00806505">
        <w:rPr>
          <w:i/>
          <w:iCs/>
        </w:rPr>
        <w:t xml:space="preserve"> </w:t>
      </w:r>
      <w:r w:rsidR="00C82DF8" w:rsidRPr="00202162">
        <w:rPr>
          <w:i/>
          <w:iCs/>
        </w:rPr>
        <w:t>implemented,</w:t>
      </w:r>
      <w:r w:rsidR="00806505">
        <w:rPr>
          <w:i/>
          <w:iCs/>
        </w:rPr>
        <w:t xml:space="preserve"> </w:t>
      </w:r>
      <w:r w:rsidR="00C82DF8" w:rsidRPr="00202162">
        <w:rPr>
          <w:i/>
          <w:iCs/>
        </w:rPr>
        <w:t>especially</w:t>
      </w:r>
      <w:r w:rsidR="00806505">
        <w:rPr>
          <w:i/>
          <w:iCs/>
        </w:rPr>
        <w:t xml:space="preserve"> </w:t>
      </w:r>
      <w:r w:rsidR="00C82DF8" w:rsidRPr="00202162">
        <w:rPr>
          <w:i/>
          <w:iCs/>
        </w:rPr>
        <w:t>for</w:t>
      </w:r>
      <w:r w:rsidR="00806505">
        <w:rPr>
          <w:i/>
          <w:iCs/>
        </w:rPr>
        <w:t xml:space="preserve"> </w:t>
      </w:r>
      <w:r w:rsidR="00C82DF8" w:rsidRPr="00202162">
        <w:rPr>
          <w:i/>
          <w:iCs/>
        </w:rPr>
        <w:t>trace</w:t>
      </w:r>
      <w:r w:rsidR="00806505">
        <w:rPr>
          <w:i/>
          <w:iCs/>
        </w:rPr>
        <w:t xml:space="preserve"> </w:t>
      </w:r>
      <w:r w:rsidR="00C82DF8" w:rsidRPr="00202162">
        <w:rPr>
          <w:i/>
          <w:iCs/>
        </w:rPr>
        <w:t>continuity,</w:t>
      </w:r>
      <w:r w:rsidR="00806505">
        <w:rPr>
          <w:i/>
          <w:iCs/>
        </w:rPr>
        <w:t xml:space="preserve"> </w:t>
      </w:r>
      <w:r w:rsidR="00C82DF8" w:rsidRPr="00202162">
        <w:rPr>
          <w:i/>
          <w:iCs/>
        </w:rPr>
        <w:t>data</w:t>
      </w:r>
      <w:r w:rsidR="00806505">
        <w:rPr>
          <w:i/>
          <w:iCs/>
        </w:rPr>
        <w:t xml:space="preserve"> </w:t>
      </w:r>
      <w:r w:rsidR="00C82DF8" w:rsidRPr="00202162">
        <w:rPr>
          <w:i/>
          <w:iCs/>
        </w:rPr>
        <w:t>ownership,</w:t>
      </w:r>
      <w:r w:rsidR="00806505">
        <w:rPr>
          <w:i/>
          <w:iCs/>
        </w:rPr>
        <w:t xml:space="preserve"> </w:t>
      </w:r>
      <w:r w:rsidR="00C82DF8" w:rsidRPr="00202162">
        <w:rPr>
          <w:i/>
          <w:iCs/>
        </w:rPr>
        <w:t>and</w:t>
      </w:r>
      <w:r w:rsidR="00806505">
        <w:rPr>
          <w:i/>
          <w:iCs/>
        </w:rPr>
        <w:t xml:space="preserve"> </w:t>
      </w:r>
      <w:r w:rsidR="00C82DF8" w:rsidRPr="00202162">
        <w:rPr>
          <w:i/>
          <w:iCs/>
        </w:rPr>
        <w:t>cost</w:t>
      </w:r>
      <w:r w:rsidR="00806505">
        <w:rPr>
          <w:i/>
          <w:iCs/>
        </w:rPr>
        <w:t xml:space="preserve"> </w:t>
      </w:r>
      <w:r w:rsidR="00C82DF8" w:rsidRPr="00202162">
        <w:rPr>
          <w:i/>
          <w:iCs/>
        </w:rPr>
        <w:t>control.</w:t>
      </w:r>
      <w:r w:rsidR="00806505">
        <w:rPr>
          <w:i/>
          <w:iCs/>
        </w:rPr>
        <w:t xml:space="preserve"> </w:t>
      </w:r>
      <w:r w:rsidR="00C82DF8" w:rsidRPr="00202162">
        <w:rPr>
          <w:i/>
          <w:iCs/>
        </w:rPr>
        <w:t>Universal</w:t>
      </w:r>
      <w:r w:rsidR="00806505">
        <w:rPr>
          <w:i/>
          <w:iCs/>
        </w:rPr>
        <w:t xml:space="preserve"> </w:t>
      </w:r>
      <w:r w:rsidR="00C82DF8" w:rsidRPr="00202162">
        <w:rPr>
          <w:i/>
          <w:iCs/>
        </w:rPr>
        <w:t>observability</w:t>
      </w:r>
      <w:r w:rsidR="00806505">
        <w:rPr>
          <w:i/>
          <w:iCs/>
        </w:rPr>
        <w:t xml:space="preserve"> </w:t>
      </w:r>
      <w:r w:rsidR="00C82DF8" w:rsidRPr="00202162">
        <w:rPr>
          <w:i/>
          <w:iCs/>
        </w:rPr>
        <w:t>means</w:t>
      </w:r>
      <w:r w:rsidR="00806505">
        <w:rPr>
          <w:i/>
          <w:iCs/>
        </w:rPr>
        <w:t xml:space="preserve"> </w:t>
      </w:r>
      <w:r w:rsidR="00C82DF8" w:rsidRPr="00202162">
        <w:rPr>
          <w:i/>
          <w:iCs/>
        </w:rPr>
        <w:t>consistent</w:t>
      </w:r>
      <w:r w:rsidR="00806505">
        <w:rPr>
          <w:i/>
          <w:iCs/>
        </w:rPr>
        <w:t xml:space="preserve"> </w:t>
      </w:r>
      <w:r w:rsidR="00C82DF8" w:rsidRPr="00202162">
        <w:rPr>
          <w:i/>
          <w:iCs/>
        </w:rPr>
        <w:t>logs</w:t>
      </w:r>
      <w:r w:rsidR="00806505">
        <w:rPr>
          <w:i/>
          <w:iCs/>
        </w:rPr>
        <w:t xml:space="preserve"> </w:t>
      </w:r>
      <w:r w:rsidR="00C82DF8" w:rsidRPr="00202162">
        <w:rPr>
          <w:i/>
          <w:iCs/>
        </w:rPr>
        <w:t>+</w:t>
      </w:r>
      <w:r w:rsidR="00806505">
        <w:rPr>
          <w:i/>
          <w:iCs/>
        </w:rPr>
        <w:t xml:space="preserve"> </w:t>
      </w:r>
      <w:r w:rsidR="00C82DF8" w:rsidRPr="00202162">
        <w:rPr>
          <w:i/>
          <w:iCs/>
        </w:rPr>
        <w:t>metrics</w:t>
      </w:r>
      <w:r w:rsidR="00806505">
        <w:rPr>
          <w:i/>
          <w:iCs/>
        </w:rPr>
        <w:t xml:space="preserve"> </w:t>
      </w:r>
      <w:r w:rsidR="00C82DF8" w:rsidRPr="00202162">
        <w:rPr>
          <w:i/>
          <w:iCs/>
        </w:rPr>
        <w:t>+</w:t>
      </w:r>
      <w:r w:rsidR="00806505">
        <w:rPr>
          <w:i/>
          <w:iCs/>
        </w:rPr>
        <w:t xml:space="preserve"> </w:t>
      </w:r>
      <w:r w:rsidR="00C82DF8" w:rsidRPr="00202162">
        <w:rPr>
          <w:i/>
          <w:iCs/>
        </w:rPr>
        <w:t>traces</w:t>
      </w:r>
      <w:r w:rsidR="00806505">
        <w:rPr>
          <w:i/>
          <w:iCs/>
        </w:rPr>
        <w:t xml:space="preserve"> </w:t>
      </w:r>
      <w:r w:rsidR="00C82DF8" w:rsidRPr="00202162">
        <w:rPr>
          <w:i/>
          <w:iCs/>
        </w:rPr>
        <w:t>+</w:t>
      </w:r>
      <w:r w:rsidR="00806505">
        <w:rPr>
          <w:i/>
          <w:iCs/>
        </w:rPr>
        <w:t xml:space="preserve"> </w:t>
      </w:r>
      <w:r w:rsidR="00C82DF8" w:rsidRPr="00202162">
        <w:rPr>
          <w:i/>
          <w:iCs/>
        </w:rPr>
        <w:t>events</w:t>
      </w:r>
      <w:r w:rsidR="00806505">
        <w:rPr>
          <w:i/>
          <w:iCs/>
        </w:rPr>
        <w:t xml:space="preserve"> </w:t>
      </w:r>
      <w:r w:rsidR="00C82DF8" w:rsidRPr="00202162">
        <w:rPr>
          <w:i/>
          <w:iCs/>
        </w:rPr>
        <w:t>across</w:t>
      </w:r>
      <w:r w:rsidR="00806505">
        <w:rPr>
          <w:i/>
          <w:iCs/>
        </w:rPr>
        <w:t xml:space="preserve"> </w:t>
      </w:r>
      <w:r w:rsidR="00C82DF8" w:rsidRPr="00202162">
        <w:rPr>
          <w:i/>
          <w:iCs/>
        </w:rPr>
        <w:t>all</w:t>
      </w:r>
      <w:r w:rsidR="00806505">
        <w:rPr>
          <w:i/>
          <w:iCs/>
        </w:rPr>
        <w:t xml:space="preserve"> </w:t>
      </w:r>
      <w:r w:rsidR="00C82DF8" w:rsidRPr="00202162">
        <w:rPr>
          <w:i/>
          <w:iCs/>
        </w:rPr>
        <w:t>runtimes.</w:t>
      </w:r>
      <w:r w:rsidR="00806505">
        <w:rPr>
          <w:i/>
          <w:iCs/>
        </w:rPr>
        <w:t xml:space="preserve"> </w:t>
      </w:r>
      <w:r w:rsidR="00C82DF8" w:rsidRPr="00202162">
        <w:rPr>
          <w:i/>
          <w:iCs/>
        </w:rPr>
        <w:t>Different</w:t>
      </w:r>
      <w:r w:rsidR="00806505">
        <w:rPr>
          <w:i/>
          <w:iCs/>
        </w:rPr>
        <w:t xml:space="preserve"> </w:t>
      </w:r>
      <w:r w:rsidR="00C82DF8" w:rsidRPr="00202162">
        <w:rPr>
          <w:i/>
          <w:iCs/>
        </w:rPr>
        <w:t>models</w:t>
      </w:r>
      <w:r w:rsidR="00806505">
        <w:rPr>
          <w:i/>
          <w:iCs/>
        </w:rPr>
        <w:t xml:space="preserve"> </w:t>
      </w:r>
      <w:r w:rsidR="00C82DF8" w:rsidRPr="00202162">
        <w:rPr>
          <w:i/>
          <w:iCs/>
        </w:rPr>
        <w:t>change</w:t>
      </w:r>
      <w:r w:rsidR="00806505">
        <w:rPr>
          <w:i/>
          <w:iCs/>
        </w:rPr>
        <w:t xml:space="preserve"> </w:t>
      </w:r>
      <w:r w:rsidR="00C82DF8" w:rsidRPr="00202162">
        <w:rPr>
          <w:i/>
          <w:iCs/>
        </w:rPr>
        <w:t>what</w:t>
      </w:r>
      <w:r w:rsidR="00806505">
        <w:rPr>
          <w:i/>
          <w:iCs/>
        </w:rPr>
        <w:t xml:space="preserve"> </w:t>
      </w:r>
      <w:r w:rsidR="00C82DF8" w:rsidRPr="00202162">
        <w:rPr>
          <w:i/>
          <w:iCs/>
        </w:rPr>
        <w:t>you</w:t>
      </w:r>
      <w:r w:rsidR="00806505">
        <w:rPr>
          <w:i/>
          <w:iCs/>
        </w:rPr>
        <w:t xml:space="preserve"> </w:t>
      </w:r>
      <w:r w:rsidR="00C82DF8" w:rsidRPr="00202162">
        <w:rPr>
          <w:i/>
          <w:iCs/>
        </w:rPr>
        <w:t>can</w:t>
      </w:r>
      <w:r w:rsidR="00806505">
        <w:rPr>
          <w:i/>
          <w:iCs/>
        </w:rPr>
        <w:t xml:space="preserve"> </w:t>
      </w:r>
      <w:r w:rsidR="00C82DF8" w:rsidRPr="00202162">
        <w:rPr>
          <w:i/>
          <w:iCs/>
        </w:rPr>
        <w:t>instrument,</w:t>
      </w:r>
      <w:r w:rsidR="00806505">
        <w:rPr>
          <w:i/>
          <w:iCs/>
        </w:rPr>
        <w:t xml:space="preserve"> </w:t>
      </w:r>
      <w:r w:rsidR="00C82DF8" w:rsidRPr="00202162">
        <w:rPr>
          <w:i/>
          <w:iCs/>
        </w:rPr>
        <w:t>what</w:t>
      </w:r>
      <w:r w:rsidR="00806505">
        <w:rPr>
          <w:i/>
          <w:iCs/>
        </w:rPr>
        <w:t xml:space="preserve"> </w:t>
      </w:r>
      <w:r w:rsidR="00C82DF8" w:rsidRPr="00202162">
        <w:rPr>
          <w:i/>
          <w:iCs/>
        </w:rPr>
        <w:t>context</w:t>
      </w:r>
      <w:r w:rsidR="00806505">
        <w:rPr>
          <w:i/>
          <w:iCs/>
        </w:rPr>
        <w:t xml:space="preserve"> </w:t>
      </w:r>
      <w:r w:rsidR="00C82DF8" w:rsidRPr="00202162">
        <w:rPr>
          <w:i/>
          <w:iCs/>
        </w:rPr>
        <w:t>you</w:t>
      </w:r>
      <w:r w:rsidR="00806505">
        <w:rPr>
          <w:i/>
          <w:iCs/>
        </w:rPr>
        <w:t xml:space="preserve"> </w:t>
      </w:r>
      <w:r w:rsidR="00C82DF8" w:rsidRPr="00202162">
        <w:rPr>
          <w:i/>
          <w:iCs/>
        </w:rPr>
        <w:t>can</w:t>
      </w:r>
      <w:r w:rsidR="00806505">
        <w:rPr>
          <w:i/>
          <w:iCs/>
        </w:rPr>
        <w:t xml:space="preserve"> </w:t>
      </w:r>
      <w:r w:rsidR="00C82DF8" w:rsidRPr="00202162">
        <w:rPr>
          <w:i/>
          <w:iCs/>
        </w:rPr>
        <w:t>capture,</w:t>
      </w:r>
      <w:r w:rsidR="00806505">
        <w:rPr>
          <w:i/>
          <w:iCs/>
        </w:rPr>
        <w:t xml:space="preserve"> </w:t>
      </w:r>
      <w:r w:rsidR="00C82DF8" w:rsidRPr="00202162">
        <w:rPr>
          <w:i/>
          <w:iCs/>
        </w:rPr>
        <w:t>and</w:t>
      </w:r>
      <w:r w:rsidR="00806505">
        <w:rPr>
          <w:i/>
          <w:iCs/>
        </w:rPr>
        <w:t xml:space="preserve"> </w:t>
      </w:r>
      <w:r w:rsidR="00C82DF8" w:rsidRPr="00202162">
        <w:rPr>
          <w:i/>
          <w:iCs/>
        </w:rPr>
        <w:t>where</w:t>
      </w:r>
      <w:r w:rsidR="00806505">
        <w:rPr>
          <w:i/>
          <w:iCs/>
        </w:rPr>
        <w:t xml:space="preserve"> </w:t>
      </w:r>
      <w:r w:rsidR="00C82DF8" w:rsidRPr="00202162">
        <w:rPr>
          <w:i/>
          <w:iCs/>
        </w:rPr>
        <w:t>telemetry</w:t>
      </w:r>
      <w:r w:rsidR="00806505">
        <w:rPr>
          <w:i/>
          <w:iCs/>
        </w:rPr>
        <w:t xml:space="preserve"> </w:t>
      </w:r>
      <w:r w:rsidR="00C82DF8" w:rsidRPr="00202162">
        <w:rPr>
          <w:i/>
          <w:iCs/>
        </w:rPr>
        <w:t>can</w:t>
      </w:r>
      <w:r w:rsidR="00806505">
        <w:rPr>
          <w:i/>
          <w:iCs/>
        </w:rPr>
        <w:t xml:space="preserve"> </w:t>
      </w:r>
      <w:r w:rsidR="00C82DF8" w:rsidRPr="00202162">
        <w:rPr>
          <w:i/>
          <w:iCs/>
        </w:rPr>
        <w:t>be</w:t>
      </w:r>
      <w:r w:rsidR="00806505">
        <w:rPr>
          <w:i/>
          <w:iCs/>
        </w:rPr>
        <w:t xml:space="preserve"> </w:t>
      </w:r>
      <w:r w:rsidR="00C82DF8" w:rsidRPr="00202162">
        <w:rPr>
          <w:i/>
          <w:iCs/>
        </w:rPr>
        <w:t>stored/processed.</w:t>
      </w:r>
      <w:r w:rsidR="00806505">
        <w:rPr>
          <w:i/>
          <w:iCs/>
        </w:rPr>
        <w:t xml:space="preserve"> </w:t>
      </w:r>
      <w:r w:rsidR="004B6C99" w:rsidRPr="00202162">
        <w:rPr>
          <w:i/>
          <w:iCs/>
        </w:rPr>
        <w:t>So,</w:t>
      </w:r>
      <w:r w:rsidR="00806505">
        <w:rPr>
          <w:i/>
          <w:iCs/>
        </w:rPr>
        <w:t xml:space="preserve"> </w:t>
      </w:r>
      <w:r w:rsidR="00C82DF8" w:rsidRPr="00202162">
        <w:rPr>
          <w:i/>
          <w:iCs/>
        </w:rPr>
        <w:t>the</w:t>
      </w:r>
      <w:r w:rsidR="00806505">
        <w:rPr>
          <w:i/>
          <w:iCs/>
        </w:rPr>
        <w:t xml:space="preserve"> </w:t>
      </w:r>
      <w:r w:rsidR="00C82DF8" w:rsidRPr="00202162">
        <w:rPr>
          <w:i/>
          <w:iCs/>
        </w:rPr>
        <w:t>strategy</w:t>
      </w:r>
      <w:r w:rsidR="00806505">
        <w:rPr>
          <w:i/>
          <w:iCs/>
        </w:rPr>
        <w:t xml:space="preserve"> </w:t>
      </w:r>
      <w:r w:rsidR="00C82DF8" w:rsidRPr="00202162">
        <w:rPr>
          <w:i/>
          <w:iCs/>
        </w:rPr>
        <w:t>must</w:t>
      </w:r>
      <w:r w:rsidR="00806505">
        <w:rPr>
          <w:i/>
          <w:iCs/>
        </w:rPr>
        <w:t xml:space="preserve"> </w:t>
      </w:r>
      <w:r w:rsidR="00C82DF8" w:rsidRPr="00202162">
        <w:rPr>
          <w:i/>
          <w:iCs/>
        </w:rPr>
        <w:t>be</w:t>
      </w:r>
      <w:r w:rsidR="00806505">
        <w:rPr>
          <w:i/>
          <w:iCs/>
        </w:rPr>
        <w:t xml:space="preserve"> </w:t>
      </w:r>
      <w:r w:rsidR="00C82DF8" w:rsidRPr="00202162">
        <w:rPr>
          <w:i/>
          <w:iCs/>
        </w:rPr>
        <w:t>model-aware,</w:t>
      </w:r>
      <w:r w:rsidR="00806505">
        <w:rPr>
          <w:i/>
          <w:iCs/>
        </w:rPr>
        <w:t xml:space="preserve"> </w:t>
      </w:r>
      <w:r w:rsidR="00C82DF8" w:rsidRPr="00202162">
        <w:rPr>
          <w:i/>
          <w:iCs/>
        </w:rPr>
        <w:t>not</w:t>
      </w:r>
      <w:r w:rsidR="00806505">
        <w:rPr>
          <w:i/>
          <w:iCs/>
        </w:rPr>
        <w:t xml:space="preserve"> </w:t>
      </w:r>
      <w:r w:rsidR="00C82DF8" w:rsidRPr="00202162">
        <w:rPr>
          <w:i/>
          <w:iCs/>
        </w:rPr>
        <w:t>one-size-fits-all.</w:t>
      </w:r>
      <w:r w:rsidR="00806505">
        <w:rPr>
          <w:i/>
          <w:iCs/>
        </w:rPr>
        <w:t xml:space="preserve"> </w:t>
      </w:r>
      <w:r w:rsidR="00F07EBE" w:rsidRPr="00202162">
        <w:rPr>
          <w:i/>
          <w:iCs/>
        </w:rPr>
        <w:t>This</w:t>
      </w:r>
      <w:r w:rsidR="00806505">
        <w:rPr>
          <w:i/>
          <w:iCs/>
        </w:rPr>
        <w:t xml:space="preserve"> </w:t>
      </w:r>
      <w:r w:rsidR="00F07EBE" w:rsidRPr="00202162">
        <w:rPr>
          <w:i/>
          <w:iCs/>
        </w:rPr>
        <w:t>will</w:t>
      </w:r>
      <w:r w:rsidR="00806505">
        <w:rPr>
          <w:i/>
          <w:iCs/>
        </w:rPr>
        <w:t xml:space="preserve"> </w:t>
      </w:r>
      <w:r w:rsidR="00F07EBE" w:rsidRPr="00202162">
        <w:rPr>
          <w:i/>
          <w:iCs/>
        </w:rPr>
        <w:t>be</w:t>
      </w:r>
      <w:r w:rsidR="00806505">
        <w:rPr>
          <w:i/>
          <w:iCs/>
        </w:rPr>
        <w:t xml:space="preserve"> </w:t>
      </w:r>
      <w:r w:rsidR="00F07EBE" w:rsidRPr="00202162">
        <w:rPr>
          <w:i/>
          <w:iCs/>
        </w:rPr>
        <w:t>covered</w:t>
      </w:r>
      <w:r w:rsidR="00806505">
        <w:rPr>
          <w:i/>
          <w:iCs/>
        </w:rPr>
        <w:t xml:space="preserve"> </w:t>
      </w:r>
      <w:r w:rsidR="00F07EBE" w:rsidRPr="00202162">
        <w:rPr>
          <w:i/>
          <w:iCs/>
        </w:rPr>
        <w:t>in</w:t>
      </w:r>
      <w:r w:rsidR="00806505">
        <w:rPr>
          <w:i/>
          <w:iCs/>
        </w:rPr>
        <w:t xml:space="preserve"> </w:t>
      </w:r>
      <w:r w:rsidR="00F07EBE" w:rsidRPr="00202162">
        <w:rPr>
          <w:i/>
          <w:iCs/>
        </w:rPr>
        <w:t>Appendix</w:t>
      </w:r>
      <w:r w:rsidR="00806505">
        <w:rPr>
          <w:i/>
          <w:iCs/>
        </w:rPr>
        <w:t xml:space="preserve"> </w:t>
      </w:r>
      <w:r w:rsidR="00F07EBE" w:rsidRPr="00202162">
        <w:rPr>
          <w:i/>
          <w:iCs/>
        </w:rPr>
        <w:t>2.</w:t>
      </w:r>
    </w:p>
    <w:p w14:paraId="04656E0E" w14:textId="58F0678F" w:rsidR="00706DE3" w:rsidRPr="00F0196E" w:rsidRDefault="00706DE3" w:rsidP="00871DB3">
      <w:r w:rsidRPr="00F0196E">
        <w:t>Ultimately,</w:t>
      </w:r>
      <w:r w:rsidR="00806505">
        <w:t xml:space="preserve"> </w:t>
      </w:r>
      <w:r w:rsidRPr="00F0196E">
        <w:t>this</w:t>
      </w:r>
      <w:r w:rsidR="00806505">
        <w:t xml:space="preserve"> </w:t>
      </w:r>
      <w:r w:rsidRPr="00F0196E">
        <w:t>strategy</w:t>
      </w:r>
      <w:r w:rsidR="00806505">
        <w:t xml:space="preserve"> </w:t>
      </w:r>
      <w:r w:rsidRPr="00F0196E">
        <w:t>is</w:t>
      </w:r>
      <w:r w:rsidR="00806505">
        <w:t xml:space="preserve"> </w:t>
      </w:r>
      <w:r w:rsidRPr="00F0196E">
        <w:t>intended</w:t>
      </w:r>
      <w:r w:rsidR="00806505">
        <w:t xml:space="preserve"> </w:t>
      </w:r>
      <w:r w:rsidRPr="00F0196E">
        <w:t>to</w:t>
      </w:r>
      <w:r w:rsidR="00806505">
        <w:t xml:space="preserve"> </w:t>
      </w:r>
      <w:r w:rsidRPr="00F0196E">
        <w:t>transform</w:t>
      </w:r>
      <w:r w:rsidR="00806505">
        <w:t xml:space="preserve"> </w:t>
      </w:r>
      <w:r w:rsidRPr="00F0196E">
        <w:t>observability</w:t>
      </w:r>
      <w:r w:rsidR="00806505">
        <w:t xml:space="preserve"> </w:t>
      </w:r>
      <w:r w:rsidRPr="00F0196E">
        <w:t>from</w:t>
      </w:r>
      <w:r w:rsidR="00806505">
        <w:t xml:space="preserve"> </w:t>
      </w:r>
      <w:r w:rsidRPr="00F0196E">
        <w:t>a</w:t>
      </w:r>
      <w:r w:rsidR="00806505">
        <w:t xml:space="preserve"> </w:t>
      </w:r>
      <w:r w:rsidRPr="00F0196E">
        <w:t>technical</w:t>
      </w:r>
      <w:r w:rsidR="00806505">
        <w:t xml:space="preserve"> </w:t>
      </w:r>
      <w:r w:rsidRPr="00F0196E">
        <w:t>overhead</w:t>
      </w:r>
      <w:r w:rsidR="00806505">
        <w:t xml:space="preserve"> </w:t>
      </w:r>
      <w:r w:rsidRPr="00F0196E">
        <w:t>into</w:t>
      </w:r>
      <w:r w:rsidR="00806505">
        <w:t xml:space="preserve"> </w:t>
      </w:r>
      <w:r w:rsidRPr="00F0196E">
        <w:t>a</w:t>
      </w:r>
      <w:r w:rsidR="00806505">
        <w:t xml:space="preserve"> </w:t>
      </w:r>
      <w:r w:rsidRPr="00F0196E">
        <w:t>competitive</w:t>
      </w:r>
      <w:r w:rsidR="00806505">
        <w:t xml:space="preserve"> </w:t>
      </w:r>
      <w:r w:rsidRPr="00F0196E">
        <w:t>advantage,</w:t>
      </w:r>
      <w:r w:rsidR="00806505">
        <w:t xml:space="preserve"> </w:t>
      </w:r>
      <w:r w:rsidRPr="00F0196E">
        <w:t>enabling</w:t>
      </w:r>
      <w:r w:rsidR="00806505">
        <w:t xml:space="preserve"> </w:t>
      </w:r>
      <w:r w:rsidRPr="00F0196E">
        <w:t>performance</w:t>
      </w:r>
      <w:r w:rsidR="00806505">
        <w:t xml:space="preserve"> </w:t>
      </w:r>
      <w:r w:rsidRPr="00F0196E">
        <w:t>and</w:t>
      </w:r>
      <w:r w:rsidR="00806505">
        <w:t xml:space="preserve"> </w:t>
      </w:r>
      <w:r w:rsidRPr="00F0196E">
        <w:t>IT</w:t>
      </w:r>
      <w:r w:rsidR="00806505">
        <w:t xml:space="preserve"> </w:t>
      </w:r>
      <w:r w:rsidRPr="00F0196E">
        <w:t>operations</w:t>
      </w:r>
      <w:r w:rsidR="00806505">
        <w:t xml:space="preserve"> </w:t>
      </w:r>
      <w:r w:rsidRPr="00F0196E">
        <w:t>functions</w:t>
      </w:r>
      <w:r w:rsidR="00806505">
        <w:t xml:space="preserve"> </w:t>
      </w:r>
      <w:r w:rsidRPr="00F0196E">
        <w:t>to</w:t>
      </w:r>
      <w:r w:rsidR="00806505">
        <w:t xml:space="preserve"> </w:t>
      </w:r>
      <w:r w:rsidRPr="00F0196E">
        <w:t>track</w:t>
      </w:r>
      <w:r w:rsidR="00806505">
        <w:t xml:space="preserve"> </w:t>
      </w:r>
      <w:r w:rsidRPr="00F0196E">
        <w:t>scale,</w:t>
      </w:r>
      <w:r w:rsidR="00806505">
        <w:t xml:space="preserve"> </w:t>
      </w:r>
      <w:r w:rsidRPr="00F0196E">
        <w:t>rectify</w:t>
      </w:r>
      <w:r w:rsidR="00806505">
        <w:t xml:space="preserve"> </w:t>
      </w:r>
      <w:r w:rsidRPr="00F0196E">
        <w:t>issues,</w:t>
      </w:r>
      <w:r w:rsidR="00806505">
        <w:t xml:space="preserve"> </w:t>
      </w:r>
      <w:r w:rsidRPr="00F0196E">
        <w:t>and</w:t>
      </w:r>
      <w:r w:rsidR="00806505">
        <w:t xml:space="preserve"> </w:t>
      </w:r>
      <w:r w:rsidRPr="00F0196E">
        <w:t>manage</w:t>
      </w:r>
      <w:r w:rsidR="00806505">
        <w:t xml:space="preserve"> </w:t>
      </w:r>
      <w:r w:rsidRPr="00F0196E">
        <w:t>production</w:t>
      </w:r>
      <w:r w:rsidRPr="00F0196E">
        <w:noBreakHyphen/>
        <w:t>level</w:t>
      </w:r>
      <w:r w:rsidR="00806505">
        <w:t xml:space="preserve"> </w:t>
      </w:r>
      <w:r w:rsidRPr="00F0196E">
        <w:t>capabilities,</w:t>
      </w:r>
      <w:r w:rsidR="00806505">
        <w:t xml:space="preserve"> </w:t>
      </w:r>
      <w:r w:rsidRPr="00F0196E">
        <w:t>while</w:t>
      </w:r>
      <w:r w:rsidR="00806505">
        <w:t xml:space="preserve"> </w:t>
      </w:r>
      <w:r w:rsidRPr="00F0196E">
        <w:t>allowing</w:t>
      </w:r>
      <w:r w:rsidR="00806505">
        <w:t xml:space="preserve"> </w:t>
      </w:r>
      <w:r w:rsidRPr="00F0196E">
        <w:t>engineering</w:t>
      </w:r>
      <w:r w:rsidR="00806505">
        <w:t xml:space="preserve"> </w:t>
      </w:r>
      <w:r w:rsidRPr="00F0196E">
        <w:t>functions</w:t>
      </w:r>
      <w:r w:rsidR="00806505">
        <w:t xml:space="preserve"> </w:t>
      </w:r>
      <w:r w:rsidRPr="00F0196E">
        <w:t>to</w:t>
      </w:r>
      <w:r w:rsidR="00806505">
        <w:t xml:space="preserve"> </w:t>
      </w:r>
      <w:r w:rsidRPr="00F0196E">
        <w:t>spend</w:t>
      </w:r>
      <w:r w:rsidR="00806505">
        <w:t xml:space="preserve"> </w:t>
      </w:r>
      <w:r w:rsidRPr="00F0196E">
        <w:t>less</w:t>
      </w:r>
      <w:r w:rsidR="00806505">
        <w:t xml:space="preserve"> </w:t>
      </w:r>
      <w:r w:rsidRPr="00F0196E">
        <w:t>time</w:t>
      </w:r>
      <w:r w:rsidR="00806505">
        <w:t xml:space="preserve"> </w:t>
      </w:r>
      <w:r w:rsidRPr="00F0196E">
        <w:t>on</w:t>
      </w:r>
      <w:r w:rsidR="00806505">
        <w:t xml:space="preserve"> </w:t>
      </w:r>
      <w:r w:rsidRPr="00F0196E">
        <w:t>level</w:t>
      </w:r>
      <w:r w:rsidRPr="00F0196E">
        <w:noBreakHyphen/>
        <w:t>3</w:t>
      </w:r>
      <w:r w:rsidR="00806505">
        <w:t xml:space="preserve"> </w:t>
      </w:r>
      <w:r w:rsidRPr="00F0196E">
        <w:t>incident</w:t>
      </w:r>
      <w:r w:rsidR="00806505">
        <w:t xml:space="preserve"> </w:t>
      </w:r>
      <w:r w:rsidRPr="00F0196E">
        <w:t>remediation</w:t>
      </w:r>
      <w:r w:rsidR="00806505">
        <w:t xml:space="preserve"> </w:t>
      </w:r>
      <w:r w:rsidRPr="00F0196E">
        <w:t>and</w:t>
      </w:r>
      <w:r w:rsidR="00806505">
        <w:t xml:space="preserve"> </w:t>
      </w:r>
      <w:r w:rsidRPr="00F0196E">
        <w:t>more</w:t>
      </w:r>
      <w:r w:rsidR="00806505">
        <w:t xml:space="preserve"> </w:t>
      </w:r>
      <w:r w:rsidRPr="00F0196E">
        <w:t>time</w:t>
      </w:r>
      <w:r w:rsidR="00806505">
        <w:t xml:space="preserve"> </w:t>
      </w:r>
      <w:r w:rsidRPr="00F0196E">
        <w:t>delivering</w:t>
      </w:r>
      <w:r w:rsidR="00806505">
        <w:t xml:space="preserve"> </w:t>
      </w:r>
      <w:r w:rsidRPr="00F0196E">
        <w:t>high</w:t>
      </w:r>
      <w:r w:rsidRPr="00F0196E">
        <w:noBreakHyphen/>
        <w:t>value</w:t>
      </w:r>
      <w:r w:rsidR="00806505">
        <w:t xml:space="preserve"> </w:t>
      </w:r>
      <w:r w:rsidRPr="00F0196E">
        <w:t>features.</w:t>
      </w:r>
    </w:p>
    <w:p w14:paraId="4FC01CE8" w14:textId="5EA38842" w:rsidR="00FB615F" w:rsidRPr="00C60B2C" w:rsidRDefault="00706DE3" w:rsidP="00871DB3">
      <w:pPr>
        <w:rPr>
          <w:color w:val="000000" w:themeColor="text1"/>
        </w:rPr>
      </w:pPr>
      <w:r w:rsidRPr="00F0196E">
        <w:t>Establishing</w:t>
      </w:r>
      <w:r w:rsidR="00806505">
        <w:t xml:space="preserve"> </w:t>
      </w:r>
      <w:r w:rsidRPr="00F0196E">
        <w:t>an</w:t>
      </w:r>
      <w:r w:rsidR="00806505">
        <w:t xml:space="preserve"> </w:t>
      </w:r>
      <w:r w:rsidRPr="00F0196E">
        <w:t>observability</w:t>
      </w:r>
      <w:r w:rsidR="00806505">
        <w:t xml:space="preserve"> </w:t>
      </w:r>
      <w:r w:rsidRPr="00F0196E">
        <w:t>strategy</w:t>
      </w:r>
      <w:r w:rsidR="00806505">
        <w:t xml:space="preserve"> </w:t>
      </w:r>
      <w:r w:rsidRPr="00F0196E">
        <w:t>is</w:t>
      </w:r>
      <w:r w:rsidR="00806505">
        <w:t xml:space="preserve"> </w:t>
      </w:r>
      <w:r w:rsidRPr="00F0196E">
        <w:t>a</w:t>
      </w:r>
      <w:r w:rsidR="00806505">
        <w:t xml:space="preserve"> </w:t>
      </w:r>
      <w:r w:rsidRPr="00F0196E">
        <w:t>dynamic,</w:t>
      </w:r>
      <w:r w:rsidR="00806505">
        <w:t xml:space="preserve"> </w:t>
      </w:r>
      <w:r w:rsidRPr="00F0196E">
        <w:t>iterative</w:t>
      </w:r>
      <w:r w:rsidR="00806505">
        <w:t xml:space="preserve"> </w:t>
      </w:r>
      <w:r w:rsidRPr="00F0196E">
        <w:t>journey</w:t>
      </w:r>
      <w:r w:rsidR="00806505">
        <w:t xml:space="preserve"> </w:t>
      </w:r>
      <w:r w:rsidRPr="00F0196E">
        <w:t>that</w:t>
      </w:r>
      <w:r w:rsidR="00806505">
        <w:t xml:space="preserve"> </w:t>
      </w:r>
      <w:r w:rsidRPr="00F0196E">
        <w:t>aligns</w:t>
      </w:r>
      <w:r w:rsidR="00806505">
        <w:t xml:space="preserve"> </w:t>
      </w:r>
      <w:r w:rsidRPr="00F0196E">
        <w:t>technical</w:t>
      </w:r>
      <w:r w:rsidR="00806505">
        <w:t xml:space="preserve"> </w:t>
      </w:r>
      <w:r w:rsidRPr="00F0196E">
        <w:t>systems</w:t>
      </w:r>
      <w:r w:rsidR="00806505">
        <w:t xml:space="preserve"> </w:t>
      </w:r>
      <w:r w:rsidRPr="00F0196E">
        <w:t>with</w:t>
      </w:r>
      <w:r w:rsidR="00806505">
        <w:t xml:space="preserve"> </w:t>
      </w:r>
      <w:r w:rsidRPr="00F0196E">
        <w:t>business</w:t>
      </w:r>
      <w:r w:rsidR="00806505">
        <w:t xml:space="preserve"> </w:t>
      </w:r>
      <w:r w:rsidRPr="00F0196E">
        <w:t>objectives</w:t>
      </w:r>
      <w:r w:rsidR="00806505">
        <w:t xml:space="preserve"> </w:t>
      </w:r>
      <w:r w:rsidRPr="00F0196E">
        <w:t>to</w:t>
      </w:r>
      <w:r w:rsidR="00806505">
        <w:t xml:space="preserve"> </w:t>
      </w:r>
      <w:r w:rsidRPr="00F0196E">
        <w:t>ensure</w:t>
      </w:r>
      <w:r w:rsidR="00806505">
        <w:t xml:space="preserve"> </w:t>
      </w:r>
      <w:r w:rsidRPr="00F0196E">
        <w:t>reliability</w:t>
      </w:r>
      <w:r w:rsidR="00806505">
        <w:t xml:space="preserve"> </w:t>
      </w:r>
      <w:r w:rsidRPr="00F0196E">
        <w:t>and</w:t>
      </w:r>
      <w:r w:rsidR="00806505">
        <w:t xml:space="preserve"> </w:t>
      </w:r>
      <w:r w:rsidRPr="00F0196E">
        <w:t>performance.</w:t>
      </w:r>
      <w:r w:rsidR="00806505">
        <w:t xml:space="preserve"> </w:t>
      </w:r>
      <w:r w:rsidRPr="00F0196E">
        <w:t>Such</w:t>
      </w:r>
      <w:r w:rsidR="00806505">
        <w:t xml:space="preserve"> </w:t>
      </w:r>
      <w:r w:rsidRPr="00F0196E">
        <w:t>a</w:t>
      </w:r>
      <w:r w:rsidR="00806505">
        <w:t xml:space="preserve"> </w:t>
      </w:r>
      <w:r w:rsidRPr="00F0196E">
        <w:t>strategy</w:t>
      </w:r>
      <w:r w:rsidR="00806505">
        <w:t xml:space="preserve"> </w:t>
      </w:r>
      <w:r w:rsidRPr="00F0196E">
        <w:t>moves</w:t>
      </w:r>
      <w:r w:rsidR="00806505">
        <w:t xml:space="preserve"> </w:t>
      </w:r>
      <w:r w:rsidRPr="00F0196E">
        <w:t>an</w:t>
      </w:r>
      <w:r w:rsidR="00806505">
        <w:t xml:space="preserve"> </w:t>
      </w:r>
      <w:r w:rsidRPr="00F0196E">
        <w:t>organisation</w:t>
      </w:r>
      <w:r w:rsidR="00806505">
        <w:t xml:space="preserve"> </w:t>
      </w:r>
      <w:r w:rsidRPr="00F0196E">
        <w:t>from</w:t>
      </w:r>
      <w:r w:rsidR="00806505">
        <w:t xml:space="preserve"> </w:t>
      </w:r>
      <w:r w:rsidRPr="00F0196E">
        <w:t>reactive</w:t>
      </w:r>
      <w:r w:rsidR="00806505">
        <w:t xml:space="preserve"> </w:t>
      </w:r>
      <w:r w:rsidRPr="00F0196E">
        <w:t>monitoring—only</w:t>
      </w:r>
      <w:r w:rsidR="00806505">
        <w:t xml:space="preserve"> </w:t>
      </w:r>
      <w:r w:rsidRPr="00F0196E">
        <w:t>identifying</w:t>
      </w:r>
      <w:r w:rsidR="00806505">
        <w:t xml:space="preserve"> </w:t>
      </w:r>
      <w:r w:rsidRPr="00F0196E">
        <w:t>that</w:t>
      </w:r>
      <w:r w:rsidR="00806505">
        <w:t xml:space="preserve"> </w:t>
      </w:r>
      <w:r w:rsidRPr="00F0196E">
        <w:t>something</w:t>
      </w:r>
      <w:r w:rsidR="00806505">
        <w:t xml:space="preserve"> </w:t>
      </w:r>
      <w:r w:rsidRPr="00F0196E">
        <w:t>is</w:t>
      </w:r>
      <w:r w:rsidR="00806505">
        <w:t xml:space="preserve"> </w:t>
      </w:r>
      <w:r w:rsidRPr="00F0196E">
        <w:t>broken—to</w:t>
      </w:r>
      <w:r w:rsidR="00806505">
        <w:t xml:space="preserve"> </w:t>
      </w:r>
      <w:r w:rsidRPr="00F0196E">
        <w:t>proactive</w:t>
      </w:r>
      <w:r w:rsidR="00806505">
        <w:t xml:space="preserve"> </w:t>
      </w:r>
      <w:r w:rsidRPr="00F0196E">
        <w:t>observability</w:t>
      </w:r>
      <w:r w:rsidR="00806505">
        <w:t xml:space="preserve"> </w:t>
      </w:r>
      <w:r w:rsidRPr="00F0196E">
        <w:t>with</w:t>
      </w:r>
      <w:r w:rsidR="00806505">
        <w:t xml:space="preserve"> </w:t>
      </w:r>
      <w:r w:rsidRPr="00F0196E">
        <w:t>a</w:t>
      </w:r>
      <w:r w:rsidR="00806505">
        <w:t xml:space="preserve"> </w:t>
      </w:r>
      <w:r w:rsidRPr="00F0196E">
        <w:t>single</w:t>
      </w:r>
      <w:r w:rsidRPr="00F0196E">
        <w:noBreakHyphen/>
        <w:t>pane</w:t>
      </w:r>
      <w:r w:rsidRPr="00F0196E">
        <w:noBreakHyphen/>
        <w:t>of</w:t>
      </w:r>
      <w:r w:rsidRPr="00F0196E">
        <w:noBreakHyphen/>
        <w:t>glass</w:t>
      </w:r>
      <w:r w:rsidR="00806505">
        <w:t xml:space="preserve"> </w:t>
      </w:r>
      <w:r w:rsidRPr="00F0196E">
        <w:t>view,</w:t>
      </w:r>
      <w:r w:rsidR="00806505">
        <w:t xml:space="preserve"> </w:t>
      </w:r>
      <w:r w:rsidRPr="00F0196E">
        <w:t>enabling</w:t>
      </w:r>
      <w:r w:rsidR="00806505">
        <w:t xml:space="preserve"> </w:t>
      </w:r>
      <w:r w:rsidRPr="00F0196E">
        <w:t>understanding</w:t>
      </w:r>
      <w:r w:rsidR="00806505">
        <w:t xml:space="preserve"> </w:t>
      </w:r>
      <w:r w:rsidRPr="00F0196E">
        <w:t>of</w:t>
      </w:r>
      <w:r w:rsidR="00806505">
        <w:t xml:space="preserve"> </w:t>
      </w:r>
      <w:r w:rsidRPr="00F0196E">
        <w:t>why</w:t>
      </w:r>
      <w:r w:rsidR="00806505">
        <w:t xml:space="preserve"> </w:t>
      </w:r>
      <w:r w:rsidRPr="00F0196E">
        <w:t>an</w:t>
      </w:r>
      <w:r w:rsidR="00806505">
        <w:t xml:space="preserve"> </w:t>
      </w:r>
      <w:r w:rsidRPr="00F0196E">
        <w:t>issue</w:t>
      </w:r>
      <w:r w:rsidR="00806505">
        <w:t xml:space="preserve"> </w:t>
      </w:r>
      <w:r w:rsidRPr="00F0196E">
        <w:t>occurred</w:t>
      </w:r>
      <w:r w:rsidR="00806505">
        <w:t xml:space="preserve"> </w:t>
      </w:r>
      <w:r w:rsidRPr="00F0196E">
        <w:t>and</w:t>
      </w:r>
      <w:r w:rsidR="00806505">
        <w:t xml:space="preserve"> </w:t>
      </w:r>
      <w:r w:rsidRPr="00F0196E">
        <w:t>what</w:t>
      </w:r>
      <w:r w:rsidR="00806505">
        <w:t xml:space="preserve"> </w:t>
      </w:r>
      <w:r w:rsidRPr="00F0196E">
        <w:t>its</w:t>
      </w:r>
      <w:r w:rsidR="00806505">
        <w:t xml:space="preserve"> </w:t>
      </w:r>
      <w:r w:rsidRPr="00F0196E">
        <w:t>business</w:t>
      </w:r>
      <w:r w:rsidR="00806505">
        <w:t xml:space="preserve"> </w:t>
      </w:r>
      <w:r w:rsidRPr="00F0196E">
        <w:t>impact</w:t>
      </w:r>
      <w:r w:rsidR="00806505">
        <w:t xml:space="preserve"> </w:t>
      </w:r>
      <w:r w:rsidRPr="00F0196E">
        <w:t>is.</w:t>
      </w:r>
    </w:p>
    <w:p w14:paraId="7ABEED8E" w14:textId="63557470" w:rsidR="00B27311" w:rsidRPr="00790CAC" w:rsidRDefault="00C60B2C" w:rsidP="0038693B">
      <w:pPr>
        <w:pStyle w:val="Heading2"/>
      </w:pPr>
      <w:bookmarkStart w:id="4" w:name="_Toc228549475"/>
      <w:bookmarkStart w:id="5" w:name="_Toc228784863"/>
      <w:commentRangeStart w:id="6"/>
      <w:commentRangeStart w:id="7"/>
      <w:r w:rsidRPr="00790CAC">
        <w:lastRenderedPageBreak/>
        <w:t>Business</w:t>
      </w:r>
      <w:r w:rsidR="00806505">
        <w:t xml:space="preserve"> </w:t>
      </w:r>
      <w:r w:rsidRPr="00790CAC">
        <w:t>Objectives</w:t>
      </w:r>
      <w:r w:rsidR="00806505">
        <w:t xml:space="preserve"> </w:t>
      </w:r>
      <w:r w:rsidRPr="00790CAC">
        <w:t>&amp;</w:t>
      </w:r>
      <w:r w:rsidR="00806505">
        <w:t xml:space="preserve"> </w:t>
      </w:r>
      <w:r w:rsidRPr="00790CAC">
        <w:t>KPI’s</w:t>
      </w:r>
      <w:bookmarkEnd w:id="4"/>
      <w:bookmarkEnd w:id="5"/>
      <w:commentRangeEnd w:id="6"/>
      <w:r w:rsidR="003D46E5" w:rsidRPr="00790CAC">
        <w:rPr>
          <w:rStyle w:val="CommentReference"/>
          <w:sz w:val="32"/>
          <w:szCs w:val="32"/>
        </w:rPr>
        <w:commentReference w:id="6"/>
      </w:r>
      <w:commentRangeEnd w:id="7"/>
      <w:r w:rsidR="0030335D" w:rsidRPr="00790CAC">
        <w:rPr>
          <w:rStyle w:val="CommentReference"/>
          <w:sz w:val="32"/>
          <w:szCs w:val="32"/>
        </w:rPr>
        <w:commentReference w:id="7"/>
      </w:r>
    </w:p>
    <w:p w14:paraId="46999F90" w14:textId="5B6C0260" w:rsidR="00AD0F71" w:rsidRDefault="00415655" w:rsidP="009A3C4C">
      <w:r w:rsidRPr="00415655">
        <w:t>While</w:t>
      </w:r>
      <w:r w:rsidR="00806505">
        <w:t xml:space="preserve"> </w:t>
      </w:r>
      <w:r w:rsidRPr="00415655">
        <w:t>some</w:t>
      </w:r>
      <w:r w:rsidR="00806505">
        <w:t xml:space="preserve"> </w:t>
      </w:r>
      <w:r w:rsidRPr="00415655">
        <w:t>observability</w:t>
      </w:r>
      <w:r w:rsidR="00806505">
        <w:t xml:space="preserve"> </w:t>
      </w:r>
      <w:r w:rsidRPr="00415655">
        <w:t>tooling</w:t>
      </w:r>
      <w:r w:rsidR="00806505">
        <w:t xml:space="preserve"> </w:t>
      </w:r>
      <w:r w:rsidRPr="00415655">
        <w:t>has</w:t>
      </w:r>
      <w:r w:rsidR="00806505">
        <w:t xml:space="preserve"> </w:t>
      </w:r>
      <w:r w:rsidRPr="00415655">
        <w:t>already</w:t>
      </w:r>
      <w:r w:rsidR="00806505">
        <w:t xml:space="preserve"> </w:t>
      </w:r>
      <w:r w:rsidRPr="00415655">
        <w:t>been</w:t>
      </w:r>
      <w:r w:rsidR="00806505">
        <w:t xml:space="preserve"> </w:t>
      </w:r>
      <w:r w:rsidRPr="00415655">
        <w:t>selected</w:t>
      </w:r>
      <w:r w:rsidR="00806505">
        <w:t xml:space="preserve"> </w:t>
      </w:r>
      <w:r w:rsidRPr="00415655">
        <w:t>for</w:t>
      </w:r>
      <w:r w:rsidR="00806505">
        <w:t xml:space="preserve"> </w:t>
      </w:r>
      <w:r w:rsidRPr="00415655">
        <w:t>the</w:t>
      </w:r>
      <w:r w:rsidR="00806505">
        <w:t xml:space="preserve"> </w:t>
      </w:r>
      <w:r w:rsidRPr="00415655">
        <w:t>application</w:t>
      </w:r>
      <w:r w:rsidR="00806505">
        <w:t xml:space="preserve"> </w:t>
      </w:r>
      <w:r w:rsidRPr="00415655">
        <w:t>stack</w:t>
      </w:r>
      <w:r w:rsidR="00806505">
        <w:t xml:space="preserve"> </w:t>
      </w:r>
      <w:r w:rsidRPr="00415655">
        <w:t>and</w:t>
      </w:r>
      <w:r w:rsidR="00806505">
        <w:t xml:space="preserve"> </w:t>
      </w:r>
      <w:r w:rsidRPr="00415655">
        <w:t>the</w:t>
      </w:r>
      <w:r w:rsidR="00806505">
        <w:t xml:space="preserve"> </w:t>
      </w:r>
      <w:r w:rsidRPr="00415655">
        <w:t>infrastructure</w:t>
      </w:r>
      <w:r w:rsidR="00806505">
        <w:t xml:space="preserve"> </w:t>
      </w:r>
      <w:r w:rsidRPr="00415655">
        <w:t>stack</w:t>
      </w:r>
      <w:r w:rsidR="00806505">
        <w:t xml:space="preserve"> </w:t>
      </w:r>
      <w:r w:rsidRPr="00415655">
        <w:t>will</w:t>
      </w:r>
      <w:r w:rsidR="00806505">
        <w:t xml:space="preserve"> </w:t>
      </w:r>
      <w:r w:rsidRPr="00415655">
        <w:t>be</w:t>
      </w:r>
      <w:r w:rsidR="00806505">
        <w:t xml:space="preserve"> </w:t>
      </w:r>
      <w:r w:rsidRPr="00415655">
        <w:t>broadly</w:t>
      </w:r>
      <w:r w:rsidR="00806505">
        <w:t xml:space="preserve"> </w:t>
      </w:r>
      <w:r w:rsidRPr="00415655">
        <w:t>guided</w:t>
      </w:r>
      <w:r w:rsidR="00806505">
        <w:t xml:space="preserve"> </w:t>
      </w:r>
      <w:r w:rsidRPr="00415655">
        <w:t>by</w:t>
      </w:r>
      <w:r w:rsidR="00806505">
        <w:t xml:space="preserve"> </w:t>
      </w:r>
      <w:r w:rsidRPr="00415655">
        <w:t>Azure-native</w:t>
      </w:r>
      <w:r w:rsidR="00806505">
        <w:t xml:space="preserve"> </w:t>
      </w:r>
      <w:r w:rsidRPr="00415655">
        <w:t>capabilities,</w:t>
      </w:r>
      <w:r w:rsidR="00806505">
        <w:t xml:space="preserve"> </w:t>
      </w:r>
      <w:r w:rsidRPr="00415655">
        <w:t>our</w:t>
      </w:r>
      <w:r w:rsidR="00806505">
        <w:t xml:space="preserve"> </w:t>
      </w:r>
      <w:r w:rsidRPr="00415655">
        <w:t>strategy</w:t>
      </w:r>
      <w:r w:rsidR="00806505">
        <w:t xml:space="preserve"> </w:t>
      </w:r>
      <w:r w:rsidRPr="00415655">
        <w:t>is</w:t>
      </w:r>
      <w:r w:rsidR="00806505">
        <w:t xml:space="preserve"> </w:t>
      </w:r>
      <w:r w:rsidRPr="00415655">
        <w:t>to</w:t>
      </w:r>
      <w:r w:rsidR="00806505">
        <w:t xml:space="preserve"> </w:t>
      </w:r>
      <w:r w:rsidRPr="00415655">
        <w:t>bring</w:t>
      </w:r>
      <w:r w:rsidR="00806505">
        <w:t xml:space="preserve"> </w:t>
      </w:r>
      <w:r w:rsidRPr="00415655">
        <w:t>application</w:t>
      </w:r>
      <w:r w:rsidR="00806505">
        <w:t xml:space="preserve"> </w:t>
      </w:r>
      <w:r w:rsidRPr="00415655">
        <w:t>and</w:t>
      </w:r>
      <w:r w:rsidR="00806505">
        <w:t xml:space="preserve"> </w:t>
      </w:r>
      <w:r w:rsidRPr="00415655">
        <w:t>infrastructure</w:t>
      </w:r>
      <w:r w:rsidR="00806505">
        <w:t xml:space="preserve"> </w:t>
      </w:r>
      <w:r w:rsidRPr="00415655">
        <w:t>insights</w:t>
      </w:r>
      <w:r w:rsidR="00806505">
        <w:t xml:space="preserve"> </w:t>
      </w:r>
      <w:r w:rsidRPr="00415655">
        <w:t>together</w:t>
      </w:r>
      <w:r w:rsidR="00806505">
        <w:t xml:space="preserve"> </w:t>
      </w:r>
      <w:r w:rsidRPr="00415655">
        <w:t>into</w:t>
      </w:r>
      <w:r w:rsidR="00806505">
        <w:t xml:space="preserve"> </w:t>
      </w:r>
      <w:r w:rsidRPr="00415655">
        <w:t>a</w:t>
      </w:r>
      <w:r w:rsidR="00806505">
        <w:t xml:space="preserve"> </w:t>
      </w:r>
      <w:r w:rsidRPr="00415655">
        <w:t>unified,</w:t>
      </w:r>
      <w:r w:rsidR="00806505">
        <w:t xml:space="preserve"> </w:t>
      </w:r>
      <w:r w:rsidRPr="00415655">
        <w:t>single</w:t>
      </w:r>
      <w:r w:rsidR="00806505">
        <w:t xml:space="preserve"> </w:t>
      </w:r>
      <w:r w:rsidRPr="00415655">
        <w:t>pane</w:t>
      </w:r>
      <w:r w:rsidR="00806505">
        <w:t xml:space="preserve"> </w:t>
      </w:r>
      <w:r w:rsidRPr="00415655">
        <w:t>of</w:t>
      </w:r>
      <w:r w:rsidR="00806505">
        <w:t xml:space="preserve"> </w:t>
      </w:r>
      <w:r w:rsidRPr="00415655">
        <w:t>glass.</w:t>
      </w:r>
      <w:r w:rsidR="00806505">
        <w:t xml:space="preserve"> </w:t>
      </w:r>
      <w:r w:rsidRPr="00415655">
        <w:t>Within</w:t>
      </w:r>
      <w:r w:rsidR="00806505">
        <w:t xml:space="preserve"> </w:t>
      </w:r>
      <w:r w:rsidRPr="00415655">
        <w:t>these</w:t>
      </w:r>
      <w:r w:rsidR="00806505">
        <w:t xml:space="preserve"> </w:t>
      </w:r>
      <w:r w:rsidRPr="00415655">
        <w:t>existing</w:t>
      </w:r>
      <w:r w:rsidR="00806505">
        <w:t xml:space="preserve"> </w:t>
      </w:r>
      <w:r w:rsidRPr="00415655">
        <w:t>constraints,</w:t>
      </w:r>
      <w:r w:rsidR="00806505">
        <w:t xml:space="preserve"> </w:t>
      </w:r>
      <w:r w:rsidRPr="00415655">
        <w:t>we</w:t>
      </w:r>
      <w:r w:rsidR="00806505">
        <w:t xml:space="preserve"> </w:t>
      </w:r>
      <w:r w:rsidRPr="00415655">
        <w:t>will</w:t>
      </w:r>
      <w:r w:rsidR="00806505">
        <w:t xml:space="preserve"> </w:t>
      </w:r>
      <w:r w:rsidRPr="00415655">
        <w:t>prioritize</w:t>
      </w:r>
      <w:r w:rsidR="00806505">
        <w:t xml:space="preserve"> </w:t>
      </w:r>
      <w:r w:rsidRPr="00415655">
        <w:t>initiatives</w:t>
      </w:r>
      <w:r w:rsidR="00806505">
        <w:t xml:space="preserve"> </w:t>
      </w:r>
      <w:r w:rsidRPr="00415655">
        <w:t>and</w:t>
      </w:r>
      <w:r w:rsidR="00806505">
        <w:t xml:space="preserve"> </w:t>
      </w:r>
      <w:r w:rsidRPr="00415655">
        <w:t>make</w:t>
      </w:r>
      <w:r w:rsidR="00806505">
        <w:t xml:space="preserve"> </w:t>
      </w:r>
      <w:r w:rsidRPr="00415655">
        <w:t>integration</w:t>
      </w:r>
      <w:r w:rsidR="00806505">
        <w:t xml:space="preserve"> </w:t>
      </w:r>
      <w:r w:rsidRPr="00415655">
        <w:t>and</w:t>
      </w:r>
      <w:r w:rsidR="00806505">
        <w:t xml:space="preserve"> </w:t>
      </w:r>
      <w:r w:rsidRPr="00415655">
        <w:t>configuration</w:t>
      </w:r>
      <w:r w:rsidR="00806505">
        <w:t xml:space="preserve"> </w:t>
      </w:r>
      <w:r w:rsidRPr="00415655">
        <w:t>decisions</w:t>
      </w:r>
      <w:r w:rsidR="00806505">
        <w:t xml:space="preserve"> </w:t>
      </w:r>
      <w:r w:rsidRPr="00415655">
        <w:t>based</w:t>
      </w:r>
      <w:r w:rsidR="00806505">
        <w:t xml:space="preserve"> </w:t>
      </w:r>
      <w:r w:rsidRPr="00415655">
        <w:t>on</w:t>
      </w:r>
      <w:r w:rsidR="00806505">
        <w:t xml:space="preserve"> </w:t>
      </w:r>
      <w:r w:rsidRPr="00415655">
        <w:t>business</w:t>
      </w:r>
      <w:r w:rsidR="00806505">
        <w:t xml:space="preserve"> </w:t>
      </w:r>
      <w:r w:rsidRPr="00415655">
        <w:t>outcomes—reliability,</w:t>
      </w:r>
      <w:r w:rsidR="00806505">
        <w:t xml:space="preserve"> </w:t>
      </w:r>
      <w:r w:rsidRPr="00415655">
        <w:t>performance,</w:t>
      </w:r>
      <w:r w:rsidR="00806505">
        <w:t xml:space="preserve"> </w:t>
      </w:r>
      <w:r w:rsidRPr="00415655">
        <w:t>cost</w:t>
      </w:r>
      <w:r w:rsidR="00806505">
        <w:t xml:space="preserve"> </w:t>
      </w:r>
      <w:r w:rsidRPr="00415655">
        <w:t>optimization,</w:t>
      </w:r>
      <w:r w:rsidR="00806505">
        <w:t xml:space="preserve"> </w:t>
      </w:r>
      <w:r w:rsidRPr="00415655">
        <w:t>and</w:t>
      </w:r>
      <w:r w:rsidR="00806505">
        <w:t xml:space="preserve"> </w:t>
      </w:r>
      <w:r w:rsidRPr="00415655">
        <w:t>customer</w:t>
      </w:r>
      <w:r w:rsidR="00806505">
        <w:t xml:space="preserve"> </w:t>
      </w:r>
      <w:r w:rsidRPr="00415655">
        <w:t>experience—so</w:t>
      </w:r>
      <w:r w:rsidR="00806505">
        <w:t xml:space="preserve"> </w:t>
      </w:r>
      <w:r w:rsidRPr="00415655">
        <w:t>that</w:t>
      </w:r>
      <w:r w:rsidR="00806505">
        <w:t xml:space="preserve"> </w:t>
      </w:r>
      <w:r w:rsidRPr="00415655">
        <w:t>observability</w:t>
      </w:r>
      <w:r w:rsidR="00806505">
        <w:t xml:space="preserve"> </w:t>
      </w:r>
      <w:r w:rsidRPr="00415655">
        <w:t>operates</w:t>
      </w:r>
      <w:r w:rsidR="00806505">
        <w:t xml:space="preserve"> </w:t>
      </w:r>
      <w:r w:rsidRPr="00415655">
        <w:t>as</w:t>
      </w:r>
      <w:r w:rsidR="00806505">
        <w:t xml:space="preserve"> </w:t>
      </w:r>
      <w:r w:rsidRPr="00415655">
        <w:t>a</w:t>
      </w:r>
      <w:r w:rsidR="00806505">
        <w:t xml:space="preserve"> </w:t>
      </w:r>
      <w:r w:rsidRPr="00415655">
        <w:t>strategic</w:t>
      </w:r>
      <w:r w:rsidR="00806505">
        <w:t xml:space="preserve"> </w:t>
      </w:r>
      <w:r w:rsidRPr="00415655">
        <w:t>enabler</w:t>
      </w:r>
      <w:r w:rsidR="00806505">
        <w:t xml:space="preserve"> </w:t>
      </w:r>
      <w:r w:rsidRPr="00415655">
        <w:t>rather</w:t>
      </w:r>
      <w:r w:rsidR="00806505">
        <w:t xml:space="preserve"> </w:t>
      </w:r>
      <w:r w:rsidRPr="00415655">
        <w:t>than</w:t>
      </w:r>
      <w:r w:rsidR="00806505">
        <w:t xml:space="preserve"> </w:t>
      </w:r>
      <w:r w:rsidRPr="00415655">
        <w:t>a</w:t>
      </w:r>
      <w:r w:rsidR="00806505">
        <w:t xml:space="preserve"> </w:t>
      </w:r>
      <w:r w:rsidRPr="00415655">
        <w:t>technical</w:t>
      </w:r>
      <w:r w:rsidR="00806505">
        <w:t xml:space="preserve"> </w:t>
      </w:r>
      <w:r w:rsidRPr="00415655">
        <w:t>overhead</w:t>
      </w:r>
      <w:r>
        <w:t>.</w:t>
      </w:r>
    </w:p>
    <w:p w14:paraId="28C8F68C" w14:textId="0774CDA6" w:rsidR="009A3C4C" w:rsidRPr="00415655" w:rsidRDefault="009A3C4C" w:rsidP="009A3C4C">
      <w:pPr>
        <w:rPr>
          <w:strike/>
        </w:rPr>
      </w:pPr>
      <w:commentRangeStart w:id="9"/>
      <w:commentRangeStart w:id="10"/>
      <w:r w:rsidRPr="00415655">
        <w:rPr>
          <w:strike/>
        </w:rPr>
        <w:t>A</w:t>
      </w:r>
      <w:r w:rsidR="00806505">
        <w:rPr>
          <w:strike/>
        </w:rPr>
        <w:t xml:space="preserve"> </w:t>
      </w:r>
      <w:r w:rsidRPr="00415655">
        <w:rPr>
          <w:strike/>
        </w:rPr>
        <w:t>successful</w:t>
      </w:r>
      <w:r w:rsidR="00806505">
        <w:rPr>
          <w:strike/>
        </w:rPr>
        <w:t xml:space="preserve"> </w:t>
      </w:r>
      <w:r w:rsidRPr="00415655">
        <w:rPr>
          <w:strike/>
        </w:rPr>
        <w:t>strategy</w:t>
      </w:r>
      <w:r w:rsidR="00806505">
        <w:rPr>
          <w:strike/>
        </w:rPr>
        <w:t xml:space="preserve"> </w:t>
      </w:r>
      <w:r w:rsidRPr="00415655">
        <w:rPr>
          <w:strike/>
        </w:rPr>
        <w:t>is</w:t>
      </w:r>
      <w:r w:rsidR="00806505">
        <w:rPr>
          <w:strike/>
        </w:rPr>
        <w:t xml:space="preserve"> </w:t>
      </w:r>
      <w:r w:rsidRPr="00415655">
        <w:rPr>
          <w:strike/>
        </w:rPr>
        <w:t>developed</w:t>
      </w:r>
      <w:r w:rsidR="00806505">
        <w:rPr>
          <w:strike/>
        </w:rPr>
        <w:t xml:space="preserve"> </w:t>
      </w:r>
      <w:r w:rsidRPr="00415655">
        <w:rPr>
          <w:strike/>
        </w:rPr>
        <w:t>by</w:t>
      </w:r>
      <w:r w:rsidR="00806505">
        <w:rPr>
          <w:strike/>
        </w:rPr>
        <w:t xml:space="preserve"> </w:t>
      </w:r>
      <w:r w:rsidRPr="00415655">
        <w:rPr>
          <w:strike/>
        </w:rPr>
        <w:t>working</w:t>
      </w:r>
      <w:r w:rsidR="00806505">
        <w:rPr>
          <w:strike/>
        </w:rPr>
        <w:t xml:space="preserve"> </w:t>
      </w:r>
      <w:r w:rsidRPr="00415655">
        <w:rPr>
          <w:strike/>
        </w:rPr>
        <w:t>backward</w:t>
      </w:r>
      <w:r w:rsidR="00806505">
        <w:rPr>
          <w:strike/>
        </w:rPr>
        <w:t xml:space="preserve"> </w:t>
      </w:r>
      <w:r w:rsidRPr="00415655">
        <w:rPr>
          <w:strike/>
        </w:rPr>
        <w:t>from</w:t>
      </w:r>
      <w:r w:rsidR="00806505">
        <w:rPr>
          <w:strike/>
        </w:rPr>
        <w:t xml:space="preserve"> </w:t>
      </w:r>
      <w:r w:rsidRPr="00415655">
        <w:rPr>
          <w:strike/>
        </w:rPr>
        <w:t>business</w:t>
      </w:r>
      <w:r w:rsidR="00806505">
        <w:rPr>
          <w:strike/>
        </w:rPr>
        <w:t xml:space="preserve"> </w:t>
      </w:r>
      <w:r w:rsidRPr="00415655">
        <w:rPr>
          <w:strike/>
        </w:rPr>
        <w:t>needs</w:t>
      </w:r>
      <w:r w:rsidR="00806505">
        <w:rPr>
          <w:strike/>
        </w:rPr>
        <w:t xml:space="preserve"> </w:t>
      </w:r>
      <w:r w:rsidRPr="00415655">
        <w:rPr>
          <w:strike/>
        </w:rPr>
        <w:t>rather</w:t>
      </w:r>
      <w:r w:rsidR="00806505">
        <w:rPr>
          <w:strike/>
        </w:rPr>
        <w:t xml:space="preserve"> </w:t>
      </w:r>
      <w:r w:rsidRPr="00415655">
        <w:rPr>
          <w:strike/>
        </w:rPr>
        <w:t>than</w:t>
      </w:r>
      <w:r w:rsidR="00806505">
        <w:rPr>
          <w:strike/>
        </w:rPr>
        <w:t xml:space="preserve"> </w:t>
      </w:r>
      <w:r w:rsidRPr="00415655">
        <w:rPr>
          <w:strike/>
        </w:rPr>
        <w:t>starting</w:t>
      </w:r>
      <w:r w:rsidR="00806505">
        <w:rPr>
          <w:strike/>
        </w:rPr>
        <w:t xml:space="preserve"> </w:t>
      </w:r>
      <w:r w:rsidRPr="00415655">
        <w:rPr>
          <w:strike/>
        </w:rPr>
        <w:t>with</w:t>
      </w:r>
      <w:r w:rsidR="00806505">
        <w:rPr>
          <w:strike/>
        </w:rPr>
        <w:t xml:space="preserve"> </w:t>
      </w:r>
      <w:r w:rsidRPr="00415655">
        <w:rPr>
          <w:strike/>
        </w:rPr>
        <w:t>tools.</w:t>
      </w:r>
      <w:r w:rsidR="00806505">
        <w:rPr>
          <w:strike/>
        </w:rPr>
        <w:t xml:space="preserve"> </w:t>
      </w:r>
      <w:r w:rsidRPr="00415655">
        <w:rPr>
          <w:strike/>
        </w:rPr>
        <w:t>Organizational</w:t>
      </w:r>
      <w:r w:rsidR="00806505">
        <w:rPr>
          <w:strike/>
        </w:rPr>
        <w:t xml:space="preserve"> </w:t>
      </w:r>
      <w:r w:rsidRPr="00415655">
        <w:rPr>
          <w:strike/>
        </w:rPr>
        <w:t>goals</w:t>
      </w:r>
      <w:r w:rsidR="00806505">
        <w:rPr>
          <w:strike/>
        </w:rPr>
        <w:t xml:space="preserve"> </w:t>
      </w:r>
      <w:r w:rsidRPr="00415655">
        <w:rPr>
          <w:strike/>
        </w:rPr>
        <w:t>are</w:t>
      </w:r>
      <w:r w:rsidR="00806505">
        <w:rPr>
          <w:strike/>
        </w:rPr>
        <w:t xml:space="preserve"> </w:t>
      </w:r>
      <w:r w:rsidRPr="00415655">
        <w:rPr>
          <w:strike/>
        </w:rPr>
        <w:t>defined</w:t>
      </w:r>
      <w:r w:rsidR="00806505">
        <w:rPr>
          <w:strike/>
        </w:rPr>
        <w:t xml:space="preserve"> </w:t>
      </w:r>
      <w:r w:rsidRPr="00415655">
        <w:rPr>
          <w:strike/>
        </w:rPr>
        <w:t>prior</w:t>
      </w:r>
      <w:r w:rsidR="00806505">
        <w:rPr>
          <w:strike/>
        </w:rPr>
        <w:t xml:space="preserve"> </w:t>
      </w:r>
      <w:r w:rsidRPr="00415655">
        <w:rPr>
          <w:strike/>
        </w:rPr>
        <w:t>to</w:t>
      </w:r>
      <w:r w:rsidR="00806505">
        <w:rPr>
          <w:strike/>
        </w:rPr>
        <w:t xml:space="preserve"> </w:t>
      </w:r>
      <w:r w:rsidRPr="00415655">
        <w:rPr>
          <w:strike/>
        </w:rPr>
        <w:t>selection</w:t>
      </w:r>
      <w:r w:rsidR="00806505">
        <w:rPr>
          <w:strike/>
        </w:rPr>
        <w:t xml:space="preserve"> </w:t>
      </w:r>
      <w:r w:rsidRPr="00415655">
        <w:rPr>
          <w:strike/>
        </w:rPr>
        <w:t>of</w:t>
      </w:r>
      <w:r w:rsidR="00806505">
        <w:rPr>
          <w:strike/>
        </w:rPr>
        <w:t xml:space="preserve"> </w:t>
      </w:r>
      <w:r w:rsidRPr="00415655">
        <w:rPr>
          <w:strike/>
        </w:rPr>
        <w:t>specific</w:t>
      </w:r>
      <w:r w:rsidR="00806505">
        <w:rPr>
          <w:strike/>
        </w:rPr>
        <w:t xml:space="preserve"> </w:t>
      </w:r>
      <w:r w:rsidRPr="00415655">
        <w:rPr>
          <w:strike/>
        </w:rPr>
        <w:t>tools.</w:t>
      </w:r>
      <w:r w:rsidR="00806505">
        <w:rPr>
          <w:strike/>
        </w:rPr>
        <w:t xml:space="preserve"> </w:t>
      </w:r>
      <w:r w:rsidRPr="00415655">
        <w:rPr>
          <w:strike/>
        </w:rPr>
        <w:t>Each</w:t>
      </w:r>
      <w:r w:rsidR="00806505">
        <w:rPr>
          <w:strike/>
        </w:rPr>
        <w:t xml:space="preserve"> </w:t>
      </w:r>
      <w:r w:rsidRPr="00415655">
        <w:rPr>
          <w:strike/>
        </w:rPr>
        <w:t>observability</w:t>
      </w:r>
      <w:r w:rsidR="00806505">
        <w:rPr>
          <w:strike/>
        </w:rPr>
        <w:t xml:space="preserve"> </w:t>
      </w:r>
      <w:r w:rsidRPr="00415655">
        <w:rPr>
          <w:strike/>
        </w:rPr>
        <w:t>initiative</w:t>
      </w:r>
      <w:r w:rsidR="00806505">
        <w:rPr>
          <w:strike/>
        </w:rPr>
        <w:t xml:space="preserve"> </w:t>
      </w:r>
      <w:r w:rsidRPr="00415655">
        <w:rPr>
          <w:strike/>
        </w:rPr>
        <w:t>is</w:t>
      </w:r>
      <w:r w:rsidR="00806505">
        <w:rPr>
          <w:strike/>
        </w:rPr>
        <w:t xml:space="preserve"> </w:t>
      </w:r>
      <w:r w:rsidRPr="00415655">
        <w:rPr>
          <w:strike/>
        </w:rPr>
        <w:t>driven</w:t>
      </w:r>
      <w:r w:rsidR="00806505">
        <w:rPr>
          <w:strike/>
        </w:rPr>
        <w:t xml:space="preserve"> </w:t>
      </w:r>
      <w:r w:rsidRPr="00415655">
        <w:rPr>
          <w:strike/>
        </w:rPr>
        <w:t>by</w:t>
      </w:r>
      <w:r w:rsidR="00806505">
        <w:rPr>
          <w:strike/>
        </w:rPr>
        <w:t xml:space="preserve"> </w:t>
      </w:r>
      <w:r w:rsidRPr="00415655">
        <w:rPr>
          <w:strike/>
        </w:rPr>
        <w:t>business</w:t>
      </w:r>
      <w:r w:rsidR="00806505">
        <w:rPr>
          <w:strike/>
        </w:rPr>
        <w:t xml:space="preserve"> </w:t>
      </w:r>
      <w:r w:rsidRPr="00415655">
        <w:rPr>
          <w:strike/>
        </w:rPr>
        <w:t>outcomes—reliability,</w:t>
      </w:r>
      <w:r w:rsidR="00806505">
        <w:rPr>
          <w:strike/>
        </w:rPr>
        <w:t xml:space="preserve"> </w:t>
      </w:r>
      <w:r w:rsidRPr="00415655">
        <w:rPr>
          <w:strike/>
        </w:rPr>
        <w:t>performance,</w:t>
      </w:r>
      <w:r w:rsidR="00806505">
        <w:rPr>
          <w:strike/>
        </w:rPr>
        <w:t xml:space="preserve"> </w:t>
      </w:r>
      <w:r w:rsidRPr="00415655">
        <w:rPr>
          <w:strike/>
        </w:rPr>
        <w:t>cost</w:t>
      </w:r>
      <w:r w:rsidR="00806505">
        <w:rPr>
          <w:strike/>
        </w:rPr>
        <w:t xml:space="preserve"> </w:t>
      </w:r>
      <w:r w:rsidRPr="00415655">
        <w:rPr>
          <w:strike/>
        </w:rPr>
        <w:t>optimization,</w:t>
      </w:r>
      <w:r w:rsidR="00806505">
        <w:rPr>
          <w:strike/>
        </w:rPr>
        <w:t xml:space="preserve"> </w:t>
      </w:r>
      <w:r w:rsidRPr="00415655">
        <w:rPr>
          <w:strike/>
        </w:rPr>
        <w:t>and</w:t>
      </w:r>
      <w:r w:rsidR="00806505">
        <w:rPr>
          <w:strike/>
        </w:rPr>
        <w:t xml:space="preserve"> </w:t>
      </w:r>
      <w:r w:rsidRPr="00415655">
        <w:rPr>
          <w:strike/>
        </w:rPr>
        <w:t>customer</w:t>
      </w:r>
      <w:r w:rsidR="00806505">
        <w:rPr>
          <w:strike/>
        </w:rPr>
        <w:t xml:space="preserve"> </w:t>
      </w:r>
      <w:r w:rsidRPr="00415655">
        <w:rPr>
          <w:strike/>
        </w:rPr>
        <w:t>experience—so</w:t>
      </w:r>
      <w:r w:rsidR="00806505">
        <w:rPr>
          <w:strike/>
        </w:rPr>
        <w:t xml:space="preserve"> </w:t>
      </w:r>
      <w:r w:rsidRPr="00415655">
        <w:rPr>
          <w:strike/>
        </w:rPr>
        <w:t>that</w:t>
      </w:r>
      <w:r w:rsidR="00806505">
        <w:rPr>
          <w:strike/>
        </w:rPr>
        <w:t xml:space="preserve"> </w:t>
      </w:r>
      <w:r w:rsidRPr="00415655">
        <w:rPr>
          <w:strike/>
        </w:rPr>
        <w:t>observability</w:t>
      </w:r>
      <w:r w:rsidR="00806505">
        <w:rPr>
          <w:strike/>
        </w:rPr>
        <w:t xml:space="preserve"> </w:t>
      </w:r>
      <w:r w:rsidRPr="00415655">
        <w:rPr>
          <w:strike/>
        </w:rPr>
        <w:t>functions</w:t>
      </w:r>
      <w:r w:rsidR="00806505">
        <w:rPr>
          <w:strike/>
        </w:rPr>
        <w:t xml:space="preserve"> </w:t>
      </w:r>
      <w:r w:rsidRPr="00415655">
        <w:rPr>
          <w:strike/>
        </w:rPr>
        <w:t>as</w:t>
      </w:r>
      <w:r w:rsidR="00806505">
        <w:rPr>
          <w:strike/>
        </w:rPr>
        <w:t xml:space="preserve"> </w:t>
      </w:r>
      <w:r w:rsidRPr="00415655">
        <w:rPr>
          <w:strike/>
        </w:rPr>
        <w:t>a</w:t>
      </w:r>
      <w:r w:rsidR="00806505">
        <w:rPr>
          <w:strike/>
        </w:rPr>
        <w:t xml:space="preserve"> </w:t>
      </w:r>
      <w:r w:rsidRPr="00415655">
        <w:rPr>
          <w:strike/>
        </w:rPr>
        <w:t>strategic</w:t>
      </w:r>
      <w:r w:rsidR="00806505">
        <w:rPr>
          <w:strike/>
        </w:rPr>
        <w:t xml:space="preserve"> </w:t>
      </w:r>
      <w:r w:rsidRPr="00415655">
        <w:rPr>
          <w:strike/>
        </w:rPr>
        <w:t>enabler</w:t>
      </w:r>
      <w:r w:rsidR="00806505">
        <w:rPr>
          <w:strike/>
        </w:rPr>
        <w:t xml:space="preserve"> </w:t>
      </w:r>
      <w:r w:rsidRPr="00415655">
        <w:rPr>
          <w:strike/>
        </w:rPr>
        <w:t>rather</w:t>
      </w:r>
      <w:r w:rsidR="00806505">
        <w:rPr>
          <w:strike/>
        </w:rPr>
        <w:t xml:space="preserve"> </w:t>
      </w:r>
      <w:r w:rsidRPr="00415655">
        <w:rPr>
          <w:strike/>
        </w:rPr>
        <w:t>than</w:t>
      </w:r>
      <w:r w:rsidR="00806505">
        <w:rPr>
          <w:strike/>
        </w:rPr>
        <w:t xml:space="preserve"> </w:t>
      </w:r>
      <w:r w:rsidRPr="00415655">
        <w:rPr>
          <w:strike/>
        </w:rPr>
        <w:t>a</w:t>
      </w:r>
      <w:r w:rsidR="00806505">
        <w:rPr>
          <w:strike/>
        </w:rPr>
        <w:t xml:space="preserve"> </w:t>
      </w:r>
      <w:r w:rsidRPr="00415655">
        <w:rPr>
          <w:strike/>
        </w:rPr>
        <w:t>technical</w:t>
      </w:r>
      <w:r w:rsidR="00806505">
        <w:rPr>
          <w:strike/>
        </w:rPr>
        <w:t xml:space="preserve"> </w:t>
      </w:r>
      <w:r w:rsidRPr="00415655">
        <w:rPr>
          <w:strike/>
        </w:rPr>
        <w:t>overhead.</w:t>
      </w:r>
      <w:commentRangeEnd w:id="9"/>
      <w:r w:rsidR="005272C8" w:rsidRPr="00415655">
        <w:rPr>
          <w:rStyle w:val="CommentReference"/>
          <w:strike/>
          <w:sz w:val="24"/>
          <w:szCs w:val="24"/>
        </w:rPr>
        <w:commentReference w:id="9"/>
      </w:r>
      <w:commentRangeEnd w:id="10"/>
      <w:r w:rsidR="0099423D" w:rsidRPr="00415655">
        <w:rPr>
          <w:rStyle w:val="CommentReference"/>
          <w:strike/>
          <w:sz w:val="24"/>
          <w:szCs w:val="24"/>
        </w:rPr>
        <w:commentReference w:id="10"/>
      </w:r>
    </w:p>
    <w:p w14:paraId="40A7201E" w14:textId="0CA7BF78" w:rsidR="009A3C4C" w:rsidRPr="009A3C4C" w:rsidRDefault="009A3C4C" w:rsidP="00DC1193">
      <w:pPr>
        <w:numPr>
          <w:ilvl w:val="0"/>
          <w:numId w:val="5"/>
        </w:numPr>
      </w:pPr>
      <w:r w:rsidRPr="009A3C4C">
        <w:rPr>
          <w:b/>
          <w:bCs/>
        </w:rPr>
        <w:t>Identify</w:t>
      </w:r>
      <w:r w:rsidR="00806505">
        <w:rPr>
          <w:b/>
          <w:bCs/>
        </w:rPr>
        <w:t xml:space="preserve"> </w:t>
      </w:r>
      <w:r w:rsidRPr="009A3C4C">
        <w:rPr>
          <w:b/>
          <w:bCs/>
        </w:rPr>
        <w:t>Business</w:t>
      </w:r>
      <w:r w:rsidR="00806505">
        <w:rPr>
          <w:b/>
          <w:bCs/>
        </w:rPr>
        <w:t xml:space="preserve"> </w:t>
      </w:r>
      <w:r w:rsidRPr="009A3C4C">
        <w:rPr>
          <w:b/>
          <w:bCs/>
        </w:rPr>
        <w:t>Outcomes:</w:t>
      </w:r>
      <w:r w:rsidR="00806505">
        <w:t xml:space="preserve"> </w:t>
      </w:r>
      <w:r w:rsidRPr="009A3C4C">
        <w:t>Focus</w:t>
      </w:r>
      <w:r w:rsidR="00806505">
        <w:t xml:space="preserve"> </w:t>
      </w:r>
      <w:r w:rsidRPr="009A3C4C">
        <w:t>is</w:t>
      </w:r>
      <w:r w:rsidR="00806505">
        <w:t xml:space="preserve"> </w:t>
      </w:r>
      <w:r w:rsidRPr="009A3C4C">
        <w:t>placed</w:t>
      </w:r>
      <w:r w:rsidR="00806505">
        <w:t xml:space="preserve"> </w:t>
      </w:r>
      <w:r w:rsidRPr="009A3C4C">
        <w:t>on</w:t>
      </w:r>
      <w:r w:rsidR="00806505">
        <w:t xml:space="preserve"> </w:t>
      </w:r>
      <w:r w:rsidRPr="009A3C4C">
        <w:t>outcomes</w:t>
      </w:r>
      <w:r w:rsidR="00806505">
        <w:t xml:space="preserve"> </w:t>
      </w:r>
      <w:r w:rsidRPr="009A3C4C">
        <w:t>such</w:t>
      </w:r>
      <w:r w:rsidR="00806505">
        <w:t xml:space="preserve"> </w:t>
      </w:r>
      <w:r w:rsidRPr="009A3C4C">
        <w:t>as</w:t>
      </w:r>
      <w:r w:rsidR="00806505">
        <w:t xml:space="preserve"> </w:t>
      </w:r>
      <w:r w:rsidRPr="009A3C4C">
        <w:t>reduced</w:t>
      </w:r>
      <w:r w:rsidR="00806505">
        <w:t xml:space="preserve"> </w:t>
      </w:r>
      <w:r w:rsidRPr="009A3C4C">
        <w:t>downtime,</w:t>
      </w:r>
      <w:r w:rsidR="00806505">
        <w:t xml:space="preserve"> </w:t>
      </w:r>
      <w:r w:rsidRPr="009A3C4C">
        <w:t>improved</w:t>
      </w:r>
      <w:r w:rsidR="00806505">
        <w:t xml:space="preserve"> </w:t>
      </w:r>
      <w:r w:rsidRPr="009A3C4C">
        <w:t>user</w:t>
      </w:r>
      <w:r w:rsidR="00806505">
        <w:t xml:space="preserve"> </w:t>
      </w:r>
      <w:r w:rsidRPr="009A3C4C">
        <w:t>experience</w:t>
      </w:r>
      <w:r w:rsidR="00806505">
        <w:t xml:space="preserve"> </w:t>
      </w:r>
      <w:r w:rsidRPr="009A3C4C">
        <w:t>(UX),</w:t>
      </w:r>
      <w:r w:rsidR="00806505">
        <w:t xml:space="preserve"> </w:t>
      </w:r>
      <w:r w:rsidRPr="009A3C4C">
        <w:t>regulatory</w:t>
      </w:r>
      <w:r w:rsidR="00806505">
        <w:t xml:space="preserve"> </w:t>
      </w:r>
      <w:r w:rsidRPr="009A3C4C">
        <w:t>compliance,</w:t>
      </w:r>
      <w:r w:rsidR="00806505">
        <w:t xml:space="preserve"> </w:t>
      </w:r>
      <w:r w:rsidRPr="009A3C4C">
        <w:t>and</w:t>
      </w:r>
      <w:r w:rsidR="00806505">
        <w:t xml:space="preserve"> </w:t>
      </w:r>
      <w:r w:rsidRPr="009A3C4C">
        <w:t>operational</w:t>
      </w:r>
      <w:r w:rsidR="00806505">
        <w:t xml:space="preserve"> </w:t>
      </w:r>
      <w:r w:rsidRPr="009A3C4C">
        <w:t>efficiency.</w:t>
      </w:r>
      <w:r w:rsidR="00806505">
        <w:t xml:space="preserve"> </w:t>
      </w:r>
      <w:r w:rsidRPr="009A3C4C">
        <w:t>This</w:t>
      </w:r>
      <w:r w:rsidR="00806505">
        <w:t xml:space="preserve"> </w:t>
      </w:r>
      <w:r w:rsidRPr="009A3C4C">
        <w:t>approach</w:t>
      </w:r>
      <w:r w:rsidR="00806505">
        <w:t xml:space="preserve"> </w:t>
      </w:r>
      <w:r w:rsidRPr="009A3C4C">
        <w:t>establishes</w:t>
      </w:r>
      <w:r w:rsidR="00806505">
        <w:t xml:space="preserve"> </w:t>
      </w:r>
      <w:r w:rsidRPr="009A3C4C">
        <w:t>direct</w:t>
      </w:r>
      <w:r w:rsidR="00806505">
        <w:t xml:space="preserve"> </w:t>
      </w:r>
      <w:r w:rsidRPr="009A3C4C">
        <w:t>alignment</w:t>
      </w:r>
      <w:r w:rsidR="00806505">
        <w:t xml:space="preserve"> </w:t>
      </w:r>
      <w:r w:rsidRPr="009A3C4C">
        <w:t>between</w:t>
      </w:r>
      <w:r w:rsidR="00806505">
        <w:t xml:space="preserve"> </w:t>
      </w:r>
      <w:r w:rsidRPr="009A3C4C">
        <w:t>monitoring</w:t>
      </w:r>
      <w:r w:rsidR="00806505">
        <w:t xml:space="preserve"> </w:t>
      </w:r>
      <w:r w:rsidRPr="009A3C4C">
        <w:t>activities</w:t>
      </w:r>
      <w:r w:rsidR="00806505">
        <w:t xml:space="preserve"> </w:t>
      </w:r>
      <w:r w:rsidRPr="009A3C4C">
        <w:t>and</w:t>
      </w:r>
      <w:r w:rsidR="00806505">
        <w:t xml:space="preserve"> </w:t>
      </w:r>
      <w:r w:rsidRPr="009A3C4C">
        <w:t>value</w:t>
      </w:r>
      <w:r w:rsidR="00806505">
        <w:t xml:space="preserve"> </w:t>
      </w:r>
      <w:r w:rsidRPr="009A3C4C">
        <w:t>creation.</w:t>
      </w:r>
      <w:r w:rsidR="00806505">
        <w:t xml:space="preserve"> </w:t>
      </w:r>
    </w:p>
    <w:p w14:paraId="6687EEC5" w14:textId="0DC6C11F" w:rsidR="009A3C4C" w:rsidRPr="00E12320" w:rsidRDefault="009A3C4C" w:rsidP="00DC1193">
      <w:pPr>
        <w:numPr>
          <w:ilvl w:val="1"/>
          <w:numId w:val="5"/>
        </w:numPr>
      </w:pPr>
      <w:r w:rsidRPr="00E12320">
        <w:t>Core</w:t>
      </w:r>
      <w:r w:rsidR="00806505">
        <w:t xml:space="preserve"> </w:t>
      </w:r>
      <w:r w:rsidRPr="00E12320">
        <w:t>measurable</w:t>
      </w:r>
      <w:r w:rsidR="00806505">
        <w:t xml:space="preserve"> </w:t>
      </w:r>
      <w:r w:rsidRPr="00E12320">
        <w:t>examples</w:t>
      </w:r>
      <w:r w:rsidR="00806505">
        <w:t xml:space="preserve"> </w:t>
      </w:r>
      <w:r w:rsidR="009D015A" w:rsidRPr="00E12320">
        <w:t>-</w:t>
      </w:r>
      <w:r w:rsidR="00806505">
        <w:t xml:space="preserve"> </w:t>
      </w:r>
      <w:r w:rsidRPr="00E12320">
        <w:t>Mean</w:t>
      </w:r>
      <w:r w:rsidR="00806505">
        <w:t xml:space="preserve"> </w:t>
      </w:r>
      <w:r w:rsidRPr="00E12320">
        <w:t>Time</w:t>
      </w:r>
      <w:r w:rsidR="00806505">
        <w:t xml:space="preserve"> </w:t>
      </w:r>
      <w:r w:rsidRPr="00E12320">
        <w:t>to</w:t>
      </w:r>
      <w:r w:rsidR="00806505">
        <w:t xml:space="preserve"> </w:t>
      </w:r>
      <w:r w:rsidRPr="00E12320">
        <w:t>Detect</w:t>
      </w:r>
      <w:r w:rsidR="00806505">
        <w:t xml:space="preserve"> </w:t>
      </w:r>
      <w:r w:rsidRPr="00E12320">
        <w:t>(MTTD),</w:t>
      </w:r>
      <w:r w:rsidR="00806505">
        <w:t xml:space="preserve"> </w:t>
      </w:r>
      <w:r w:rsidRPr="00E12320">
        <w:t>Mean</w:t>
      </w:r>
      <w:r w:rsidR="00806505">
        <w:t xml:space="preserve"> </w:t>
      </w:r>
      <w:r w:rsidRPr="00E12320">
        <w:t>Time</w:t>
      </w:r>
      <w:r w:rsidR="00806505">
        <w:t xml:space="preserve"> </w:t>
      </w:r>
      <w:r w:rsidRPr="00E12320">
        <w:t>to</w:t>
      </w:r>
      <w:r w:rsidR="00806505">
        <w:t xml:space="preserve"> </w:t>
      </w:r>
      <w:r w:rsidRPr="00E12320">
        <w:t>Resolve</w:t>
      </w:r>
      <w:r w:rsidR="00806505">
        <w:t xml:space="preserve"> </w:t>
      </w:r>
      <w:r w:rsidRPr="00E12320">
        <w:t>(MTTR),</w:t>
      </w:r>
      <w:r w:rsidR="00806505">
        <w:t xml:space="preserve"> </w:t>
      </w:r>
      <w:r w:rsidRPr="00E12320">
        <w:t>Error</w:t>
      </w:r>
      <w:r w:rsidR="00806505">
        <w:t xml:space="preserve"> </w:t>
      </w:r>
      <w:r w:rsidRPr="00E12320">
        <w:t>Rate</w:t>
      </w:r>
      <w:r w:rsidR="00806505">
        <w:t xml:space="preserve"> </w:t>
      </w:r>
      <w:r w:rsidRPr="00E12320">
        <w:t>(%),</w:t>
      </w:r>
      <w:r w:rsidR="00806505">
        <w:t xml:space="preserve"> </w:t>
      </w:r>
      <w:r w:rsidRPr="00E12320">
        <w:t>and</w:t>
      </w:r>
      <w:r w:rsidR="00806505">
        <w:t xml:space="preserve"> </w:t>
      </w:r>
      <w:r w:rsidRPr="00E12320">
        <w:t>Customer</w:t>
      </w:r>
      <w:r w:rsidR="00806505">
        <w:t xml:space="preserve"> </w:t>
      </w:r>
      <w:r w:rsidRPr="00E12320">
        <w:t>Satisfaction</w:t>
      </w:r>
      <w:r w:rsidR="00806505">
        <w:t xml:space="preserve"> </w:t>
      </w:r>
      <w:r w:rsidRPr="00E12320">
        <w:t>(CSAT).</w:t>
      </w:r>
    </w:p>
    <w:p w14:paraId="07DFED89" w14:textId="3BFA4B25" w:rsidR="009A3C4C" w:rsidRPr="009A3C4C" w:rsidRDefault="009A3C4C" w:rsidP="00DC1193">
      <w:pPr>
        <w:numPr>
          <w:ilvl w:val="0"/>
          <w:numId w:val="5"/>
        </w:numPr>
      </w:pPr>
      <w:r w:rsidRPr="009A3C4C">
        <w:rPr>
          <w:b/>
          <w:bCs/>
        </w:rPr>
        <w:t>Establish</w:t>
      </w:r>
      <w:r w:rsidR="00806505">
        <w:rPr>
          <w:b/>
          <w:bCs/>
        </w:rPr>
        <w:t xml:space="preserve"> </w:t>
      </w:r>
      <w:r w:rsidRPr="009A3C4C">
        <w:rPr>
          <w:b/>
          <w:bCs/>
        </w:rPr>
        <w:t>Measurable</w:t>
      </w:r>
      <w:r w:rsidR="00806505">
        <w:rPr>
          <w:b/>
          <w:bCs/>
        </w:rPr>
        <w:t xml:space="preserve"> </w:t>
      </w:r>
      <w:r w:rsidRPr="009A3C4C">
        <w:rPr>
          <w:b/>
          <w:bCs/>
        </w:rPr>
        <w:t>KPIs:</w:t>
      </w:r>
      <w:r w:rsidR="00806505">
        <w:t xml:space="preserve"> </w:t>
      </w:r>
      <w:r w:rsidRPr="009A3C4C">
        <w:t>Clear,</w:t>
      </w:r>
      <w:r w:rsidR="00806505">
        <w:t xml:space="preserve"> </w:t>
      </w:r>
      <w:r w:rsidRPr="009A3C4C">
        <w:t>quantifiable</w:t>
      </w:r>
      <w:r w:rsidR="00806505">
        <w:t xml:space="preserve"> </w:t>
      </w:r>
      <w:r w:rsidRPr="009A3C4C">
        <w:t>indicators</w:t>
      </w:r>
      <w:r w:rsidR="00806505">
        <w:t xml:space="preserve"> </w:t>
      </w:r>
      <w:r w:rsidRPr="009A3C4C">
        <w:t>are</w:t>
      </w:r>
      <w:r w:rsidR="00806505">
        <w:t xml:space="preserve"> </w:t>
      </w:r>
      <w:r w:rsidRPr="009A3C4C">
        <w:t>defined</w:t>
      </w:r>
      <w:r w:rsidR="00806505">
        <w:t xml:space="preserve"> </w:t>
      </w:r>
      <w:r w:rsidRPr="009A3C4C">
        <w:t>to</w:t>
      </w:r>
      <w:r w:rsidR="00806505">
        <w:t xml:space="preserve"> </w:t>
      </w:r>
      <w:r w:rsidRPr="009A3C4C">
        <w:t>assess</w:t>
      </w:r>
      <w:r w:rsidR="00806505">
        <w:t xml:space="preserve"> </w:t>
      </w:r>
      <w:r w:rsidRPr="009A3C4C">
        <w:t>performance</w:t>
      </w:r>
      <w:r w:rsidR="00806505">
        <w:t xml:space="preserve"> </w:t>
      </w:r>
      <w:r w:rsidRPr="009A3C4C">
        <w:t>and</w:t>
      </w:r>
      <w:r w:rsidR="00806505">
        <w:t xml:space="preserve"> </w:t>
      </w:r>
      <w:r w:rsidRPr="009A3C4C">
        <w:t>quality.</w:t>
      </w:r>
      <w:r w:rsidR="00806505">
        <w:t xml:space="preserve"> </w:t>
      </w:r>
      <w:r w:rsidRPr="009A3C4C">
        <w:t>These</w:t>
      </w:r>
      <w:r w:rsidR="00806505">
        <w:t xml:space="preserve"> </w:t>
      </w:r>
      <w:r w:rsidRPr="009A3C4C">
        <w:t>KPIs</w:t>
      </w:r>
      <w:r w:rsidR="00806505">
        <w:t xml:space="preserve"> </w:t>
      </w:r>
      <w:r w:rsidRPr="009A3C4C">
        <w:t>enable</w:t>
      </w:r>
      <w:r w:rsidR="00806505">
        <w:t xml:space="preserve"> </w:t>
      </w:r>
      <w:r w:rsidRPr="009A3C4C">
        <w:t>proactive</w:t>
      </w:r>
      <w:r w:rsidR="00806505">
        <w:t xml:space="preserve"> </w:t>
      </w:r>
      <w:r w:rsidRPr="009A3C4C">
        <w:t>visibility</w:t>
      </w:r>
      <w:r w:rsidR="00806505">
        <w:t xml:space="preserve"> </w:t>
      </w:r>
      <w:r w:rsidRPr="009A3C4C">
        <w:t>and</w:t>
      </w:r>
      <w:r w:rsidR="00806505">
        <w:t xml:space="preserve"> </w:t>
      </w:r>
      <w:r w:rsidRPr="009A3C4C">
        <w:t>accountability</w:t>
      </w:r>
      <w:r w:rsidR="00806505">
        <w:t xml:space="preserve"> </w:t>
      </w:r>
      <w:r w:rsidRPr="009A3C4C">
        <w:t>across</w:t>
      </w:r>
      <w:r w:rsidR="00806505">
        <w:t xml:space="preserve"> </w:t>
      </w:r>
      <w:r w:rsidRPr="009A3C4C">
        <w:t>engineering</w:t>
      </w:r>
      <w:r w:rsidR="00806505">
        <w:t xml:space="preserve"> </w:t>
      </w:r>
      <w:r w:rsidRPr="009A3C4C">
        <w:t>and</w:t>
      </w:r>
      <w:r w:rsidR="00806505">
        <w:t xml:space="preserve"> </w:t>
      </w:r>
      <w:r w:rsidRPr="009A3C4C">
        <w:t>operations.</w:t>
      </w:r>
      <w:r w:rsidR="00806505">
        <w:t xml:space="preserve"> </w:t>
      </w:r>
    </w:p>
    <w:p w14:paraId="34A85ED0" w14:textId="1C70804C" w:rsidR="009A3C4C" w:rsidRPr="00E12320" w:rsidRDefault="009A3C4C" w:rsidP="00DC1193">
      <w:pPr>
        <w:numPr>
          <w:ilvl w:val="1"/>
          <w:numId w:val="5"/>
        </w:numPr>
      </w:pPr>
      <w:r w:rsidRPr="00E12320">
        <w:t>Example</w:t>
      </w:r>
      <w:r w:rsidR="00806505">
        <w:t xml:space="preserve"> </w:t>
      </w:r>
      <w:r w:rsidRPr="00E12320">
        <w:t>metrics</w:t>
      </w:r>
      <w:r w:rsidR="00806505">
        <w:t xml:space="preserve"> </w:t>
      </w:r>
      <w:r w:rsidRPr="00E12320">
        <w:t>include</w:t>
      </w:r>
      <w:r w:rsidR="00806505">
        <w:t xml:space="preserve"> </w:t>
      </w:r>
      <w:r w:rsidR="009D015A" w:rsidRPr="00E12320">
        <w:t>-</w:t>
      </w:r>
      <w:r w:rsidR="00806505">
        <w:t xml:space="preserve"> </w:t>
      </w:r>
      <w:r w:rsidRPr="00E12320">
        <w:t>Conversion</w:t>
      </w:r>
      <w:r w:rsidR="00806505">
        <w:t xml:space="preserve"> </w:t>
      </w:r>
      <w:r w:rsidRPr="00E12320">
        <w:t>Rates,</w:t>
      </w:r>
      <w:r w:rsidR="00806505">
        <w:t xml:space="preserve"> </w:t>
      </w:r>
      <w:r w:rsidRPr="00E12320">
        <w:t>Service</w:t>
      </w:r>
      <w:r w:rsidR="00806505">
        <w:t xml:space="preserve"> </w:t>
      </w:r>
      <w:r w:rsidRPr="00E12320">
        <w:t>Availability,</w:t>
      </w:r>
      <w:r w:rsidR="00806505">
        <w:t xml:space="preserve"> </w:t>
      </w:r>
      <w:r w:rsidRPr="00E12320">
        <w:t>Incident</w:t>
      </w:r>
      <w:r w:rsidR="00806505">
        <w:t xml:space="preserve"> </w:t>
      </w:r>
      <w:r w:rsidRPr="00E12320">
        <w:t>Reduction,</w:t>
      </w:r>
      <w:r w:rsidR="00806505">
        <w:t xml:space="preserve"> </w:t>
      </w:r>
      <w:r w:rsidRPr="00E12320">
        <w:t>and</w:t>
      </w:r>
      <w:r w:rsidR="00806505">
        <w:t xml:space="preserve"> </w:t>
      </w:r>
      <w:r w:rsidRPr="00E12320">
        <w:t>Engineering</w:t>
      </w:r>
      <w:r w:rsidR="00806505">
        <w:t xml:space="preserve"> </w:t>
      </w:r>
      <w:r w:rsidRPr="00E12320">
        <w:t>Productivity.</w:t>
      </w:r>
    </w:p>
    <w:p w14:paraId="3A4A1453" w14:textId="43E81063" w:rsidR="009A3C4C" w:rsidRPr="009A3C4C" w:rsidRDefault="009A3C4C" w:rsidP="00DC1193">
      <w:pPr>
        <w:numPr>
          <w:ilvl w:val="0"/>
          <w:numId w:val="5"/>
        </w:numPr>
      </w:pPr>
      <w:r w:rsidRPr="009A3C4C">
        <w:rPr>
          <w:b/>
          <w:bCs/>
        </w:rPr>
        <w:t>Set</w:t>
      </w:r>
      <w:r w:rsidR="00806505">
        <w:rPr>
          <w:b/>
          <w:bCs/>
        </w:rPr>
        <w:t xml:space="preserve"> </w:t>
      </w:r>
      <w:r w:rsidRPr="009A3C4C">
        <w:rPr>
          <w:b/>
          <w:bCs/>
        </w:rPr>
        <w:t>SLOs</w:t>
      </w:r>
      <w:r w:rsidR="00806505">
        <w:rPr>
          <w:b/>
          <w:bCs/>
        </w:rPr>
        <w:t xml:space="preserve"> </w:t>
      </w:r>
      <w:r w:rsidRPr="009A3C4C">
        <w:rPr>
          <w:b/>
          <w:bCs/>
        </w:rPr>
        <w:t>and</w:t>
      </w:r>
      <w:r w:rsidR="00806505">
        <w:rPr>
          <w:b/>
          <w:bCs/>
        </w:rPr>
        <w:t xml:space="preserve"> </w:t>
      </w:r>
      <w:r w:rsidRPr="009A3C4C">
        <w:rPr>
          <w:b/>
          <w:bCs/>
        </w:rPr>
        <w:t>SLAs:</w:t>
      </w:r>
      <w:r w:rsidR="00806505">
        <w:t xml:space="preserve"> </w:t>
      </w:r>
      <w:r w:rsidRPr="009A3C4C">
        <w:t>Achievable</w:t>
      </w:r>
      <w:r w:rsidR="00806505">
        <w:t xml:space="preserve"> </w:t>
      </w:r>
      <w:r w:rsidRPr="009A3C4C">
        <w:t>Service</w:t>
      </w:r>
      <w:r w:rsidR="00806505">
        <w:t xml:space="preserve"> </w:t>
      </w:r>
      <w:r w:rsidRPr="009A3C4C">
        <w:t>Level</w:t>
      </w:r>
      <w:r w:rsidR="00806505">
        <w:t xml:space="preserve"> </w:t>
      </w:r>
      <w:r w:rsidRPr="009A3C4C">
        <w:t>Objectives</w:t>
      </w:r>
      <w:r w:rsidR="00806505">
        <w:t xml:space="preserve"> </w:t>
      </w:r>
      <w:r w:rsidRPr="009A3C4C">
        <w:t>(SLOs)</w:t>
      </w:r>
      <w:r w:rsidR="00806505">
        <w:t xml:space="preserve"> </w:t>
      </w:r>
      <w:r w:rsidRPr="009A3C4C">
        <w:t>and</w:t>
      </w:r>
      <w:r w:rsidR="00806505">
        <w:t xml:space="preserve"> </w:t>
      </w:r>
      <w:r w:rsidRPr="009A3C4C">
        <w:t>Service</w:t>
      </w:r>
      <w:r w:rsidR="00806505">
        <w:t xml:space="preserve"> </w:t>
      </w:r>
      <w:r w:rsidRPr="009A3C4C">
        <w:t>Level</w:t>
      </w:r>
      <w:r w:rsidR="00806505">
        <w:t xml:space="preserve"> </w:t>
      </w:r>
      <w:r w:rsidRPr="009A3C4C">
        <w:t>Agreements</w:t>
      </w:r>
      <w:r w:rsidR="00806505">
        <w:t xml:space="preserve"> </w:t>
      </w:r>
      <w:r w:rsidRPr="009A3C4C">
        <w:t>(SLAs)</w:t>
      </w:r>
      <w:r w:rsidR="00806505">
        <w:t xml:space="preserve"> </w:t>
      </w:r>
      <w:r w:rsidRPr="009A3C4C">
        <w:t>are</w:t>
      </w:r>
      <w:r w:rsidR="00806505">
        <w:t xml:space="preserve"> </w:t>
      </w:r>
      <w:r w:rsidRPr="009A3C4C">
        <w:t>defined</w:t>
      </w:r>
      <w:r w:rsidR="00806505">
        <w:t xml:space="preserve"> </w:t>
      </w:r>
      <w:r w:rsidRPr="009A3C4C">
        <w:t>and</w:t>
      </w:r>
      <w:r w:rsidR="00806505">
        <w:t xml:space="preserve"> </w:t>
      </w:r>
      <w:r w:rsidRPr="009A3C4C">
        <w:t>tied</w:t>
      </w:r>
      <w:r w:rsidR="00806505">
        <w:t xml:space="preserve"> </w:t>
      </w:r>
      <w:r w:rsidRPr="009A3C4C">
        <w:t>to</w:t>
      </w:r>
      <w:r w:rsidR="00806505">
        <w:t xml:space="preserve"> </w:t>
      </w:r>
      <w:r w:rsidRPr="009A3C4C">
        <w:t>user</w:t>
      </w:r>
      <w:r w:rsidR="00806505">
        <w:t xml:space="preserve"> </w:t>
      </w:r>
      <w:r w:rsidRPr="009A3C4C">
        <w:t>expectations</w:t>
      </w:r>
      <w:r w:rsidR="00806505">
        <w:t xml:space="preserve"> </w:t>
      </w:r>
      <w:r w:rsidRPr="009A3C4C">
        <w:t>and</w:t>
      </w:r>
      <w:r w:rsidR="00806505">
        <w:t xml:space="preserve"> </w:t>
      </w:r>
      <w:r w:rsidRPr="009A3C4C">
        <w:t>service</w:t>
      </w:r>
      <w:r w:rsidR="00806505">
        <w:t xml:space="preserve"> </w:t>
      </w:r>
      <w:r w:rsidRPr="009A3C4C">
        <w:t>criticality,</w:t>
      </w:r>
      <w:r w:rsidR="00806505">
        <w:t xml:space="preserve"> </w:t>
      </w:r>
      <w:r w:rsidRPr="009A3C4C">
        <w:t>ensuring</w:t>
      </w:r>
      <w:r w:rsidR="00806505">
        <w:t xml:space="preserve"> </w:t>
      </w:r>
      <w:r w:rsidRPr="009A3C4C">
        <w:t>end</w:t>
      </w:r>
      <w:r w:rsidRPr="009A3C4C">
        <w:noBreakHyphen/>
        <w:t>to</w:t>
      </w:r>
      <w:r w:rsidRPr="009A3C4C">
        <w:noBreakHyphen/>
        <w:t>end</w:t>
      </w:r>
      <w:r w:rsidR="00806505">
        <w:t xml:space="preserve"> </w:t>
      </w:r>
      <w:r w:rsidRPr="009A3C4C">
        <w:t>reliability,</w:t>
      </w:r>
      <w:r w:rsidR="00806505">
        <w:t xml:space="preserve"> </w:t>
      </w:r>
      <w:r w:rsidRPr="009A3C4C">
        <w:t>uptime,</w:t>
      </w:r>
      <w:r w:rsidR="00806505">
        <w:t xml:space="preserve"> </w:t>
      </w:r>
      <w:r w:rsidRPr="009A3C4C">
        <w:t>and</w:t>
      </w:r>
      <w:r w:rsidR="00806505">
        <w:t xml:space="preserve"> </w:t>
      </w:r>
      <w:r w:rsidRPr="009A3C4C">
        <w:t>transparency</w:t>
      </w:r>
      <w:r w:rsidR="00806505">
        <w:t xml:space="preserve"> </w:t>
      </w:r>
      <w:r w:rsidRPr="009A3C4C">
        <w:t>in</w:t>
      </w:r>
      <w:r w:rsidR="00806505">
        <w:t xml:space="preserve"> </w:t>
      </w:r>
      <w:r w:rsidRPr="009A3C4C">
        <w:t>performance</w:t>
      </w:r>
      <w:r w:rsidR="00806505">
        <w:t xml:space="preserve"> </w:t>
      </w:r>
      <w:r w:rsidRPr="009A3C4C">
        <w:t>commitments.</w:t>
      </w:r>
    </w:p>
    <w:p w14:paraId="46FA87EC" w14:textId="3C06BBFA" w:rsidR="009A3C4C" w:rsidRPr="009A3C4C" w:rsidRDefault="009A3C4C" w:rsidP="00DC1193">
      <w:pPr>
        <w:numPr>
          <w:ilvl w:val="0"/>
          <w:numId w:val="5"/>
        </w:numPr>
      </w:pPr>
      <w:r w:rsidRPr="009A3C4C">
        <w:rPr>
          <w:b/>
          <w:bCs/>
        </w:rPr>
        <w:t>Enhance</w:t>
      </w:r>
      <w:r w:rsidR="00806505">
        <w:rPr>
          <w:b/>
          <w:bCs/>
        </w:rPr>
        <w:t xml:space="preserve"> </w:t>
      </w:r>
      <w:r w:rsidRPr="009A3C4C">
        <w:rPr>
          <w:b/>
          <w:bCs/>
        </w:rPr>
        <w:t>Resilience</w:t>
      </w:r>
      <w:r w:rsidR="00806505">
        <w:rPr>
          <w:b/>
          <w:bCs/>
        </w:rPr>
        <w:t xml:space="preserve"> </w:t>
      </w:r>
      <w:r w:rsidRPr="009A3C4C">
        <w:rPr>
          <w:b/>
          <w:bCs/>
        </w:rPr>
        <w:t>and</w:t>
      </w:r>
      <w:r w:rsidR="00806505">
        <w:rPr>
          <w:b/>
          <w:bCs/>
        </w:rPr>
        <w:t xml:space="preserve"> </w:t>
      </w:r>
      <w:r w:rsidRPr="009A3C4C">
        <w:rPr>
          <w:b/>
          <w:bCs/>
        </w:rPr>
        <w:t>Business</w:t>
      </w:r>
      <w:r w:rsidR="00806505">
        <w:rPr>
          <w:b/>
          <w:bCs/>
        </w:rPr>
        <w:t xml:space="preserve"> </w:t>
      </w:r>
      <w:r w:rsidRPr="009A3C4C">
        <w:rPr>
          <w:b/>
          <w:bCs/>
        </w:rPr>
        <w:t>Continuity:</w:t>
      </w:r>
      <w:r w:rsidR="00806505">
        <w:t xml:space="preserve"> </w:t>
      </w:r>
      <w:r w:rsidRPr="009A3C4C">
        <w:t>Recovery</w:t>
      </w:r>
      <w:r w:rsidR="00806505">
        <w:t xml:space="preserve"> </w:t>
      </w:r>
      <w:r w:rsidRPr="009A3C4C">
        <w:t>Point</w:t>
      </w:r>
      <w:r w:rsidR="00806505">
        <w:t xml:space="preserve"> </w:t>
      </w:r>
      <w:r w:rsidRPr="009A3C4C">
        <w:t>Objective</w:t>
      </w:r>
      <w:r w:rsidR="00806505">
        <w:t xml:space="preserve"> </w:t>
      </w:r>
      <w:r w:rsidRPr="009A3C4C">
        <w:t>(RPO)</w:t>
      </w:r>
      <w:r w:rsidR="00806505">
        <w:t xml:space="preserve"> </w:t>
      </w:r>
      <w:r w:rsidRPr="009A3C4C">
        <w:t>and</w:t>
      </w:r>
      <w:r w:rsidR="00806505">
        <w:t xml:space="preserve"> </w:t>
      </w:r>
      <w:r w:rsidRPr="009A3C4C">
        <w:t>Recovery</w:t>
      </w:r>
      <w:r w:rsidR="00806505">
        <w:t xml:space="preserve"> </w:t>
      </w:r>
      <w:r w:rsidRPr="009A3C4C">
        <w:t>Time</w:t>
      </w:r>
      <w:r w:rsidR="00806505">
        <w:t xml:space="preserve"> </w:t>
      </w:r>
      <w:r w:rsidRPr="009A3C4C">
        <w:t>Objective</w:t>
      </w:r>
      <w:r w:rsidR="00806505">
        <w:t xml:space="preserve"> </w:t>
      </w:r>
      <w:r w:rsidRPr="009A3C4C">
        <w:t>(RTO)</w:t>
      </w:r>
      <w:r w:rsidR="00806505">
        <w:t xml:space="preserve"> </w:t>
      </w:r>
      <w:r w:rsidRPr="009A3C4C">
        <w:t>are</w:t>
      </w:r>
      <w:r w:rsidR="00806505">
        <w:t xml:space="preserve"> </w:t>
      </w:r>
      <w:r w:rsidRPr="009A3C4C">
        <w:t>included</w:t>
      </w:r>
      <w:r w:rsidR="00806505">
        <w:t xml:space="preserve"> </w:t>
      </w:r>
      <w:r w:rsidRPr="009A3C4C">
        <w:t>to</w:t>
      </w:r>
      <w:r w:rsidR="00806505">
        <w:t xml:space="preserve"> </w:t>
      </w:r>
      <w:r w:rsidRPr="009A3C4C">
        <w:t>measure</w:t>
      </w:r>
      <w:r w:rsidR="00806505">
        <w:t xml:space="preserve"> </w:t>
      </w:r>
      <w:r w:rsidRPr="009A3C4C">
        <w:t>disaster</w:t>
      </w:r>
      <w:r w:rsidR="00806505">
        <w:t xml:space="preserve"> </w:t>
      </w:r>
      <w:r w:rsidRPr="009A3C4C">
        <w:t>recovery</w:t>
      </w:r>
      <w:r w:rsidR="00806505">
        <w:t xml:space="preserve"> </w:t>
      </w:r>
      <w:r w:rsidRPr="009A3C4C">
        <w:t>effectiveness</w:t>
      </w:r>
      <w:r w:rsidR="00806505">
        <w:t xml:space="preserve"> </w:t>
      </w:r>
      <w:r w:rsidRPr="009A3C4C">
        <w:t>and</w:t>
      </w:r>
      <w:r w:rsidR="00806505">
        <w:t xml:space="preserve"> </w:t>
      </w:r>
      <w:r w:rsidRPr="009A3C4C">
        <w:t>to</w:t>
      </w:r>
      <w:r w:rsidR="00806505">
        <w:t xml:space="preserve"> </w:t>
      </w:r>
      <w:r w:rsidRPr="009A3C4C">
        <w:t>ensure</w:t>
      </w:r>
      <w:r w:rsidR="00806505">
        <w:t xml:space="preserve"> </w:t>
      </w:r>
      <w:r w:rsidRPr="009A3C4C">
        <w:t>minimal</w:t>
      </w:r>
      <w:r w:rsidR="00806505">
        <w:t xml:space="preserve"> </w:t>
      </w:r>
      <w:r w:rsidRPr="009A3C4C">
        <w:t>data</w:t>
      </w:r>
      <w:r w:rsidR="00806505">
        <w:t xml:space="preserve"> </w:t>
      </w:r>
      <w:r w:rsidRPr="009A3C4C">
        <w:t>loss</w:t>
      </w:r>
      <w:r w:rsidR="00806505">
        <w:t xml:space="preserve"> </w:t>
      </w:r>
      <w:r w:rsidRPr="009A3C4C">
        <w:t>or</w:t>
      </w:r>
      <w:r w:rsidR="00806505">
        <w:t xml:space="preserve"> </w:t>
      </w:r>
      <w:r w:rsidRPr="009A3C4C">
        <w:t>downtime.</w:t>
      </w:r>
    </w:p>
    <w:p w14:paraId="143D456C" w14:textId="7DDCC287" w:rsidR="009A3C4C" w:rsidRPr="009A3C4C" w:rsidRDefault="009A3C4C" w:rsidP="00DC1193">
      <w:pPr>
        <w:numPr>
          <w:ilvl w:val="0"/>
          <w:numId w:val="5"/>
        </w:numPr>
      </w:pPr>
      <w:r w:rsidRPr="009A3C4C">
        <w:rPr>
          <w:b/>
          <w:bCs/>
        </w:rPr>
        <w:t>Broaden</w:t>
      </w:r>
      <w:r w:rsidR="00806505">
        <w:rPr>
          <w:b/>
          <w:bCs/>
        </w:rPr>
        <w:t xml:space="preserve"> </w:t>
      </w:r>
      <w:r w:rsidRPr="009A3C4C">
        <w:rPr>
          <w:b/>
          <w:bCs/>
        </w:rPr>
        <w:t>Coverage</w:t>
      </w:r>
      <w:r w:rsidR="00806505">
        <w:rPr>
          <w:b/>
          <w:bCs/>
        </w:rPr>
        <w:t xml:space="preserve"> </w:t>
      </w:r>
      <w:r w:rsidRPr="009A3C4C">
        <w:rPr>
          <w:b/>
          <w:bCs/>
        </w:rPr>
        <w:t>and</w:t>
      </w:r>
      <w:r w:rsidR="00806505">
        <w:rPr>
          <w:b/>
          <w:bCs/>
        </w:rPr>
        <w:t xml:space="preserve"> </w:t>
      </w:r>
      <w:r w:rsidRPr="009A3C4C">
        <w:rPr>
          <w:b/>
          <w:bCs/>
        </w:rPr>
        <w:t>Quality:</w:t>
      </w:r>
      <w:r w:rsidR="00806505">
        <w:t xml:space="preserve"> </w:t>
      </w:r>
      <w:r w:rsidRPr="009A3C4C">
        <w:t>Scalability,</w:t>
      </w:r>
      <w:r w:rsidR="00806505">
        <w:t xml:space="preserve"> </w:t>
      </w:r>
      <w:r w:rsidRPr="009A3C4C">
        <w:t>alert</w:t>
      </w:r>
      <w:r w:rsidR="00806505">
        <w:t xml:space="preserve"> </w:t>
      </w:r>
      <w:r w:rsidRPr="009A3C4C">
        <w:t>quality,</w:t>
      </w:r>
      <w:r w:rsidR="00806505">
        <w:t xml:space="preserve"> </w:t>
      </w:r>
      <w:r w:rsidRPr="009A3C4C">
        <w:t>root</w:t>
      </w:r>
      <w:r w:rsidRPr="009A3C4C">
        <w:noBreakHyphen/>
        <w:t>cause</w:t>
      </w:r>
      <w:r w:rsidR="00806505">
        <w:t xml:space="preserve"> </w:t>
      </w:r>
      <w:r w:rsidRPr="009A3C4C">
        <w:t>analysis</w:t>
      </w:r>
      <w:r w:rsidR="00806505">
        <w:t xml:space="preserve"> </w:t>
      </w:r>
      <w:r w:rsidRPr="009A3C4C">
        <w:t>efficiency,</w:t>
      </w:r>
      <w:r w:rsidR="00806505">
        <w:t xml:space="preserve"> </w:t>
      </w:r>
      <w:r w:rsidRPr="009A3C4C">
        <w:t>telemetry</w:t>
      </w:r>
      <w:r w:rsidR="00806505">
        <w:t xml:space="preserve"> </w:t>
      </w:r>
      <w:r w:rsidRPr="009A3C4C">
        <w:t>completeness,</w:t>
      </w:r>
      <w:r w:rsidR="00806505">
        <w:t xml:space="preserve"> </w:t>
      </w:r>
      <w:r w:rsidRPr="009A3C4C">
        <w:t>and</w:t>
      </w:r>
      <w:r w:rsidR="00806505">
        <w:t xml:space="preserve"> </w:t>
      </w:r>
      <w:r w:rsidRPr="009A3C4C">
        <w:t>compliance</w:t>
      </w:r>
      <w:r w:rsidR="00806505">
        <w:t xml:space="preserve"> </w:t>
      </w:r>
      <w:r w:rsidRPr="009A3C4C">
        <w:t>are</w:t>
      </w:r>
      <w:r w:rsidR="00806505">
        <w:t xml:space="preserve"> </w:t>
      </w:r>
      <w:r w:rsidRPr="009A3C4C">
        <w:t>monitored</w:t>
      </w:r>
      <w:r w:rsidR="00806505">
        <w:t xml:space="preserve"> </w:t>
      </w:r>
      <w:r w:rsidRPr="009A3C4C">
        <w:t>to</w:t>
      </w:r>
      <w:r w:rsidR="00806505">
        <w:t xml:space="preserve"> </w:t>
      </w:r>
      <w:r w:rsidRPr="009A3C4C">
        <w:t>secure</w:t>
      </w:r>
      <w:r w:rsidR="00806505">
        <w:t xml:space="preserve"> </w:t>
      </w:r>
      <w:r w:rsidRPr="009A3C4C">
        <w:t>operational</w:t>
      </w:r>
      <w:r w:rsidR="00806505">
        <w:t xml:space="preserve"> </w:t>
      </w:r>
      <w:r w:rsidRPr="009A3C4C">
        <w:t>excellence</w:t>
      </w:r>
      <w:r w:rsidR="00806505">
        <w:t xml:space="preserve"> </w:t>
      </w:r>
      <w:r w:rsidRPr="009A3C4C">
        <w:t>and</w:t>
      </w:r>
      <w:r w:rsidR="00806505">
        <w:t xml:space="preserve"> </w:t>
      </w:r>
      <w:r w:rsidRPr="009A3C4C">
        <w:t>governance.</w:t>
      </w:r>
    </w:p>
    <w:p w14:paraId="0D9D0E2A" w14:textId="137881F7" w:rsidR="009A3C4C" w:rsidRPr="009A3C4C" w:rsidRDefault="009A3C4C" w:rsidP="009A3C4C">
      <w:r w:rsidRPr="009A3C4C">
        <w:rPr>
          <w:b/>
          <w:bCs/>
        </w:rPr>
        <w:lastRenderedPageBreak/>
        <w:t>Note:</w:t>
      </w:r>
      <w:r w:rsidR="00806505">
        <w:t xml:space="preserve"> </w:t>
      </w:r>
      <w:r w:rsidRPr="009A3C4C">
        <w:t>Detailed</w:t>
      </w:r>
      <w:r w:rsidR="00806505">
        <w:t xml:space="preserve"> </w:t>
      </w:r>
      <w:r w:rsidRPr="009A3C4C">
        <w:t>measurable</w:t>
      </w:r>
      <w:r w:rsidR="00806505">
        <w:t xml:space="preserve"> </w:t>
      </w:r>
      <w:r w:rsidRPr="009A3C4C">
        <w:t>metrics</w:t>
      </w:r>
      <w:r w:rsidR="00806505">
        <w:t xml:space="preserve"> </w:t>
      </w:r>
      <w:r w:rsidRPr="009A3C4C">
        <w:t>and</w:t>
      </w:r>
      <w:r w:rsidR="00806505">
        <w:t xml:space="preserve"> </w:t>
      </w:r>
      <w:r w:rsidRPr="009A3C4C">
        <w:t>KPIs</w:t>
      </w:r>
      <w:r w:rsidR="00806505">
        <w:t xml:space="preserve"> </w:t>
      </w:r>
      <w:r w:rsidRPr="009A3C4C">
        <w:t>are</w:t>
      </w:r>
      <w:r w:rsidR="00806505">
        <w:t xml:space="preserve"> </w:t>
      </w:r>
      <w:r w:rsidRPr="009A3C4C">
        <w:t>provided</w:t>
      </w:r>
      <w:r w:rsidR="00806505">
        <w:t xml:space="preserve"> </w:t>
      </w:r>
      <w:r w:rsidRPr="009A3C4C">
        <w:t>in</w:t>
      </w:r>
      <w:r w:rsidR="00806505">
        <w:t xml:space="preserve"> </w:t>
      </w:r>
      <w:r w:rsidRPr="009A3C4C">
        <w:t>the</w:t>
      </w:r>
      <w:r w:rsidR="00806505">
        <w:t xml:space="preserve"> </w:t>
      </w:r>
      <w:r w:rsidRPr="009A3C4C">
        <w:t>Appendix.</w:t>
      </w:r>
    </w:p>
    <w:p w14:paraId="2F66B534" w14:textId="6A388011" w:rsidR="00C60B2C" w:rsidRPr="00C60B2C" w:rsidRDefault="00C60B2C" w:rsidP="0038693B">
      <w:pPr>
        <w:pStyle w:val="Heading2"/>
      </w:pPr>
      <w:bookmarkStart w:id="12" w:name="_Toc228549476"/>
      <w:bookmarkStart w:id="13" w:name="_Toc228784864"/>
      <w:r w:rsidRPr="00C60B2C">
        <w:t>Standardise</w:t>
      </w:r>
      <w:r w:rsidR="00806505">
        <w:t xml:space="preserve"> </w:t>
      </w:r>
      <w:r w:rsidRPr="00C60B2C">
        <w:t>Telemetry</w:t>
      </w:r>
      <w:r w:rsidR="00806505">
        <w:t xml:space="preserve"> </w:t>
      </w:r>
      <w:r w:rsidRPr="00C60B2C">
        <w:t>Data</w:t>
      </w:r>
      <w:r w:rsidR="00806505">
        <w:t xml:space="preserve"> </w:t>
      </w:r>
      <w:r w:rsidRPr="00C60B2C">
        <w:t>The</w:t>
      </w:r>
      <w:r w:rsidR="00806505">
        <w:t xml:space="preserve"> </w:t>
      </w:r>
      <w:r w:rsidR="002668F6">
        <w:t>5</w:t>
      </w:r>
      <w:r w:rsidR="00806505">
        <w:t xml:space="preserve"> </w:t>
      </w:r>
      <w:r w:rsidRPr="00C60B2C">
        <w:t>Pillars</w:t>
      </w:r>
      <w:bookmarkEnd w:id="12"/>
      <w:bookmarkEnd w:id="13"/>
    </w:p>
    <w:p w14:paraId="048645B2" w14:textId="1EB67D9C" w:rsidR="00554CFE" w:rsidRPr="00554CFE" w:rsidRDefault="00554CFE" w:rsidP="00554CFE">
      <w:r w:rsidRPr="00554CFE">
        <w:t>Telemetry</w:t>
      </w:r>
      <w:r w:rsidR="00806505">
        <w:t xml:space="preserve"> </w:t>
      </w:r>
      <w:r w:rsidRPr="00554CFE">
        <w:t>data</w:t>
      </w:r>
      <w:r w:rsidR="00806505">
        <w:t xml:space="preserve"> </w:t>
      </w:r>
      <w:r w:rsidRPr="00554CFE">
        <w:t>is</w:t>
      </w:r>
      <w:r w:rsidR="00806505">
        <w:t xml:space="preserve"> </w:t>
      </w:r>
      <w:r w:rsidRPr="00554CFE">
        <w:t>to</w:t>
      </w:r>
      <w:r w:rsidR="00806505">
        <w:t xml:space="preserve"> </w:t>
      </w:r>
      <w:r w:rsidRPr="00554CFE">
        <w:t>be</w:t>
      </w:r>
      <w:r w:rsidR="00806505">
        <w:t xml:space="preserve"> </w:t>
      </w:r>
      <w:r w:rsidRPr="00554CFE">
        <w:t>standardised</w:t>
      </w:r>
      <w:r w:rsidR="00806505">
        <w:t xml:space="preserve"> </w:t>
      </w:r>
      <w:r w:rsidRPr="00554CFE">
        <w:t>so</w:t>
      </w:r>
      <w:r w:rsidR="00806505">
        <w:t xml:space="preserve"> </w:t>
      </w:r>
      <w:r w:rsidRPr="00554CFE">
        <w:t>that</w:t>
      </w:r>
      <w:r w:rsidR="00806505">
        <w:t xml:space="preserve"> </w:t>
      </w:r>
      <w:r w:rsidRPr="00554CFE">
        <w:t>systems</w:t>
      </w:r>
      <w:r w:rsidR="00806505">
        <w:t xml:space="preserve"> </w:t>
      </w:r>
      <w:r w:rsidRPr="00554CFE">
        <w:t>generate</w:t>
      </w:r>
      <w:r w:rsidR="00806505">
        <w:t xml:space="preserve"> </w:t>
      </w:r>
      <w:r w:rsidRPr="00554CFE">
        <w:t>consistent</w:t>
      </w:r>
      <w:r w:rsidR="00806505">
        <w:t xml:space="preserve"> </w:t>
      </w:r>
      <w:r w:rsidRPr="00554CFE">
        <w:t>information,</w:t>
      </w:r>
      <w:r w:rsidR="00806505">
        <w:t xml:space="preserve"> </w:t>
      </w:r>
      <w:r w:rsidRPr="00554CFE">
        <w:t>enabling</w:t>
      </w:r>
      <w:r w:rsidR="00806505">
        <w:t xml:space="preserve"> </w:t>
      </w:r>
      <w:r w:rsidRPr="00554CFE">
        <w:t>a</w:t>
      </w:r>
      <w:r w:rsidR="00806505">
        <w:t xml:space="preserve"> </w:t>
      </w:r>
      <w:r w:rsidRPr="00554CFE">
        <w:t>holistic</w:t>
      </w:r>
      <w:r w:rsidR="00806505">
        <w:t xml:space="preserve"> </w:t>
      </w:r>
      <w:r w:rsidRPr="00554CFE">
        <w:t>view</w:t>
      </w:r>
      <w:r w:rsidR="00806505">
        <w:t xml:space="preserve"> </w:t>
      </w:r>
      <w:r w:rsidRPr="00554CFE">
        <w:t>of</w:t>
      </w:r>
      <w:r w:rsidR="00806505">
        <w:t xml:space="preserve"> </w:t>
      </w:r>
      <w:r w:rsidRPr="00554CFE">
        <w:t>the</w:t>
      </w:r>
      <w:r w:rsidR="00806505">
        <w:t xml:space="preserve"> </w:t>
      </w:r>
      <w:r w:rsidRPr="00554CFE">
        <w:t>stack.</w:t>
      </w:r>
    </w:p>
    <w:p w14:paraId="2E2C703E" w14:textId="3EC1D2A4" w:rsidR="00554CFE" w:rsidRPr="00554CFE" w:rsidRDefault="00554CFE" w:rsidP="00554CFE">
      <w:pPr>
        <w:pStyle w:val="Bullets"/>
      </w:pPr>
      <w:r w:rsidRPr="00554CFE">
        <w:rPr>
          <w:b/>
          <w:bCs/>
        </w:rPr>
        <w:t>Metrics</w:t>
      </w:r>
      <w:r w:rsidRPr="00554CFE">
        <w:t>:</w:t>
      </w:r>
      <w:r w:rsidR="00806505">
        <w:t xml:space="preserve"> </w:t>
      </w:r>
      <w:r w:rsidRPr="00554CFE">
        <w:t>Numerical</w:t>
      </w:r>
      <w:r w:rsidR="00806505">
        <w:t xml:space="preserve"> </w:t>
      </w:r>
      <w:r w:rsidRPr="00554CFE">
        <w:t>measurements,</w:t>
      </w:r>
      <w:r w:rsidR="00806505">
        <w:t xml:space="preserve"> </w:t>
      </w:r>
      <w:r w:rsidRPr="00554CFE">
        <w:t>such</w:t>
      </w:r>
      <w:r w:rsidR="00806505">
        <w:t xml:space="preserve"> </w:t>
      </w:r>
      <w:r w:rsidRPr="00554CFE">
        <w:t>as</w:t>
      </w:r>
      <w:r w:rsidR="00806505">
        <w:t xml:space="preserve"> </w:t>
      </w:r>
      <w:r w:rsidRPr="00554CFE">
        <w:t>CPU</w:t>
      </w:r>
      <w:r w:rsidR="00806505">
        <w:t xml:space="preserve"> </w:t>
      </w:r>
      <w:r w:rsidRPr="00554CFE">
        <w:t>usage</w:t>
      </w:r>
      <w:r w:rsidR="00806505">
        <w:t xml:space="preserve"> </w:t>
      </w:r>
      <w:r w:rsidRPr="00554CFE">
        <w:t>and</w:t>
      </w:r>
      <w:r w:rsidR="00806505">
        <w:t xml:space="preserve"> </w:t>
      </w:r>
      <w:r w:rsidRPr="00554CFE">
        <w:t>error</w:t>
      </w:r>
      <w:r w:rsidR="00806505">
        <w:t xml:space="preserve"> </w:t>
      </w:r>
      <w:r w:rsidRPr="00554CFE">
        <w:t>rates,</w:t>
      </w:r>
      <w:r w:rsidR="00806505">
        <w:t xml:space="preserve"> </w:t>
      </w:r>
      <w:r w:rsidRPr="00554CFE">
        <w:t>used</w:t>
      </w:r>
      <w:r w:rsidR="00806505">
        <w:t xml:space="preserve"> </w:t>
      </w:r>
      <w:r w:rsidRPr="00554CFE">
        <w:t>for</w:t>
      </w:r>
      <w:r w:rsidR="00806505">
        <w:t xml:space="preserve"> </w:t>
      </w:r>
      <w:r w:rsidRPr="00554CFE">
        <w:t>quantitative</w:t>
      </w:r>
      <w:r w:rsidR="00806505">
        <w:t xml:space="preserve"> </w:t>
      </w:r>
      <w:r w:rsidRPr="00554CFE">
        <w:t>health</w:t>
      </w:r>
      <w:r w:rsidR="00806505">
        <w:t xml:space="preserve"> </w:t>
      </w:r>
      <w:r w:rsidRPr="00554CFE">
        <w:t>checks.</w:t>
      </w:r>
      <w:r w:rsidR="00806505">
        <w:t xml:space="preserve"> </w:t>
      </w:r>
    </w:p>
    <w:p w14:paraId="79DAC54C" w14:textId="6B031254" w:rsidR="00554CFE" w:rsidRPr="00554CFE" w:rsidRDefault="00554CFE" w:rsidP="00554CFE">
      <w:pPr>
        <w:pStyle w:val="Bullets"/>
      </w:pPr>
      <w:r w:rsidRPr="00554CFE">
        <w:rPr>
          <w:b/>
          <w:bCs/>
        </w:rPr>
        <w:t>Logs</w:t>
      </w:r>
      <w:r w:rsidRPr="00554CFE">
        <w:t>:</w:t>
      </w:r>
      <w:r w:rsidR="00806505">
        <w:t xml:space="preserve"> </w:t>
      </w:r>
      <w:r w:rsidRPr="00554CFE">
        <w:t>Detailed</w:t>
      </w:r>
      <w:r w:rsidR="00806505">
        <w:t xml:space="preserve"> </w:t>
      </w:r>
      <w:r w:rsidRPr="00554CFE">
        <w:t>records</w:t>
      </w:r>
      <w:r w:rsidR="00806505">
        <w:t xml:space="preserve"> </w:t>
      </w:r>
      <w:r w:rsidRPr="00554CFE">
        <w:t>of</w:t>
      </w:r>
      <w:r w:rsidR="00806505">
        <w:t xml:space="preserve"> </w:t>
      </w:r>
      <w:r w:rsidRPr="00554CFE">
        <w:t>discrete</w:t>
      </w:r>
      <w:r w:rsidR="00806505">
        <w:t xml:space="preserve"> </w:t>
      </w:r>
      <w:r w:rsidRPr="00554CFE">
        <w:t>events</w:t>
      </w:r>
      <w:r w:rsidR="00806505">
        <w:t xml:space="preserve"> </w:t>
      </w:r>
      <w:r w:rsidRPr="00554CFE">
        <w:t>(for</w:t>
      </w:r>
      <w:r w:rsidR="00806505">
        <w:t xml:space="preserve"> </w:t>
      </w:r>
      <w:r w:rsidRPr="00554CFE">
        <w:t>example,</w:t>
      </w:r>
      <w:r w:rsidR="00806505">
        <w:t xml:space="preserve"> </w:t>
      </w:r>
      <w:r w:rsidRPr="00554CFE">
        <w:t>error</w:t>
      </w:r>
      <w:r w:rsidR="00806505">
        <w:t xml:space="preserve"> </w:t>
      </w:r>
      <w:r w:rsidRPr="00554CFE">
        <w:t>messages)</w:t>
      </w:r>
      <w:r w:rsidR="00806505">
        <w:t xml:space="preserve"> </w:t>
      </w:r>
      <w:r w:rsidRPr="00554CFE">
        <w:t>that</w:t>
      </w:r>
      <w:r w:rsidR="00806505">
        <w:t xml:space="preserve"> </w:t>
      </w:r>
      <w:r w:rsidRPr="00554CFE">
        <w:t>provide</w:t>
      </w:r>
      <w:r w:rsidR="00806505">
        <w:t xml:space="preserve"> </w:t>
      </w:r>
      <w:r w:rsidRPr="00554CFE">
        <w:t>narrative</w:t>
      </w:r>
      <w:r w:rsidR="00806505">
        <w:t xml:space="preserve"> </w:t>
      </w:r>
      <w:r w:rsidRPr="00554CFE">
        <w:t>context.</w:t>
      </w:r>
      <w:r w:rsidR="00806505">
        <w:t xml:space="preserve"> </w:t>
      </w:r>
    </w:p>
    <w:p w14:paraId="58CFFF73" w14:textId="1120C429" w:rsidR="00554CFE" w:rsidRPr="00554CFE" w:rsidRDefault="00554CFE" w:rsidP="00554CFE">
      <w:pPr>
        <w:pStyle w:val="Bullets"/>
      </w:pPr>
      <w:r w:rsidRPr="00554CFE">
        <w:rPr>
          <w:b/>
          <w:bCs/>
        </w:rPr>
        <w:t>Traces</w:t>
      </w:r>
      <w:r w:rsidRPr="00554CFE">
        <w:t>:</w:t>
      </w:r>
      <w:r w:rsidR="00806505">
        <w:t xml:space="preserve"> </w:t>
      </w:r>
      <w:r w:rsidRPr="00554CFE">
        <w:t>End</w:t>
      </w:r>
      <w:r w:rsidRPr="00554CFE">
        <w:noBreakHyphen/>
        <w:t>to</w:t>
      </w:r>
      <w:r w:rsidRPr="00554CFE">
        <w:noBreakHyphen/>
        <w:t>end</w:t>
      </w:r>
      <w:r w:rsidR="00806505">
        <w:t xml:space="preserve"> </w:t>
      </w:r>
      <w:r w:rsidRPr="00554CFE">
        <w:t>journey</w:t>
      </w:r>
      <w:r w:rsidR="00806505">
        <w:t xml:space="preserve"> </w:t>
      </w:r>
      <w:r w:rsidRPr="00554CFE">
        <w:t>maps</w:t>
      </w:r>
      <w:r w:rsidR="00806505">
        <w:t xml:space="preserve"> </w:t>
      </w:r>
      <w:r w:rsidRPr="00554CFE">
        <w:t>of</w:t>
      </w:r>
      <w:r w:rsidR="00806505">
        <w:t xml:space="preserve"> </w:t>
      </w:r>
      <w:r w:rsidRPr="00554CFE">
        <w:t>requests</w:t>
      </w:r>
      <w:r w:rsidR="00806505">
        <w:t xml:space="preserve"> </w:t>
      </w:r>
      <w:r w:rsidRPr="00554CFE">
        <w:t>across</w:t>
      </w:r>
      <w:r w:rsidR="00806505">
        <w:t xml:space="preserve"> </w:t>
      </w:r>
      <w:r w:rsidRPr="00554CFE">
        <w:t>distributed</w:t>
      </w:r>
      <w:r w:rsidR="00806505">
        <w:t xml:space="preserve"> </w:t>
      </w:r>
      <w:r w:rsidRPr="00554CFE">
        <w:t>services,</w:t>
      </w:r>
      <w:r w:rsidR="00806505">
        <w:t xml:space="preserve"> </w:t>
      </w:r>
      <w:r w:rsidRPr="00554CFE">
        <w:t>used</w:t>
      </w:r>
      <w:r w:rsidR="00806505">
        <w:t xml:space="preserve"> </w:t>
      </w:r>
      <w:r w:rsidRPr="00554CFE">
        <w:t>to</w:t>
      </w:r>
      <w:r w:rsidR="00806505">
        <w:t xml:space="preserve"> </w:t>
      </w:r>
      <w:r w:rsidRPr="00554CFE">
        <w:t>pinpoint</w:t>
      </w:r>
      <w:r w:rsidR="00806505">
        <w:t xml:space="preserve"> </w:t>
      </w:r>
      <w:r w:rsidRPr="00554CFE">
        <w:t>bottlenecks.</w:t>
      </w:r>
      <w:r w:rsidR="00806505">
        <w:t xml:space="preserve"> </w:t>
      </w:r>
    </w:p>
    <w:p w14:paraId="3E87CEF2" w14:textId="2C3D44EF" w:rsidR="00554CFE" w:rsidRPr="00554CFE" w:rsidRDefault="00554CFE" w:rsidP="00554CFE">
      <w:pPr>
        <w:pStyle w:val="Bullets"/>
      </w:pPr>
      <w:r w:rsidRPr="00554CFE">
        <w:rPr>
          <w:b/>
          <w:bCs/>
        </w:rPr>
        <w:t>Changes</w:t>
      </w:r>
      <w:r w:rsidRPr="00554CFE">
        <w:t>:</w:t>
      </w:r>
      <w:r w:rsidR="00806505">
        <w:t xml:space="preserve"> </w:t>
      </w:r>
      <w:r w:rsidRPr="00554CFE">
        <w:t>Configuration</w:t>
      </w:r>
      <w:r w:rsidR="00806505">
        <w:t xml:space="preserve"> </w:t>
      </w:r>
      <w:r w:rsidRPr="00554CFE">
        <w:t>and</w:t>
      </w:r>
      <w:r w:rsidR="00806505">
        <w:t xml:space="preserve"> </w:t>
      </w:r>
      <w:r w:rsidRPr="00554CFE">
        <w:t>infrastructure</w:t>
      </w:r>
      <w:r w:rsidR="00806505">
        <w:t xml:space="preserve"> </w:t>
      </w:r>
      <w:r w:rsidRPr="00554CFE">
        <w:t>changes</w:t>
      </w:r>
      <w:r w:rsidR="00806505">
        <w:t xml:space="preserve"> </w:t>
      </w:r>
      <w:r w:rsidRPr="00554CFE">
        <w:t>tracked</w:t>
      </w:r>
      <w:r w:rsidR="00806505">
        <w:t xml:space="preserve"> </w:t>
      </w:r>
      <w:r w:rsidRPr="00554CFE">
        <w:t>across</w:t>
      </w:r>
      <w:r w:rsidR="00806505">
        <w:t xml:space="preserve"> </w:t>
      </w:r>
      <w:r w:rsidRPr="00554CFE">
        <w:t>services</w:t>
      </w:r>
      <w:r w:rsidR="00806505">
        <w:t xml:space="preserve"> </w:t>
      </w:r>
      <w:r w:rsidRPr="00554CFE">
        <w:t>(for</w:t>
      </w:r>
      <w:r w:rsidR="00806505">
        <w:t xml:space="preserve"> </w:t>
      </w:r>
      <w:r w:rsidRPr="00554CFE">
        <w:t>example,</w:t>
      </w:r>
      <w:r w:rsidR="00806505">
        <w:t xml:space="preserve"> </w:t>
      </w:r>
      <w:r w:rsidRPr="00554CFE">
        <w:t>by</w:t>
      </w:r>
      <w:r w:rsidR="00806505">
        <w:t xml:space="preserve"> </w:t>
      </w:r>
      <w:r w:rsidRPr="00554CFE">
        <w:t>using</w:t>
      </w:r>
      <w:r w:rsidR="00806505">
        <w:t xml:space="preserve"> </w:t>
      </w:r>
      <w:r w:rsidRPr="00554CFE">
        <w:t>Azure</w:t>
      </w:r>
      <w:r w:rsidR="00806505">
        <w:t xml:space="preserve"> </w:t>
      </w:r>
      <w:r w:rsidRPr="00554CFE">
        <w:t>Change</w:t>
      </w:r>
      <w:r w:rsidR="00806505">
        <w:t xml:space="preserve"> </w:t>
      </w:r>
      <w:r w:rsidRPr="00554CFE">
        <w:t>Analysis)</w:t>
      </w:r>
      <w:r w:rsidR="00806505">
        <w:t xml:space="preserve"> </w:t>
      </w:r>
      <w:r w:rsidRPr="00554CFE">
        <w:t>to</w:t>
      </w:r>
      <w:r w:rsidR="00806505">
        <w:t xml:space="preserve"> </w:t>
      </w:r>
      <w:r w:rsidRPr="00554CFE">
        <w:t>correlate</w:t>
      </w:r>
      <w:r w:rsidR="00806505">
        <w:t xml:space="preserve"> </w:t>
      </w:r>
      <w:r w:rsidRPr="00554CFE">
        <w:t>modifications</w:t>
      </w:r>
      <w:r w:rsidR="00806505">
        <w:t xml:space="preserve"> </w:t>
      </w:r>
      <w:r w:rsidRPr="00554CFE">
        <w:t>with</w:t>
      </w:r>
      <w:r w:rsidR="00806505">
        <w:t xml:space="preserve"> </w:t>
      </w:r>
      <w:r w:rsidRPr="00554CFE">
        <w:t>system</w:t>
      </w:r>
      <w:r w:rsidR="00806505">
        <w:t xml:space="preserve"> </w:t>
      </w:r>
      <w:r w:rsidRPr="00554CFE">
        <w:t>behaviour.</w:t>
      </w:r>
      <w:r w:rsidR="00806505">
        <w:t xml:space="preserve"> </w:t>
      </w:r>
    </w:p>
    <w:p w14:paraId="06533FBB" w14:textId="5DF6F80B" w:rsidR="00FB615F" w:rsidRPr="00554CFE" w:rsidRDefault="00554CFE" w:rsidP="00554CFE">
      <w:pPr>
        <w:pStyle w:val="Bullets"/>
      </w:pPr>
      <w:r w:rsidRPr="00554CFE">
        <w:rPr>
          <w:b/>
          <w:bCs/>
        </w:rPr>
        <w:t>Profiles</w:t>
      </w:r>
      <w:r w:rsidRPr="00554CFE">
        <w:t>:</w:t>
      </w:r>
      <w:r w:rsidR="00806505">
        <w:t xml:space="preserve"> </w:t>
      </w:r>
      <w:r w:rsidRPr="00554CFE">
        <w:t>A</w:t>
      </w:r>
      <w:r w:rsidR="00806505">
        <w:t xml:space="preserve"> </w:t>
      </w:r>
      <w:r w:rsidRPr="00554CFE">
        <w:t>newly</w:t>
      </w:r>
      <w:r w:rsidR="00806505">
        <w:t xml:space="preserve"> </w:t>
      </w:r>
      <w:r w:rsidRPr="00554CFE">
        <w:t>emerging</w:t>
      </w:r>
      <w:r w:rsidR="00806505">
        <w:t xml:space="preserve"> </w:t>
      </w:r>
      <w:r w:rsidRPr="00554CFE">
        <w:t>“fifth</w:t>
      </w:r>
      <w:r w:rsidR="00806505">
        <w:t xml:space="preserve"> </w:t>
      </w:r>
      <w:r w:rsidRPr="00554CFE">
        <w:t>pillar”</w:t>
      </w:r>
      <w:r w:rsidR="00806505">
        <w:t xml:space="preserve"> </w:t>
      </w:r>
      <w:r w:rsidRPr="00554CFE">
        <w:t>that</w:t>
      </w:r>
      <w:r w:rsidR="00806505">
        <w:t xml:space="preserve"> </w:t>
      </w:r>
      <w:r w:rsidRPr="00554CFE">
        <w:t>uses</w:t>
      </w:r>
      <w:r w:rsidR="00806505">
        <w:t xml:space="preserve"> </w:t>
      </w:r>
      <w:r w:rsidRPr="00554CFE">
        <w:t>stack</w:t>
      </w:r>
      <w:r w:rsidR="00806505">
        <w:t xml:space="preserve"> </w:t>
      </w:r>
      <w:r w:rsidRPr="00554CFE">
        <w:t>traces</w:t>
      </w:r>
      <w:r w:rsidR="00806505">
        <w:t xml:space="preserve"> </w:t>
      </w:r>
      <w:r w:rsidRPr="00554CFE">
        <w:t>to</w:t>
      </w:r>
      <w:r w:rsidR="00806505">
        <w:t xml:space="preserve"> </w:t>
      </w:r>
      <w:r w:rsidRPr="00554CFE">
        <w:t>identify</w:t>
      </w:r>
      <w:r w:rsidR="00806505">
        <w:t xml:space="preserve"> </w:t>
      </w:r>
      <w:r w:rsidRPr="00554CFE">
        <w:t>code</w:t>
      </w:r>
      <w:r w:rsidRPr="00554CFE">
        <w:noBreakHyphen/>
        <w:t>level</w:t>
      </w:r>
      <w:r w:rsidR="00806505">
        <w:t xml:space="preserve"> </w:t>
      </w:r>
      <w:r w:rsidRPr="00554CFE">
        <w:t>issues.</w:t>
      </w:r>
    </w:p>
    <w:p w14:paraId="4F53BED6" w14:textId="2F6108C6" w:rsidR="00C60B2C" w:rsidRPr="00C60B2C" w:rsidRDefault="00C60B2C" w:rsidP="0038693B">
      <w:pPr>
        <w:pStyle w:val="Heading2"/>
      </w:pPr>
      <w:bookmarkStart w:id="14" w:name="_Toc228549477"/>
      <w:bookmarkStart w:id="15" w:name="_Toc228784865"/>
      <w:r w:rsidRPr="00C60B2C">
        <w:t>Build</w:t>
      </w:r>
      <w:r w:rsidR="00806505">
        <w:t xml:space="preserve"> </w:t>
      </w:r>
      <w:r w:rsidRPr="00C60B2C">
        <w:t>the</w:t>
      </w:r>
      <w:r w:rsidR="00806505">
        <w:t xml:space="preserve"> </w:t>
      </w:r>
      <w:r w:rsidRPr="00C60B2C">
        <w:t>Technical</w:t>
      </w:r>
      <w:r w:rsidR="00806505">
        <w:t xml:space="preserve"> </w:t>
      </w:r>
      <w:r w:rsidRPr="00C60B2C">
        <w:t>Foundation</w:t>
      </w:r>
      <w:bookmarkEnd w:id="14"/>
      <w:bookmarkEnd w:id="15"/>
    </w:p>
    <w:p w14:paraId="364B33CC" w14:textId="5083B658" w:rsidR="00554CFE" w:rsidRPr="00554CFE" w:rsidRDefault="00554CFE" w:rsidP="00554CFE">
      <w:r w:rsidRPr="00554CFE">
        <w:t>A</w:t>
      </w:r>
      <w:r w:rsidR="00806505">
        <w:t xml:space="preserve"> </w:t>
      </w:r>
      <w:r w:rsidRPr="00554CFE">
        <w:t>robust</w:t>
      </w:r>
      <w:r w:rsidR="00806505">
        <w:t xml:space="preserve"> </w:t>
      </w:r>
      <w:r w:rsidRPr="00554CFE">
        <w:t>infrastructure</w:t>
      </w:r>
      <w:r w:rsidR="00806505">
        <w:t xml:space="preserve"> </w:t>
      </w:r>
      <w:r w:rsidRPr="00554CFE">
        <w:t>for</w:t>
      </w:r>
      <w:r w:rsidR="00806505">
        <w:t xml:space="preserve"> </w:t>
      </w:r>
      <w:r w:rsidRPr="00554CFE">
        <w:t>data</w:t>
      </w:r>
      <w:r w:rsidR="00806505">
        <w:t xml:space="preserve"> </w:t>
      </w:r>
      <w:r w:rsidRPr="00554CFE">
        <w:t>collection</w:t>
      </w:r>
      <w:r w:rsidR="00806505">
        <w:t xml:space="preserve"> </w:t>
      </w:r>
      <w:r w:rsidRPr="00554CFE">
        <w:t>and</w:t>
      </w:r>
      <w:r w:rsidR="00806505">
        <w:t xml:space="preserve"> </w:t>
      </w:r>
      <w:r w:rsidRPr="00554CFE">
        <w:t>analysis</w:t>
      </w:r>
      <w:r w:rsidR="00806505">
        <w:t xml:space="preserve"> </w:t>
      </w:r>
      <w:r w:rsidRPr="00554CFE">
        <w:t>is</w:t>
      </w:r>
      <w:r w:rsidR="00806505">
        <w:t xml:space="preserve"> </w:t>
      </w:r>
      <w:r w:rsidRPr="00554CFE">
        <w:t>to</w:t>
      </w:r>
      <w:r w:rsidR="00806505">
        <w:t xml:space="preserve"> </w:t>
      </w:r>
      <w:r w:rsidRPr="00554CFE">
        <w:t>be</w:t>
      </w:r>
      <w:r w:rsidR="00806505">
        <w:t xml:space="preserve"> </w:t>
      </w:r>
      <w:r w:rsidRPr="00554CFE">
        <w:t>created.</w:t>
      </w:r>
    </w:p>
    <w:p w14:paraId="7E0EE23C" w14:textId="62AC706D" w:rsidR="00554CFE" w:rsidRPr="00554CFE" w:rsidRDefault="00554CFE" w:rsidP="00554CFE">
      <w:pPr>
        <w:pStyle w:val="Bullets"/>
      </w:pPr>
      <w:r w:rsidRPr="00554CFE">
        <w:rPr>
          <w:b/>
          <w:bCs/>
        </w:rPr>
        <w:t>Centralised</w:t>
      </w:r>
      <w:r w:rsidR="00806505">
        <w:rPr>
          <w:b/>
          <w:bCs/>
        </w:rPr>
        <w:t xml:space="preserve"> </w:t>
      </w:r>
      <w:r w:rsidRPr="00554CFE">
        <w:rPr>
          <w:b/>
          <w:bCs/>
        </w:rPr>
        <w:t>Data</w:t>
      </w:r>
      <w:r w:rsidR="00806505">
        <w:rPr>
          <w:b/>
          <w:bCs/>
        </w:rPr>
        <w:t xml:space="preserve"> </w:t>
      </w:r>
      <w:r w:rsidRPr="00554CFE">
        <w:rPr>
          <w:b/>
          <w:bCs/>
        </w:rPr>
        <w:t>Collection</w:t>
      </w:r>
      <w:r w:rsidRPr="00554CFE">
        <w:t>:</w:t>
      </w:r>
      <w:r w:rsidR="00806505">
        <w:t xml:space="preserve"> </w:t>
      </w:r>
      <w:r w:rsidRPr="00554CFE">
        <w:t>Data</w:t>
      </w:r>
      <w:r w:rsidR="00806505">
        <w:t xml:space="preserve"> </w:t>
      </w:r>
      <w:r w:rsidRPr="00554CFE">
        <w:t>is</w:t>
      </w:r>
      <w:r w:rsidR="00806505">
        <w:t xml:space="preserve"> </w:t>
      </w:r>
      <w:r w:rsidRPr="00554CFE">
        <w:t>to</w:t>
      </w:r>
      <w:r w:rsidR="00806505">
        <w:t xml:space="preserve"> </w:t>
      </w:r>
      <w:r w:rsidRPr="00554CFE">
        <w:t>be</w:t>
      </w:r>
      <w:r w:rsidR="00806505">
        <w:t xml:space="preserve"> </w:t>
      </w:r>
      <w:r w:rsidRPr="00554CFE">
        <w:t>consolidated</w:t>
      </w:r>
      <w:r w:rsidR="00806505">
        <w:t xml:space="preserve"> </w:t>
      </w:r>
      <w:r w:rsidRPr="00554CFE">
        <w:t>into</w:t>
      </w:r>
      <w:r w:rsidR="00806505">
        <w:t xml:space="preserve"> </w:t>
      </w:r>
      <w:r w:rsidRPr="00554CFE">
        <w:t>a</w:t>
      </w:r>
      <w:r w:rsidR="00806505">
        <w:t xml:space="preserve"> </w:t>
      </w:r>
      <w:r w:rsidRPr="00554CFE">
        <w:t>unified</w:t>
      </w:r>
      <w:r w:rsidR="00806505">
        <w:t xml:space="preserve"> </w:t>
      </w:r>
      <w:r w:rsidRPr="00554CFE">
        <w:t>platform</w:t>
      </w:r>
      <w:r w:rsidR="00806505">
        <w:t xml:space="preserve"> </w:t>
      </w:r>
      <w:r w:rsidRPr="00554CFE">
        <w:t>to</w:t>
      </w:r>
      <w:r w:rsidR="00806505">
        <w:t xml:space="preserve"> </w:t>
      </w:r>
      <w:r w:rsidRPr="00554CFE">
        <w:t>break</w:t>
      </w:r>
      <w:r w:rsidR="00806505">
        <w:t xml:space="preserve"> </w:t>
      </w:r>
      <w:r w:rsidRPr="00554CFE">
        <w:t>down</w:t>
      </w:r>
      <w:r w:rsidR="00806505">
        <w:t xml:space="preserve"> </w:t>
      </w:r>
      <w:r w:rsidRPr="00554CFE">
        <w:t>silos</w:t>
      </w:r>
      <w:r w:rsidR="00806505">
        <w:t xml:space="preserve"> </w:t>
      </w:r>
      <w:r w:rsidRPr="00554CFE">
        <w:t>and</w:t>
      </w:r>
      <w:r w:rsidR="00806505">
        <w:t xml:space="preserve"> </w:t>
      </w:r>
      <w:r w:rsidRPr="00554CFE">
        <w:t>enable</w:t>
      </w:r>
      <w:r w:rsidR="00806505">
        <w:t xml:space="preserve"> </w:t>
      </w:r>
      <w:r w:rsidRPr="00554CFE">
        <w:t>correlation</w:t>
      </w:r>
      <w:r w:rsidR="00806505">
        <w:t xml:space="preserve"> </w:t>
      </w:r>
      <w:r w:rsidRPr="00554CFE">
        <w:t>across</w:t>
      </w:r>
      <w:r w:rsidR="00806505">
        <w:t xml:space="preserve"> </w:t>
      </w:r>
      <w:r w:rsidRPr="00554CFE">
        <w:t>different</w:t>
      </w:r>
      <w:r w:rsidR="00806505">
        <w:t xml:space="preserve"> </w:t>
      </w:r>
      <w:r w:rsidRPr="00554CFE">
        <w:t>telemetry</w:t>
      </w:r>
      <w:r w:rsidR="00806505">
        <w:t xml:space="preserve"> </w:t>
      </w:r>
      <w:r w:rsidRPr="00554CFE">
        <w:t>types.</w:t>
      </w:r>
      <w:r w:rsidR="00806505">
        <w:t xml:space="preserve"> </w:t>
      </w:r>
    </w:p>
    <w:p w14:paraId="1C0A22CB" w14:textId="0715D4AD" w:rsidR="00554CFE" w:rsidRPr="00554CFE" w:rsidRDefault="00554CFE" w:rsidP="00554CFE">
      <w:pPr>
        <w:pStyle w:val="Bullets"/>
      </w:pPr>
      <w:r w:rsidRPr="00554CFE">
        <w:rPr>
          <w:b/>
          <w:bCs/>
        </w:rPr>
        <w:t>Open</w:t>
      </w:r>
      <w:r w:rsidR="00806505">
        <w:rPr>
          <w:b/>
          <w:bCs/>
        </w:rPr>
        <w:t xml:space="preserve"> </w:t>
      </w:r>
      <w:r w:rsidRPr="00554CFE">
        <w:rPr>
          <w:b/>
          <w:bCs/>
        </w:rPr>
        <w:t>Standards</w:t>
      </w:r>
      <w:r w:rsidRPr="00554CFE">
        <w:t>:</w:t>
      </w:r>
      <w:r w:rsidR="00806505">
        <w:t xml:space="preserve"> </w:t>
      </w:r>
      <w:r w:rsidRPr="00554CFE">
        <w:t>Vendor</w:t>
      </w:r>
      <w:r w:rsidRPr="00554CFE">
        <w:noBreakHyphen/>
        <w:t>neutral</w:t>
      </w:r>
      <w:r w:rsidR="00806505">
        <w:t xml:space="preserve"> </w:t>
      </w:r>
      <w:r w:rsidRPr="00554CFE">
        <w:t>frameworks</w:t>
      </w:r>
      <w:r w:rsidR="00806505">
        <w:t xml:space="preserve"> </w:t>
      </w:r>
      <w:r w:rsidRPr="00554CFE">
        <w:t>such</w:t>
      </w:r>
      <w:r w:rsidR="00806505">
        <w:t xml:space="preserve"> </w:t>
      </w:r>
      <w:r w:rsidRPr="00554CFE">
        <w:t>as</w:t>
      </w:r>
      <w:r w:rsidR="00806505">
        <w:t xml:space="preserve"> </w:t>
      </w:r>
      <w:r w:rsidRPr="00554CFE">
        <w:t>OpenTelemetry</w:t>
      </w:r>
      <w:r w:rsidR="00806505">
        <w:t xml:space="preserve"> </w:t>
      </w:r>
      <w:r w:rsidRPr="00554CFE">
        <w:t>are</w:t>
      </w:r>
      <w:r w:rsidR="00806505">
        <w:t xml:space="preserve"> </w:t>
      </w:r>
      <w:r w:rsidRPr="00554CFE">
        <w:t>to</w:t>
      </w:r>
      <w:r w:rsidR="00806505">
        <w:t xml:space="preserve"> </w:t>
      </w:r>
      <w:r w:rsidRPr="00554CFE">
        <w:t>be</w:t>
      </w:r>
      <w:r w:rsidR="00806505">
        <w:t xml:space="preserve"> </w:t>
      </w:r>
      <w:r w:rsidRPr="00554CFE">
        <w:t>adopted</w:t>
      </w:r>
      <w:r w:rsidR="00806505">
        <w:t xml:space="preserve"> </w:t>
      </w:r>
      <w:r w:rsidRPr="00554CFE">
        <w:t>to</w:t>
      </w:r>
      <w:r w:rsidR="00806505">
        <w:t xml:space="preserve"> </w:t>
      </w:r>
      <w:r w:rsidRPr="00554CFE">
        <w:t>avoid</w:t>
      </w:r>
      <w:r w:rsidR="00806505">
        <w:t xml:space="preserve"> </w:t>
      </w:r>
      <w:r w:rsidRPr="00554CFE">
        <w:t>vendor</w:t>
      </w:r>
      <w:r w:rsidR="00806505">
        <w:t xml:space="preserve"> </w:t>
      </w:r>
      <w:r w:rsidRPr="00554CFE">
        <w:t>lock</w:t>
      </w:r>
      <w:r w:rsidRPr="00554CFE">
        <w:noBreakHyphen/>
        <w:t>in</w:t>
      </w:r>
      <w:r w:rsidR="00806505">
        <w:t xml:space="preserve"> </w:t>
      </w:r>
      <w:r w:rsidRPr="00554CFE">
        <w:t>and</w:t>
      </w:r>
      <w:r w:rsidR="00806505">
        <w:t xml:space="preserve"> </w:t>
      </w:r>
      <w:r w:rsidRPr="00554CFE">
        <w:t>simplify</w:t>
      </w:r>
      <w:r w:rsidR="00806505">
        <w:t xml:space="preserve"> </w:t>
      </w:r>
      <w:r w:rsidRPr="00554CFE">
        <w:t>integration.</w:t>
      </w:r>
      <w:r w:rsidR="00806505">
        <w:t xml:space="preserve"> </w:t>
      </w:r>
    </w:p>
    <w:p w14:paraId="76943319" w14:textId="54B32A8C" w:rsidR="00FB615F" w:rsidRPr="00C60B2C" w:rsidRDefault="00554CFE" w:rsidP="00554CFE">
      <w:pPr>
        <w:pStyle w:val="Bullets"/>
      </w:pPr>
      <w:r w:rsidRPr="00554CFE">
        <w:rPr>
          <w:b/>
          <w:bCs/>
        </w:rPr>
        <w:t>Tool</w:t>
      </w:r>
      <w:r w:rsidR="00806505">
        <w:rPr>
          <w:b/>
          <w:bCs/>
        </w:rPr>
        <w:t xml:space="preserve"> </w:t>
      </w:r>
      <w:r w:rsidRPr="00554CFE">
        <w:rPr>
          <w:b/>
          <w:bCs/>
        </w:rPr>
        <w:t>Selection</w:t>
      </w:r>
      <w:r w:rsidRPr="00554CFE">
        <w:t>:</w:t>
      </w:r>
      <w:r w:rsidR="00806505">
        <w:t xml:space="preserve"> </w:t>
      </w:r>
      <w:r w:rsidRPr="00554CFE">
        <w:t>Grafana</w:t>
      </w:r>
      <w:r w:rsidR="00806505">
        <w:t xml:space="preserve"> </w:t>
      </w:r>
      <w:r w:rsidRPr="00554CFE">
        <w:t>is</w:t>
      </w:r>
      <w:r w:rsidR="00806505">
        <w:t xml:space="preserve"> </w:t>
      </w:r>
      <w:r w:rsidRPr="00554CFE">
        <w:t>to</w:t>
      </w:r>
      <w:r w:rsidR="00806505">
        <w:t xml:space="preserve"> </w:t>
      </w:r>
      <w:r w:rsidRPr="00554CFE">
        <w:t>be</w:t>
      </w:r>
      <w:r w:rsidR="00806505">
        <w:t xml:space="preserve"> </w:t>
      </w:r>
      <w:r w:rsidRPr="00554CFE">
        <w:t>selected</w:t>
      </w:r>
      <w:r w:rsidR="00806505">
        <w:t xml:space="preserve"> </w:t>
      </w:r>
      <w:r w:rsidRPr="00554CFE">
        <w:t>as</w:t>
      </w:r>
      <w:r w:rsidR="00806505">
        <w:t xml:space="preserve"> </w:t>
      </w:r>
      <w:r w:rsidRPr="00554CFE">
        <w:t>the</w:t>
      </w:r>
      <w:r w:rsidR="00806505">
        <w:t xml:space="preserve"> </w:t>
      </w:r>
      <w:r w:rsidRPr="00554CFE">
        <w:t>primary</w:t>
      </w:r>
      <w:r w:rsidR="00806505">
        <w:t xml:space="preserve"> </w:t>
      </w:r>
      <w:r w:rsidRPr="00554CFE">
        <w:t>visualization</w:t>
      </w:r>
      <w:r w:rsidR="00806505">
        <w:t xml:space="preserve"> </w:t>
      </w:r>
      <w:r w:rsidRPr="00554CFE">
        <w:t>and</w:t>
      </w:r>
      <w:r w:rsidR="00806505">
        <w:t xml:space="preserve"> </w:t>
      </w:r>
      <w:r w:rsidRPr="00554CFE">
        <w:t>alerting</w:t>
      </w:r>
      <w:r w:rsidR="00806505">
        <w:t xml:space="preserve"> </w:t>
      </w:r>
      <w:r w:rsidRPr="00554CFE">
        <w:t>tool</w:t>
      </w:r>
      <w:r w:rsidR="00806505">
        <w:t xml:space="preserve"> </w:t>
      </w:r>
      <w:r w:rsidRPr="00554CFE">
        <w:t>based</w:t>
      </w:r>
      <w:r w:rsidR="00806505">
        <w:t xml:space="preserve"> </w:t>
      </w:r>
      <w:r w:rsidRPr="00554CFE">
        <w:t>on</w:t>
      </w:r>
      <w:r w:rsidR="00806505">
        <w:t xml:space="preserve"> </w:t>
      </w:r>
      <w:r w:rsidRPr="00554CFE">
        <w:t>scalability,</w:t>
      </w:r>
      <w:r w:rsidR="00806505">
        <w:t xml:space="preserve"> </w:t>
      </w:r>
      <w:r w:rsidRPr="00554CFE">
        <w:t>ease</w:t>
      </w:r>
      <w:r w:rsidR="00806505">
        <w:t xml:space="preserve"> </w:t>
      </w:r>
      <w:r w:rsidRPr="00554CFE">
        <w:t>of</w:t>
      </w:r>
      <w:r w:rsidR="00806505">
        <w:t xml:space="preserve"> </w:t>
      </w:r>
      <w:r w:rsidRPr="00554CFE">
        <w:t>use,</w:t>
      </w:r>
      <w:r w:rsidR="00806505">
        <w:t xml:space="preserve"> </w:t>
      </w:r>
      <w:r w:rsidRPr="00554CFE">
        <w:t>and</w:t>
      </w:r>
      <w:r w:rsidR="00806505">
        <w:t xml:space="preserve"> </w:t>
      </w:r>
      <w:r w:rsidRPr="00554CFE">
        <w:t>cost.</w:t>
      </w:r>
    </w:p>
    <w:p w14:paraId="1570F49A" w14:textId="6A21ACCD" w:rsidR="00C60B2C" w:rsidRPr="00C60B2C" w:rsidRDefault="00C60B2C" w:rsidP="0038693B">
      <w:pPr>
        <w:pStyle w:val="Heading2"/>
      </w:pPr>
      <w:bookmarkStart w:id="16" w:name="_Toc228549478"/>
      <w:bookmarkStart w:id="17" w:name="_Toc228784866"/>
      <w:r w:rsidRPr="00C60B2C">
        <w:t>Foster</w:t>
      </w:r>
      <w:r w:rsidR="00806505">
        <w:t xml:space="preserve"> </w:t>
      </w:r>
      <w:r w:rsidRPr="00C60B2C">
        <w:t>an</w:t>
      </w:r>
      <w:r w:rsidR="00806505">
        <w:t xml:space="preserve"> </w:t>
      </w:r>
      <w:r w:rsidRPr="00C60B2C">
        <w:t>Observability</w:t>
      </w:r>
      <w:r w:rsidR="00806505">
        <w:t xml:space="preserve"> </w:t>
      </w:r>
      <w:r w:rsidRPr="00C60B2C">
        <w:t>Culture</w:t>
      </w:r>
      <w:bookmarkEnd w:id="16"/>
      <w:bookmarkEnd w:id="17"/>
    </w:p>
    <w:p w14:paraId="11B24581" w14:textId="76A91E8E" w:rsidR="00554CFE" w:rsidRPr="00554CFE" w:rsidRDefault="00554CFE" w:rsidP="00554CFE">
      <w:r w:rsidRPr="00554CFE">
        <w:t>Observability</w:t>
      </w:r>
      <w:r w:rsidR="00806505">
        <w:t xml:space="preserve"> </w:t>
      </w:r>
      <w:r w:rsidRPr="00554CFE">
        <w:t>is</w:t>
      </w:r>
      <w:r w:rsidR="00806505">
        <w:t xml:space="preserve"> </w:t>
      </w:r>
      <w:r w:rsidRPr="00554CFE">
        <w:t>as</w:t>
      </w:r>
      <w:r w:rsidR="00806505">
        <w:t xml:space="preserve"> </w:t>
      </w:r>
      <w:r w:rsidRPr="00554CFE">
        <w:t>much</w:t>
      </w:r>
      <w:r w:rsidR="00806505">
        <w:t xml:space="preserve"> </w:t>
      </w:r>
      <w:r w:rsidRPr="00554CFE">
        <w:t>about</w:t>
      </w:r>
      <w:r w:rsidR="00806505">
        <w:t xml:space="preserve"> </w:t>
      </w:r>
      <w:r w:rsidRPr="00554CFE">
        <w:t>people</w:t>
      </w:r>
      <w:r w:rsidR="00806505">
        <w:t xml:space="preserve"> </w:t>
      </w:r>
      <w:r w:rsidRPr="00554CFE">
        <w:t>and</w:t>
      </w:r>
      <w:r w:rsidR="00806505">
        <w:t xml:space="preserve"> </w:t>
      </w:r>
      <w:r w:rsidRPr="00554CFE">
        <w:t>processes</w:t>
      </w:r>
      <w:r w:rsidR="00806505">
        <w:t xml:space="preserve"> </w:t>
      </w:r>
      <w:r w:rsidRPr="00554CFE">
        <w:t>as</w:t>
      </w:r>
      <w:r w:rsidR="00806505">
        <w:t xml:space="preserve"> </w:t>
      </w:r>
      <w:r w:rsidRPr="00554CFE">
        <w:t>it</w:t>
      </w:r>
      <w:r w:rsidR="00806505">
        <w:t xml:space="preserve"> </w:t>
      </w:r>
      <w:r w:rsidRPr="00554CFE">
        <w:t>is</w:t>
      </w:r>
      <w:r w:rsidR="00806505">
        <w:t xml:space="preserve"> </w:t>
      </w:r>
      <w:r w:rsidRPr="00554CFE">
        <w:t>about</w:t>
      </w:r>
      <w:r w:rsidR="00806505">
        <w:t xml:space="preserve"> </w:t>
      </w:r>
      <w:r w:rsidRPr="00554CFE">
        <w:t>tools.</w:t>
      </w:r>
    </w:p>
    <w:p w14:paraId="7F2117D6" w14:textId="34981CF4" w:rsidR="00554CFE" w:rsidRPr="00554CFE" w:rsidRDefault="00554CFE" w:rsidP="00554CFE">
      <w:pPr>
        <w:pStyle w:val="Bullets"/>
      </w:pPr>
      <w:r w:rsidRPr="00554CFE">
        <w:rPr>
          <w:b/>
          <w:bCs/>
        </w:rPr>
        <w:t>Cross</w:t>
      </w:r>
      <w:r w:rsidRPr="00554CFE">
        <w:rPr>
          <w:b/>
          <w:bCs/>
        </w:rPr>
        <w:noBreakHyphen/>
        <w:t>Functional</w:t>
      </w:r>
      <w:r w:rsidR="00806505">
        <w:rPr>
          <w:b/>
          <w:bCs/>
        </w:rPr>
        <w:t xml:space="preserve"> </w:t>
      </w:r>
      <w:r w:rsidRPr="00554CFE">
        <w:rPr>
          <w:b/>
          <w:bCs/>
        </w:rPr>
        <w:t>Collaboration</w:t>
      </w:r>
      <w:r w:rsidRPr="00554CFE">
        <w:t>:</w:t>
      </w:r>
      <w:r w:rsidR="00806505">
        <w:t xml:space="preserve"> </w:t>
      </w:r>
      <w:r w:rsidRPr="00554CFE">
        <w:t>Silos</w:t>
      </w:r>
      <w:r w:rsidR="00806505">
        <w:t xml:space="preserve"> </w:t>
      </w:r>
      <w:r w:rsidRPr="00554CFE">
        <w:t>between</w:t>
      </w:r>
      <w:r w:rsidR="00806505">
        <w:t xml:space="preserve"> </w:t>
      </w:r>
      <w:r w:rsidRPr="00554CFE">
        <w:t>DevOps,</w:t>
      </w:r>
      <w:r w:rsidR="00806505">
        <w:t xml:space="preserve"> </w:t>
      </w:r>
      <w:r w:rsidRPr="00554CFE">
        <w:t>SRE,</w:t>
      </w:r>
      <w:r w:rsidR="00806505">
        <w:t xml:space="preserve"> </w:t>
      </w:r>
      <w:r w:rsidRPr="00554CFE">
        <w:t>and</w:t>
      </w:r>
      <w:r w:rsidR="00806505">
        <w:t xml:space="preserve"> </w:t>
      </w:r>
      <w:r w:rsidRPr="00554CFE">
        <w:t>business</w:t>
      </w:r>
      <w:r w:rsidR="00806505">
        <w:t xml:space="preserve"> </w:t>
      </w:r>
      <w:r w:rsidRPr="00554CFE">
        <w:t>teams</w:t>
      </w:r>
      <w:r w:rsidR="00806505">
        <w:t xml:space="preserve"> </w:t>
      </w:r>
      <w:r w:rsidRPr="00554CFE">
        <w:t>are</w:t>
      </w:r>
      <w:r w:rsidR="00806505">
        <w:t xml:space="preserve"> </w:t>
      </w:r>
      <w:r w:rsidRPr="00554CFE">
        <w:t>to</w:t>
      </w:r>
      <w:r w:rsidR="00806505">
        <w:t xml:space="preserve"> </w:t>
      </w:r>
      <w:r w:rsidRPr="00554CFE">
        <w:t>be</w:t>
      </w:r>
      <w:r w:rsidR="00806505">
        <w:t xml:space="preserve"> </w:t>
      </w:r>
      <w:r w:rsidRPr="00554CFE">
        <w:t>reduced</w:t>
      </w:r>
      <w:r w:rsidR="00806505">
        <w:t xml:space="preserve"> </w:t>
      </w:r>
      <w:r w:rsidRPr="00554CFE">
        <w:t>so</w:t>
      </w:r>
      <w:r w:rsidR="00806505">
        <w:t xml:space="preserve"> </w:t>
      </w:r>
      <w:r w:rsidRPr="00554CFE">
        <w:t>that</w:t>
      </w:r>
      <w:r w:rsidR="00806505">
        <w:t xml:space="preserve"> </w:t>
      </w:r>
      <w:r w:rsidRPr="00554CFE">
        <w:t>responsibility</w:t>
      </w:r>
      <w:r w:rsidR="00806505">
        <w:t xml:space="preserve"> </w:t>
      </w:r>
      <w:r w:rsidRPr="00554CFE">
        <w:t>for</w:t>
      </w:r>
      <w:r w:rsidR="00806505">
        <w:t xml:space="preserve"> </w:t>
      </w:r>
      <w:r w:rsidRPr="00554CFE">
        <w:t>system</w:t>
      </w:r>
      <w:r w:rsidR="00806505">
        <w:t xml:space="preserve"> </w:t>
      </w:r>
      <w:r w:rsidRPr="00554CFE">
        <w:t>health</w:t>
      </w:r>
      <w:r w:rsidR="00806505">
        <w:t xml:space="preserve"> </w:t>
      </w:r>
      <w:r w:rsidRPr="00554CFE">
        <w:t>is</w:t>
      </w:r>
      <w:r w:rsidR="00806505">
        <w:t xml:space="preserve"> </w:t>
      </w:r>
      <w:r w:rsidRPr="00554CFE">
        <w:t>shared.</w:t>
      </w:r>
      <w:r w:rsidR="00806505">
        <w:t xml:space="preserve"> </w:t>
      </w:r>
    </w:p>
    <w:p w14:paraId="339C72DD" w14:textId="72F66E9B" w:rsidR="00554CFE" w:rsidRPr="00554CFE" w:rsidRDefault="00554CFE" w:rsidP="00554CFE">
      <w:pPr>
        <w:pStyle w:val="Bullets"/>
      </w:pPr>
      <w:r w:rsidRPr="00554CFE">
        <w:rPr>
          <w:b/>
          <w:bCs/>
        </w:rPr>
        <w:t>Training</w:t>
      </w:r>
      <w:r w:rsidR="00806505">
        <w:rPr>
          <w:b/>
          <w:bCs/>
        </w:rPr>
        <w:t xml:space="preserve"> </w:t>
      </w:r>
      <w:r w:rsidRPr="00554CFE">
        <w:rPr>
          <w:b/>
          <w:bCs/>
        </w:rPr>
        <w:t>&amp;</w:t>
      </w:r>
      <w:r w:rsidR="00806505">
        <w:rPr>
          <w:b/>
          <w:bCs/>
        </w:rPr>
        <w:t xml:space="preserve"> </w:t>
      </w:r>
      <w:r w:rsidRPr="00554CFE">
        <w:rPr>
          <w:b/>
          <w:bCs/>
        </w:rPr>
        <w:t>Education</w:t>
      </w:r>
      <w:r w:rsidRPr="00554CFE">
        <w:t>:</w:t>
      </w:r>
      <w:r w:rsidR="00806505">
        <w:t xml:space="preserve"> </w:t>
      </w:r>
      <w:r w:rsidRPr="00554CFE">
        <w:t>Investment</w:t>
      </w:r>
      <w:r w:rsidR="00806505">
        <w:t xml:space="preserve"> </w:t>
      </w:r>
      <w:r w:rsidRPr="00554CFE">
        <w:t>in</w:t>
      </w:r>
      <w:r w:rsidR="00806505">
        <w:t xml:space="preserve"> </w:t>
      </w:r>
      <w:r w:rsidRPr="00554CFE">
        <w:t>team</w:t>
      </w:r>
      <w:r w:rsidR="00806505">
        <w:t xml:space="preserve"> </w:t>
      </w:r>
      <w:r w:rsidRPr="00554CFE">
        <w:t>skills</w:t>
      </w:r>
      <w:r w:rsidR="00806505">
        <w:t xml:space="preserve"> </w:t>
      </w:r>
      <w:r w:rsidRPr="00554CFE">
        <w:t>is</w:t>
      </w:r>
      <w:r w:rsidR="00806505">
        <w:t xml:space="preserve"> </w:t>
      </w:r>
      <w:r w:rsidRPr="00554CFE">
        <w:t>required</w:t>
      </w:r>
      <w:r w:rsidR="00806505">
        <w:t xml:space="preserve"> </w:t>
      </w:r>
      <w:r w:rsidRPr="00554CFE">
        <w:t>to</w:t>
      </w:r>
      <w:r w:rsidR="00806505">
        <w:t xml:space="preserve"> </w:t>
      </w:r>
      <w:r w:rsidRPr="00554CFE">
        <w:t>ensure</w:t>
      </w:r>
      <w:r w:rsidR="00806505">
        <w:t xml:space="preserve"> </w:t>
      </w:r>
      <w:r w:rsidRPr="00554CFE">
        <w:t>effective</w:t>
      </w:r>
      <w:r w:rsidR="00806505">
        <w:t xml:space="preserve"> </w:t>
      </w:r>
      <w:r w:rsidRPr="00554CFE">
        <w:t>use</w:t>
      </w:r>
      <w:r w:rsidR="00806505">
        <w:t xml:space="preserve"> </w:t>
      </w:r>
      <w:r w:rsidRPr="00554CFE">
        <w:t>of</w:t>
      </w:r>
      <w:r w:rsidR="00806505">
        <w:t xml:space="preserve"> </w:t>
      </w:r>
      <w:r w:rsidRPr="00554CFE">
        <w:t>observability</w:t>
      </w:r>
      <w:r w:rsidR="00806505">
        <w:t xml:space="preserve"> </w:t>
      </w:r>
      <w:r w:rsidRPr="00554CFE">
        <w:t>tools</w:t>
      </w:r>
      <w:r w:rsidR="00806505">
        <w:t xml:space="preserve"> </w:t>
      </w:r>
      <w:r w:rsidRPr="00554CFE">
        <w:t>and</w:t>
      </w:r>
      <w:r w:rsidR="00806505">
        <w:t xml:space="preserve"> </w:t>
      </w:r>
      <w:r w:rsidRPr="00554CFE">
        <w:t>accurate</w:t>
      </w:r>
      <w:r w:rsidR="00806505">
        <w:t xml:space="preserve"> </w:t>
      </w:r>
      <w:r w:rsidRPr="00554CFE">
        <w:t>interpretation</w:t>
      </w:r>
      <w:r w:rsidR="00806505">
        <w:t xml:space="preserve"> </w:t>
      </w:r>
      <w:r w:rsidRPr="00554CFE">
        <w:t>of</w:t>
      </w:r>
      <w:r w:rsidR="00806505">
        <w:t xml:space="preserve"> </w:t>
      </w:r>
      <w:r w:rsidRPr="00554CFE">
        <w:t>data.</w:t>
      </w:r>
      <w:r w:rsidR="00806505">
        <w:t xml:space="preserve"> </w:t>
      </w:r>
    </w:p>
    <w:p w14:paraId="13EF6786" w14:textId="3A36EFEA" w:rsidR="00554CFE" w:rsidRPr="00554CFE" w:rsidRDefault="00554CFE" w:rsidP="00554CFE">
      <w:pPr>
        <w:pStyle w:val="Bullets"/>
      </w:pPr>
      <w:r w:rsidRPr="00554CFE">
        <w:rPr>
          <w:b/>
          <w:bCs/>
        </w:rPr>
        <w:t>Actionable</w:t>
      </w:r>
      <w:r w:rsidR="00806505">
        <w:rPr>
          <w:b/>
          <w:bCs/>
        </w:rPr>
        <w:t xml:space="preserve"> </w:t>
      </w:r>
      <w:r w:rsidRPr="00554CFE">
        <w:rPr>
          <w:b/>
          <w:bCs/>
        </w:rPr>
        <w:t>Alerting</w:t>
      </w:r>
      <w:r w:rsidRPr="00554CFE">
        <w:t>:</w:t>
      </w:r>
      <w:r w:rsidR="00806505">
        <w:t xml:space="preserve"> </w:t>
      </w:r>
      <w:r w:rsidRPr="00554CFE">
        <w:t>Intelligent</w:t>
      </w:r>
      <w:r w:rsidR="00806505">
        <w:t xml:space="preserve"> </w:t>
      </w:r>
      <w:r w:rsidRPr="00554CFE">
        <w:t>thresholds</w:t>
      </w:r>
      <w:r w:rsidR="00806505">
        <w:t xml:space="preserve"> </w:t>
      </w:r>
      <w:r w:rsidRPr="00554CFE">
        <w:t>are</w:t>
      </w:r>
      <w:r w:rsidR="00806505">
        <w:t xml:space="preserve"> </w:t>
      </w:r>
      <w:r w:rsidRPr="00554CFE">
        <w:t>to</w:t>
      </w:r>
      <w:r w:rsidR="00806505">
        <w:t xml:space="preserve"> </w:t>
      </w:r>
      <w:r w:rsidRPr="00554CFE">
        <w:t>be</w:t>
      </w:r>
      <w:r w:rsidR="00806505">
        <w:t xml:space="preserve"> </w:t>
      </w:r>
      <w:r w:rsidRPr="00554CFE">
        <w:t>defined</w:t>
      </w:r>
      <w:r w:rsidR="00806505">
        <w:t xml:space="preserve"> </w:t>
      </w:r>
      <w:r w:rsidRPr="00554CFE">
        <w:t>to</w:t>
      </w:r>
      <w:r w:rsidR="00806505">
        <w:t xml:space="preserve"> </w:t>
      </w:r>
      <w:r w:rsidRPr="00554CFE">
        <w:t>reduce</w:t>
      </w:r>
      <w:r w:rsidR="00806505">
        <w:t xml:space="preserve"> </w:t>
      </w:r>
      <w:r w:rsidRPr="00554CFE">
        <w:t>alert</w:t>
      </w:r>
      <w:r w:rsidR="00806505">
        <w:t xml:space="preserve"> </w:t>
      </w:r>
      <w:r w:rsidRPr="00554CFE">
        <w:t>fatigue</w:t>
      </w:r>
      <w:r w:rsidR="00806505">
        <w:t xml:space="preserve"> </w:t>
      </w:r>
      <w:r w:rsidRPr="00554CFE">
        <w:t>and</w:t>
      </w:r>
      <w:r w:rsidR="00806505">
        <w:t xml:space="preserve"> </w:t>
      </w:r>
      <w:r w:rsidRPr="00554CFE">
        <w:t>to</w:t>
      </w:r>
      <w:r w:rsidR="00806505">
        <w:t xml:space="preserve"> </w:t>
      </w:r>
      <w:r w:rsidRPr="00554CFE">
        <w:t>ensure</w:t>
      </w:r>
      <w:r w:rsidR="00806505">
        <w:t xml:space="preserve"> </w:t>
      </w:r>
      <w:r w:rsidRPr="00554CFE">
        <w:t>that</w:t>
      </w:r>
      <w:r w:rsidR="00806505">
        <w:t xml:space="preserve"> </w:t>
      </w:r>
      <w:r w:rsidRPr="00554CFE">
        <w:t>each</w:t>
      </w:r>
      <w:r w:rsidR="00806505">
        <w:t xml:space="preserve"> </w:t>
      </w:r>
      <w:r w:rsidRPr="00554CFE">
        <w:t>alert</w:t>
      </w:r>
      <w:r w:rsidR="00806505">
        <w:t xml:space="preserve"> </w:t>
      </w:r>
      <w:r w:rsidRPr="00554CFE">
        <w:t>is</w:t>
      </w:r>
      <w:r w:rsidR="00806505">
        <w:t xml:space="preserve"> </w:t>
      </w:r>
      <w:r w:rsidRPr="00554CFE">
        <w:t>associated</w:t>
      </w:r>
      <w:r w:rsidR="00806505">
        <w:t xml:space="preserve"> </w:t>
      </w:r>
      <w:r w:rsidRPr="00554CFE">
        <w:t>with</w:t>
      </w:r>
      <w:r w:rsidR="00806505">
        <w:t xml:space="preserve"> </w:t>
      </w:r>
      <w:r w:rsidRPr="00554CFE">
        <w:t>a</w:t>
      </w:r>
      <w:r w:rsidR="00806505">
        <w:t xml:space="preserve"> </w:t>
      </w:r>
      <w:r w:rsidRPr="00554CFE">
        <w:t>clear</w:t>
      </w:r>
      <w:r w:rsidR="00806505">
        <w:t xml:space="preserve"> </w:t>
      </w:r>
      <w:r w:rsidRPr="00554CFE">
        <w:t>response</w:t>
      </w:r>
      <w:r w:rsidR="00806505">
        <w:t xml:space="preserve"> </w:t>
      </w:r>
      <w:r w:rsidRPr="00554CFE">
        <w:t>playbook.</w:t>
      </w:r>
    </w:p>
    <w:p w14:paraId="6418A83C" w14:textId="689EC483" w:rsidR="00C60B2C" w:rsidRPr="00C60B2C" w:rsidRDefault="00C60B2C" w:rsidP="0038693B">
      <w:pPr>
        <w:pStyle w:val="Heading2"/>
      </w:pPr>
      <w:bookmarkStart w:id="18" w:name="_Toc228549479"/>
      <w:bookmarkStart w:id="19" w:name="_Toc228784867"/>
      <w:r w:rsidRPr="00C60B2C">
        <w:t>Continuous</w:t>
      </w:r>
      <w:r w:rsidR="00806505">
        <w:t xml:space="preserve"> </w:t>
      </w:r>
      <w:r w:rsidRPr="00790CAC">
        <w:t>Improvement</w:t>
      </w:r>
      <w:bookmarkEnd w:id="18"/>
      <w:bookmarkEnd w:id="19"/>
    </w:p>
    <w:p w14:paraId="2F561E5D" w14:textId="74CCDD27" w:rsidR="00554CFE" w:rsidRPr="00554CFE" w:rsidRDefault="00554CFE" w:rsidP="00554CFE">
      <w:r w:rsidRPr="00554CFE">
        <w:t>The</w:t>
      </w:r>
      <w:r w:rsidR="00806505">
        <w:t xml:space="preserve"> </w:t>
      </w:r>
      <w:r w:rsidRPr="00554CFE">
        <w:t>strategy</w:t>
      </w:r>
      <w:r w:rsidR="00806505">
        <w:t xml:space="preserve"> </w:t>
      </w:r>
      <w:r w:rsidRPr="00554CFE">
        <w:t>is</w:t>
      </w:r>
      <w:r w:rsidR="00806505">
        <w:t xml:space="preserve"> </w:t>
      </w:r>
      <w:r w:rsidRPr="00554CFE">
        <w:t>to</w:t>
      </w:r>
      <w:r w:rsidR="00806505">
        <w:t xml:space="preserve"> </w:t>
      </w:r>
      <w:r w:rsidRPr="00554CFE">
        <w:t>be</w:t>
      </w:r>
      <w:r w:rsidR="00806505">
        <w:t xml:space="preserve"> </w:t>
      </w:r>
      <w:r w:rsidRPr="00554CFE">
        <w:t>regularly</w:t>
      </w:r>
      <w:r w:rsidR="00806505">
        <w:t xml:space="preserve"> </w:t>
      </w:r>
      <w:r w:rsidRPr="00554CFE">
        <w:t>reassessed</w:t>
      </w:r>
      <w:r w:rsidR="00806505">
        <w:t xml:space="preserve"> </w:t>
      </w:r>
      <w:r w:rsidRPr="00554CFE">
        <w:t>and</w:t>
      </w:r>
      <w:r w:rsidR="00806505">
        <w:t xml:space="preserve"> </w:t>
      </w:r>
      <w:r w:rsidRPr="00554CFE">
        <w:t>refined</w:t>
      </w:r>
      <w:r w:rsidR="00806505">
        <w:t xml:space="preserve"> </w:t>
      </w:r>
      <w:r w:rsidRPr="00554CFE">
        <w:t>as</w:t>
      </w:r>
      <w:r w:rsidR="00806505">
        <w:t xml:space="preserve"> </w:t>
      </w:r>
      <w:r w:rsidRPr="00554CFE">
        <w:t>the</w:t>
      </w:r>
      <w:r w:rsidR="00806505">
        <w:t xml:space="preserve"> </w:t>
      </w:r>
      <w:r w:rsidRPr="00554CFE">
        <w:t>technology</w:t>
      </w:r>
      <w:r w:rsidR="00806505">
        <w:t xml:space="preserve"> </w:t>
      </w:r>
      <w:r w:rsidRPr="00554CFE">
        <w:t>landscape</w:t>
      </w:r>
      <w:r w:rsidR="00806505">
        <w:t xml:space="preserve"> </w:t>
      </w:r>
      <w:r w:rsidRPr="00554CFE">
        <w:t>and</w:t>
      </w:r>
      <w:r w:rsidR="00806505">
        <w:t xml:space="preserve"> </w:t>
      </w:r>
      <w:r w:rsidRPr="00554CFE">
        <w:t>business</w:t>
      </w:r>
      <w:r w:rsidR="00806505">
        <w:t xml:space="preserve"> </w:t>
      </w:r>
      <w:r w:rsidRPr="00554CFE">
        <w:t>needs</w:t>
      </w:r>
      <w:r w:rsidR="00806505">
        <w:t xml:space="preserve"> </w:t>
      </w:r>
      <w:r w:rsidRPr="00554CFE">
        <w:t>evolve.</w:t>
      </w:r>
    </w:p>
    <w:p w14:paraId="15D7A98F" w14:textId="68CF6270" w:rsidR="00554CFE" w:rsidRPr="00554CFE" w:rsidRDefault="00554CFE" w:rsidP="00554CFE">
      <w:pPr>
        <w:pStyle w:val="Bullets"/>
      </w:pPr>
      <w:r w:rsidRPr="00554CFE">
        <w:rPr>
          <w:b/>
          <w:bCs/>
        </w:rPr>
        <w:lastRenderedPageBreak/>
        <w:t>Audit</w:t>
      </w:r>
      <w:r w:rsidR="00806505">
        <w:rPr>
          <w:b/>
          <w:bCs/>
        </w:rPr>
        <w:t xml:space="preserve"> </w:t>
      </w:r>
      <w:r w:rsidRPr="00554CFE">
        <w:rPr>
          <w:b/>
          <w:bCs/>
        </w:rPr>
        <w:t>Regularly</w:t>
      </w:r>
      <w:r w:rsidRPr="00554CFE">
        <w:t>:</w:t>
      </w:r>
      <w:r w:rsidR="00806505">
        <w:t xml:space="preserve"> </w:t>
      </w:r>
      <w:r w:rsidRPr="00554CFE">
        <w:t>Data</w:t>
      </w:r>
      <w:r w:rsidR="00806505">
        <w:t xml:space="preserve"> </w:t>
      </w:r>
      <w:r w:rsidRPr="00554CFE">
        <w:t>quality,</w:t>
      </w:r>
      <w:r w:rsidR="00806505">
        <w:t xml:space="preserve"> </w:t>
      </w:r>
      <w:r w:rsidRPr="00554CFE">
        <w:t>alert</w:t>
      </w:r>
      <w:r w:rsidR="00806505">
        <w:t xml:space="preserve"> </w:t>
      </w:r>
      <w:r w:rsidRPr="00554CFE">
        <w:t>effectiveness,</w:t>
      </w:r>
      <w:r w:rsidR="00806505">
        <w:t xml:space="preserve"> </w:t>
      </w:r>
      <w:r w:rsidRPr="00554CFE">
        <w:t>and</w:t>
      </w:r>
      <w:r w:rsidR="00806505">
        <w:t xml:space="preserve"> </w:t>
      </w:r>
      <w:r w:rsidRPr="00554CFE">
        <w:t>tool</w:t>
      </w:r>
      <w:r w:rsidR="00806505">
        <w:t xml:space="preserve"> </w:t>
      </w:r>
      <w:r w:rsidRPr="00554CFE">
        <w:t>return</w:t>
      </w:r>
      <w:r w:rsidR="00806505">
        <w:t xml:space="preserve"> </w:t>
      </w:r>
      <w:r w:rsidRPr="00554CFE">
        <w:t>on</w:t>
      </w:r>
      <w:r w:rsidR="00806505">
        <w:t xml:space="preserve"> </w:t>
      </w:r>
      <w:r w:rsidRPr="00554CFE">
        <w:t>investment</w:t>
      </w:r>
      <w:r w:rsidR="00806505">
        <w:t xml:space="preserve"> </w:t>
      </w:r>
      <w:r w:rsidRPr="00554CFE">
        <w:t>(ROI)</w:t>
      </w:r>
      <w:r w:rsidR="00806505">
        <w:t xml:space="preserve"> </w:t>
      </w:r>
      <w:r w:rsidRPr="00554CFE">
        <w:t>are</w:t>
      </w:r>
      <w:r w:rsidR="00806505">
        <w:t xml:space="preserve"> </w:t>
      </w:r>
      <w:r w:rsidRPr="00554CFE">
        <w:t>to</w:t>
      </w:r>
      <w:r w:rsidR="00806505">
        <w:t xml:space="preserve"> </w:t>
      </w:r>
      <w:r w:rsidRPr="00554CFE">
        <w:t>be</w:t>
      </w:r>
      <w:r w:rsidR="00806505">
        <w:t xml:space="preserve"> </w:t>
      </w:r>
      <w:r w:rsidRPr="00554CFE">
        <w:t>reviewed</w:t>
      </w:r>
      <w:r w:rsidR="00806505">
        <w:t xml:space="preserve"> </w:t>
      </w:r>
      <w:r w:rsidRPr="00554CFE">
        <w:t>to</w:t>
      </w:r>
      <w:r w:rsidR="00806505">
        <w:t xml:space="preserve"> </w:t>
      </w:r>
      <w:r w:rsidRPr="00554CFE">
        <w:t>ensure</w:t>
      </w:r>
      <w:r w:rsidR="00806505">
        <w:t xml:space="preserve"> </w:t>
      </w:r>
      <w:r w:rsidRPr="00554CFE">
        <w:t>that</w:t>
      </w:r>
      <w:r w:rsidR="00806505">
        <w:t xml:space="preserve"> </w:t>
      </w:r>
      <w:r w:rsidRPr="00554CFE">
        <w:t>the</w:t>
      </w:r>
      <w:r w:rsidR="00806505">
        <w:t xml:space="preserve"> </w:t>
      </w:r>
      <w:r w:rsidRPr="00554CFE">
        <w:t>observability</w:t>
      </w:r>
      <w:r w:rsidR="00806505">
        <w:t xml:space="preserve"> </w:t>
      </w:r>
      <w:r w:rsidRPr="00554CFE">
        <w:t>setup</w:t>
      </w:r>
      <w:r w:rsidR="00806505">
        <w:t xml:space="preserve"> </w:t>
      </w:r>
      <w:r w:rsidRPr="00554CFE">
        <w:t>remains</w:t>
      </w:r>
      <w:r w:rsidR="00806505">
        <w:t xml:space="preserve"> </w:t>
      </w:r>
      <w:r w:rsidRPr="00554CFE">
        <w:t>efficient.</w:t>
      </w:r>
      <w:r w:rsidR="00806505">
        <w:t xml:space="preserve"> </w:t>
      </w:r>
    </w:p>
    <w:p w14:paraId="0D908947" w14:textId="443530CB" w:rsidR="00554CFE" w:rsidRPr="00554CFE" w:rsidRDefault="00554CFE" w:rsidP="00554CFE">
      <w:pPr>
        <w:pStyle w:val="Bullets"/>
      </w:pPr>
      <w:r w:rsidRPr="00554CFE">
        <w:rPr>
          <w:b/>
          <w:bCs/>
        </w:rPr>
        <w:t>Leverage</w:t>
      </w:r>
      <w:r w:rsidR="00806505">
        <w:rPr>
          <w:b/>
          <w:bCs/>
        </w:rPr>
        <w:t xml:space="preserve"> </w:t>
      </w:r>
      <w:r w:rsidRPr="00554CFE">
        <w:rPr>
          <w:b/>
          <w:bCs/>
        </w:rPr>
        <w:t>AI/ML</w:t>
      </w:r>
      <w:r w:rsidRPr="00554CFE">
        <w:t>:</w:t>
      </w:r>
      <w:r w:rsidR="00806505">
        <w:t xml:space="preserve"> </w:t>
      </w:r>
      <w:r w:rsidRPr="00554CFE">
        <w:t>AIOps</w:t>
      </w:r>
      <w:r w:rsidR="00806505">
        <w:t xml:space="preserve"> </w:t>
      </w:r>
      <w:r w:rsidRPr="00554CFE">
        <w:t>capabilities</w:t>
      </w:r>
      <w:r w:rsidR="00806505">
        <w:t xml:space="preserve"> </w:t>
      </w:r>
      <w:r w:rsidRPr="00554CFE">
        <w:t>are</w:t>
      </w:r>
      <w:r w:rsidR="00806505">
        <w:t xml:space="preserve"> </w:t>
      </w:r>
      <w:r w:rsidRPr="00554CFE">
        <w:t>to</w:t>
      </w:r>
      <w:r w:rsidR="00806505">
        <w:t xml:space="preserve"> </w:t>
      </w:r>
      <w:r w:rsidRPr="00554CFE">
        <w:t>be</w:t>
      </w:r>
      <w:r w:rsidR="00806505">
        <w:t xml:space="preserve"> </w:t>
      </w:r>
      <w:r w:rsidRPr="00554CFE">
        <w:t>used</w:t>
      </w:r>
      <w:r w:rsidR="00806505">
        <w:t xml:space="preserve"> </w:t>
      </w:r>
      <w:r w:rsidRPr="00554CFE">
        <w:t>for</w:t>
      </w:r>
      <w:r w:rsidR="00806505">
        <w:t xml:space="preserve"> </w:t>
      </w:r>
      <w:r w:rsidRPr="00554CFE">
        <w:t>automated</w:t>
      </w:r>
      <w:r w:rsidR="00806505">
        <w:t xml:space="preserve"> </w:t>
      </w:r>
      <w:r w:rsidRPr="00554CFE">
        <w:t>anomaly</w:t>
      </w:r>
      <w:r w:rsidR="00806505">
        <w:t xml:space="preserve"> </w:t>
      </w:r>
      <w:r w:rsidRPr="00554CFE">
        <w:t>detection,</w:t>
      </w:r>
      <w:r w:rsidR="00806505">
        <w:t xml:space="preserve"> </w:t>
      </w:r>
      <w:r w:rsidRPr="00554CFE">
        <w:t>root</w:t>
      </w:r>
      <w:r w:rsidRPr="00554CFE">
        <w:noBreakHyphen/>
        <w:t>cause</w:t>
      </w:r>
      <w:r w:rsidR="00806505">
        <w:t xml:space="preserve"> </w:t>
      </w:r>
      <w:r w:rsidRPr="00554CFE">
        <w:t>analysis,</w:t>
      </w:r>
      <w:r w:rsidR="00806505">
        <w:t xml:space="preserve"> </w:t>
      </w:r>
      <w:r w:rsidRPr="00554CFE">
        <w:t>and</w:t>
      </w:r>
      <w:r w:rsidR="00806505">
        <w:t xml:space="preserve"> </w:t>
      </w:r>
      <w:r w:rsidRPr="00554CFE">
        <w:t>predictive</w:t>
      </w:r>
      <w:r w:rsidR="00806505">
        <w:t xml:space="preserve"> </w:t>
      </w:r>
      <w:r w:rsidRPr="00554CFE">
        <w:t>maintenance</w:t>
      </w:r>
      <w:r w:rsidR="00806505">
        <w:t xml:space="preserve"> </w:t>
      </w:r>
      <w:r w:rsidRPr="00554CFE">
        <w:t>as</w:t>
      </w:r>
      <w:r w:rsidR="00806505">
        <w:t xml:space="preserve"> </w:t>
      </w:r>
      <w:r w:rsidRPr="00554CFE">
        <w:t>the</w:t>
      </w:r>
      <w:r w:rsidR="00806505">
        <w:t xml:space="preserve"> </w:t>
      </w:r>
      <w:r w:rsidRPr="00554CFE">
        <w:t>environment</w:t>
      </w:r>
      <w:r w:rsidR="00806505">
        <w:t xml:space="preserve"> </w:t>
      </w:r>
      <w:r w:rsidRPr="00554CFE">
        <w:t>matures.</w:t>
      </w:r>
    </w:p>
    <w:p w14:paraId="051AE430" w14:textId="483B0202" w:rsidR="008F3BF2" w:rsidRPr="001D6FB5" w:rsidRDefault="00554CFE" w:rsidP="00554CFE">
      <w:r w:rsidRPr="00554CFE">
        <w:t>The</w:t>
      </w:r>
      <w:r w:rsidR="00806505">
        <w:t xml:space="preserve"> </w:t>
      </w:r>
      <w:r w:rsidRPr="00554CFE">
        <w:t>remainder</w:t>
      </w:r>
      <w:r w:rsidR="00806505">
        <w:t xml:space="preserve"> </w:t>
      </w:r>
      <w:r w:rsidRPr="00554CFE">
        <w:t>of</w:t>
      </w:r>
      <w:r w:rsidR="00806505">
        <w:t xml:space="preserve"> </w:t>
      </w:r>
      <w:r w:rsidRPr="00554CFE">
        <w:t>this</w:t>
      </w:r>
      <w:r w:rsidR="00806505">
        <w:t xml:space="preserve"> </w:t>
      </w:r>
      <w:r w:rsidRPr="00554CFE">
        <w:t>document</w:t>
      </w:r>
      <w:r w:rsidR="00806505">
        <w:t xml:space="preserve"> </w:t>
      </w:r>
      <w:r w:rsidRPr="00554CFE">
        <w:t>builds</w:t>
      </w:r>
      <w:r w:rsidR="00806505">
        <w:t xml:space="preserve"> </w:t>
      </w:r>
      <w:r w:rsidRPr="00554CFE">
        <w:t>on</w:t>
      </w:r>
      <w:r w:rsidR="00806505">
        <w:t xml:space="preserve"> </w:t>
      </w:r>
      <w:r w:rsidRPr="00554CFE">
        <w:t>the</w:t>
      </w:r>
      <w:r w:rsidR="00806505">
        <w:t xml:space="preserve"> </w:t>
      </w:r>
      <w:r w:rsidRPr="00554CFE">
        <w:t>points</w:t>
      </w:r>
      <w:r w:rsidR="00806505">
        <w:t xml:space="preserve"> </w:t>
      </w:r>
      <w:r w:rsidRPr="00554CFE">
        <w:t>discussed</w:t>
      </w:r>
      <w:r w:rsidR="00806505">
        <w:t xml:space="preserve"> </w:t>
      </w:r>
      <w:r w:rsidRPr="00554CFE">
        <w:t>above</w:t>
      </w:r>
      <w:r w:rsidR="00C60B2C" w:rsidRPr="001D6FB5">
        <w:t>.</w:t>
      </w:r>
    </w:p>
    <w:p w14:paraId="0F4BE67D" w14:textId="77777777" w:rsidR="002B3184" w:rsidRDefault="002B3184" w:rsidP="002228DF">
      <w:pPr>
        <w:rPr>
          <w:rFonts w:asciiTheme="majorHAnsi" w:eastAsiaTheme="majorEastAsia" w:hAnsiTheme="majorHAnsi" w:cstheme="majorBidi"/>
          <w:color w:val="0F4761" w:themeColor="accent1" w:themeShade="BF"/>
          <w:sz w:val="40"/>
          <w:szCs w:val="40"/>
        </w:rPr>
      </w:pPr>
      <w:r>
        <w:br w:type="page"/>
      </w:r>
    </w:p>
    <w:p w14:paraId="4DD6F5DD" w14:textId="6A556681" w:rsidR="00C60B2C" w:rsidRPr="00C60B2C" w:rsidRDefault="00C60B2C" w:rsidP="002228DF">
      <w:pPr>
        <w:pStyle w:val="Heading1"/>
      </w:pPr>
      <w:bookmarkStart w:id="20" w:name="_Toc228549480"/>
      <w:bookmarkStart w:id="21" w:name="_Toc228784868"/>
      <w:r w:rsidRPr="00C60B2C">
        <w:lastRenderedPageBreak/>
        <w:t>Observability</w:t>
      </w:r>
      <w:r w:rsidR="00806505">
        <w:t xml:space="preserve"> </w:t>
      </w:r>
      <w:r w:rsidRPr="00C60B2C">
        <w:t>Strategy</w:t>
      </w:r>
      <w:r w:rsidR="00806505">
        <w:t xml:space="preserve"> </w:t>
      </w:r>
      <w:r w:rsidRPr="00C60B2C">
        <w:t>–</w:t>
      </w:r>
      <w:r w:rsidR="00806505">
        <w:t xml:space="preserve"> </w:t>
      </w:r>
      <w:r w:rsidRPr="00C60B2C">
        <w:t>High</w:t>
      </w:r>
      <w:r w:rsidR="00806505">
        <w:t xml:space="preserve"> </w:t>
      </w:r>
      <w:r w:rsidRPr="00C60B2C">
        <w:t>Level</w:t>
      </w:r>
      <w:r w:rsidR="00806505">
        <w:t xml:space="preserve"> </w:t>
      </w:r>
      <w:r w:rsidRPr="00C60B2C">
        <w:t>Architecture</w:t>
      </w:r>
      <w:bookmarkEnd w:id="20"/>
      <w:bookmarkEnd w:id="21"/>
    </w:p>
    <w:p w14:paraId="20AEDE12" w14:textId="694A599F" w:rsidR="00C60B2C" w:rsidRPr="00C60B2C" w:rsidRDefault="00C60B2C" w:rsidP="00790CAC">
      <w:commentRangeStart w:id="22"/>
      <w:commentRangeStart w:id="23"/>
      <w:r w:rsidRPr="00C60B2C">
        <w:t>Core</w:t>
      </w:r>
      <w:r w:rsidR="00806505">
        <w:t xml:space="preserve"> </w:t>
      </w:r>
      <w:r w:rsidR="00BB38F2">
        <w:t>concepts</w:t>
      </w:r>
      <w:commentRangeEnd w:id="22"/>
      <w:r w:rsidR="001C20B6" w:rsidRPr="00C60B2C">
        <w:rPr>
          <w:rStyle w:val="CommentReference"/>
          <w:sz w:val="24"/>
          <w:szCs w:val="24"/>
        </w:rPr>
        <w:commentReference w:id="22"/>
      </w:r>
      <w:commentRangeEnd w:id="23"/>
      <w:r w:rsidR="004901CB" w:rsidRPr="00C60B2C">
        <w:rPr>
          <w:rStyle w:val="CommentReference"/>
          <w:sz w:val="24"/>
          <w:szCs w:val="24"/>
        </w:rPr>
        <w:commentReference w:id="23"/>
      </w:r>
    </w:p>
    <w:p w14:paraId="39DE1FC4" w14:textId="1007F1C3" w:rsidR="00037AAB" w:rsidRPr="00037AAB" w:rsidRDefault="00037AAB" w:rsidP="00037AAB">
      <w:pPr>
        <w:pStyle w:val="Bullets"/>
      </w:pPr>
      <w:r w:rsidRPr="00037AAB">
        <w:rPr>
          <w:b/>
          <w:bCs/>
        </w:rPr>
        <w:t>OpenTelemetry</w:t>
      </w:r>
      <w:r w:rsidR="00806505">
        <w:rPr>
          <w:b/>
          <w:bCs/>
        </w:rPr>
        <w:t xml:space="preserve"> </w:t>
      </w:r>
      <w:r w:rsidRPr="00037AAB">
        <w:rPr>
          <w:b/>
          <w:bCs/>
        </w:rPr>
        <w:t>Collector</w:t>
      </w:r>
      <w:r w:rsidRPr="00037AAB">
        <w:t>:</w:t>
      </w:r>
      <w:r w:rsidR="00806505">
        <w:t xml:space="preserve"> </w:t>
      </w:r>
      <w:r w:rsidRPr="00037AAB">
        <w:t>Serves</w:t>
      </w:r>
      <w:r w:rsidR="00806505">
        <w:t xml:space="preserve"> </w:t>
      </w:r>
      <w:r w:rsidRPr="00037AAB">
        <w:t>as</w:t>
      </w:r>
      <w:r w:rsidR="00806505">
        <w:t xml:space="preserve"> </w:t>
      </w:r>
      <w:r w:rsidRPr="00037AAB">
        <w:t>the</w:t>
      </w:r>
      <w:r w:rsidR="00806505">
        <w:t xml:space="preserve"> </w:t>
      </w:r>
      <w:r w:rsidRPr="00037AAB">
        <w:t>universal</w:t>
      </w:r>
      <w:r w:rsidR="00806505">
        <w:t xml:space="preserve"> </w:t>
      </w:r>
      <w:r w:rsidRPr="00037AAB">
        <w:t>telemetry</w:t>
      </w:r>
      <w:r w:rsidR="00806505">
        <w:t xml:space="preserve"> </w:t>
      </w:r>
      <w:r w:rsidRPr="00037AAB">
        <w:t>gateway,</w:t>
      </w:r>
      <w:r w:rsidR="00806505">
        <w:t xml:space="preserve"> </w:t>
      </w:r>
      <w:r w:rsidRPr="00037AAB">
        <w:t>receiving</w:t>
      </w:r>
      <w:r w:rsidR="00806505">
        <w:t xml:space="preserve"> </w:t>
      </w:r>
      <w:r w:rsidRPr="00037AAB">
        <w:t>metrics,</w:t>
      </w:r>
      <w:r w:rsidR="00806505">
        <w:t xml:space="preserve"> </w:t>
      </w:r>
      <w:r w:rsidRPr="00037AAB">
        <w:t>logs,</w:t>
      </w:r>
      <w:r w:rsidR="00806505">
        <w:t xml:space="preserve"> </w:t>
      </w:r>
      <w:r w:rsidRPr="00037AAB">
        <w:t>and</w:t>
      </w:r>
      <w:r w:rsidR="00806505">
        <w:t xml:space="preserve"> </w:t>
      </w:r>
      <w:r w:rsidRPr="00037AAB">
        <w:t>traces</w:t>
      </w:r>
      <w:r w:rsidR="00806505">
        <w:t xml:space="preserve"> </w:t>
      </w:r>
      <w:r w:rsidRPr="00037AAB">
        <w:t>from</w:t>
      </w:r>
      <w:r w:rsidR="00806505">
        <w:t xml:space="preserve"> </w:t>
      </w:r>
      <w:r w:rsidRPr="00037AAB">
        <w:t>instrumented</w:t>
      </w:r>
      <w:r w:rsidR="00806505">
        <w:t xml:space="preserve"> </w:t>
      </w:r>
      <w:r w:rsidRPr="00037AAB">
        <w:t>services,</w:t>
      </w:r>
      <w:r w:rsidR="00806505">
        <w:t xml:space="preserve"> </w:t>
      </w:r>
      <w:r w:rsidRPr="00037AAB">
        <w:t>performing</w:t>
      </w:r>
      <w:r w:rsidR="00806505">
        <w:t xml:space="preserve"> </w:t>
      </w:r>
      <w:r w:rsidRPr="00037AAB">
        <w:t>any</w:t>
      </w:r>
      <w:r w:rsidR="00806505">
        <w:t xml:space="preserve"> </w:t>
      </w:r>
      <w:r w:rsidRPr="00037AAB">
        <w:t>required</w:t>
      </w:r>
      <w:r w:rsidR="00806505">
        <w:t xml:space="preserve"> </w:t>
      </w:r>
      <w:r w:rsidRPr="00037AAB">
        <w:t>processing</w:t>
      </w:r>
      <w:r w:rsidR="00806505">
        <w:t xml:space="preserve"> </w:t>
      </w:r>
      <w:r w:rsidRPr="00037AAB">
        <w:t>or</w:t>
      </w:r>
      <w:r w:rsidR="00806505">
        <w:t xml:space="preserve"> </w:t>
      </w:r>
      <w:r w:rsidRPr="00037AAB">
        <w:t>enrichment,</w:t>
      </w:r>
      <w:r w:rsidR="00806505">
        <w:t xml:space="preserve"> </w:t>
      </w:r>
      <w:r w:rsidRPr="00037AAB">
        <w:t>and</w:t>
      </w:r>
      <w:r w:rsidR="00806505">
        <w:t xml:space="preserve"> </w:t>
      </w:r>
      <w:r w:rsidRPr="00037AAB">
        <w:t>forwarding</w:t>
      </w:r>
      <w:r w:rsidR="00806505">
        <w:t xml:space="preserve"> </w:t>
      </w:r>
      <w:r w:rsidRPr="00037AAB">
        <w:t>the</w:t>
      </w:r>
      <w:r w:rsidR="00806505">
        <w:t xml:space="preserve"> </w:t>
      </w:r>
      <w:r w:rsidRPr="00037AAB">
        <w:t>data</w:t>
      </w:r>
      <w:r w:rsidR="00806505">
        <w:t xml:space="preserve"> </w:t>
      </w:r>
      <w:r w:rsidRPr="00037AAB">
        <w:t>to</w:t>
      </w:r>
      <w:r w:rsidR="00806505">
        <w:t xml:space="preserve"> </w:t>
      </w:r>
      <w:r w:rsidRPr="00037AAB">
        <w:t>downstream</w:t>
      </w:r>
      <w:r w:rsidR="00806505">
        <w:t xml:space="preserve"> </w:t>
      </w:r>
      <w:r w:rsidRPr="00037AAB">
        <w:t>storage</w:t>
      </w:r>
      <w:r w:rsidR="00806505">
        <w:t xml:space="preserve"> </w:t>
      </w:r>
      <w:r w:rsidRPr="00037AAB">
        <w:t>and</w:t>
      </w:r>
      <w:r w:rsidR="00806505">
        <w:t xml:space="preserve"> </w:t>
      </w:r>
      <w:r w:rsidRPr="00037AAB">
        <w:t>analysis</w:t>
      </w:r>
      <w:r w:rsidR="00806505">
        <w:t xml:space="preserve"> </w:t>
      </w:r>
      <w:r w:rsidRPr="00037AAB">
        <w:t>systems.</w:t>
      </w:r>
      <w:r w:rsidR="00806505">
        <w:t xml:space="preserve"> </w:t>
      </w:r>
      <w:r w:rsidRPr="00037AAB">
        <w:t>This</w:t>
      </w:r>
      <w:r w:rsidR="00806505">
        <w:t xml:space="preserve"> </w:t>
      </w:r>
      <w:r w:rsidRPr="00037AAB">
        <w:t>centralization</w:t>
      </w:r>
      <w:r w:rsidR="00806505">
        <w:t xml:space="preserve"> </w:t>
      </w:r>
      <w:r w:rsidRPr="00037AAB">
        <w:t>standardises</w:t>
      </w:r>
      <w:r w:rsidR="00806505">
        <w:t xml:space="preserve"> </w:t>
      </w:r>
      <w:r w:rsidRPr="00037AAB">
        <w:t>telemetry</w:t>
      </w:r>
      <w:r w:rsidR="00806505">
        <w:t xml:space="preserve"> </w:t>
      </w:r>
      <w:r w:rsidRPr="00037AAB">
        <w:t>ingestion</w:t>
      </w:r>
      <w:r w:rsidR="00806505">
        <w:t xml:space="preserve"> </w:t>
      </w:r>
      <w:r w:rsidRPr="00037AAB">
        <w:t>and</w:t>
      </w:r>
      <w:r w:rsidR="00806505">
        <w:t xml:space="preserve"> </w:t>
      </w:r>
      <w:r w:rsidRPr="00037AAB">
        <w:t>simplifies</w:t>
      </w:r>
      <w:r w:rsidR="00806505">
        <w:t xml:space="preserve"> </w:t>
      </w:r>
      <w:r w:rsidRPr="00037AAB">
        <w:t>pipeline</w:t>
      </w:r>
      <w:r w:rsidR="00806505">
        <w:t xml:space="preserve"> </w:t>
      </w:r>
      <w:r w:rsidRPr="00037AAB">
        <w:t>management.</w:t>
      </w:r>
      <w:r w:rsidR="00806505">
        <w:t xml:space="preserve"> </w:t>
      </w:r>
    </w:p>
    <w:p w14:paraId="19756651" w14:textId="12163A04" w:rsidR="00037AAB" w:rsidRPr="00037AAB" w:rsidRDefault="00037AAB" w:rsidP="00037AAB">
      <w:pPr>
        <w:pStyle w:val="Bullets"/>
      </w:pPr>
      <w:r w:rsidRPr="00037AAB">
        <w:rPr>
          <w:b/>
          <w:bCs/>
        </w:rPr>
        <w:t>Data</w:t>
      </w:r>
      <w:r w:rsidR="00806505">
        <w:rPr>
          <w:b/>
          <w:bCs/>
        </w:rPr>
        <w:t xml:space="preserve"> </w:t>
      </w:r>
      <w:r w:rsidRPr="00037AAB">
        <w:rPr>
          <w:b/>
          <w:bCs/>
        </w:rPr>
        <w:t>Flow</w:t>
      </w:r>
      <w:r w:rsidR="00806505">
        <w:rPr>
          <w:b/>
          <w:bCs/>
        </w:rPr>
        <w:t xml:space="preserve"> </w:t>
      </w:r>
      <w:r w:rsidRPr="00037AAB">
        <w:rPr>
          <w:b/>
          <w:bCs/>
        </w:rPr>
        <w:t>to</w:t>
      </w:r>
      <w:r w:rsidR="00806505">
        <w:rPr>
          <w:b/>
          <w:bCs/>
        </w:rPr>
        <w:t xml:space="preserve"> </w:t>
      </w:r>
      <w:r w:rsidRPr="00037AAB">
        <w:rPr>
          <w:b/>
          <w:bCs/>
        </w:rPr>
        <w:t>Backends</w:t>
      </w:r>
      <w:r w:rsidRPr="00037AAB">
        <w:t>:</w:t>
      </w:r>
      <w:r w:rsidR="00806505">
        <w:t xml:space="preserve"> </w:t>
      </w:r>
      <w:r w:rsidRPr="00037AAB">
        <w:t>Telemetry</w:t>
      </w:r>
      <w:r w:rsidR="00806505">
        <w:t xml:space="preserve"> </w:t>
      </w:r>
      <w:r w:rsidRPr="00037AAB">
        <w:t>data</w:t>
      </w:r>
      <w:r w:rsidR="00806505">
        <w:t xml:space="preserve"> </w:t>
      </w:r>
      <w:r w:rsidRPr="00037AAB">
        <w:t>is</w:t>
      </w:r>
      <w:r w:rsidR="00806505">
        <w:t xml:space="preserve"> </w:t>
      </w:r>
      <w:r w:rsidRPr="00037AAB">
        <w:t>routed</w:t>
      </w:r>
      <w:r w:rsidR="00806505">
        <w:t xml:space="preserve"> </w:t>
      </w:r>
      <w:r w:rsidRPr="00037AAB">
        <w:t>from</w:t>
      </w:r>
      <w:r w:rsidR="00806505">
        <w:t xml:space="preserve"> </w:t>
      </w:r>
      <w:r w:rsidRPr="00037AAB">
        <w:t>the</w:t>
      </w:r>
      <w:r w:rsidR="00806505">
        <w:t xml:space="preserve"> </w:t>
      </w:r>
      <w:r w:rsidRPr="00037AAB">
        <w:t>OpenTelemetry</w:t>
      </w:r>
      <w:r w:rsidR="00806505">
        <w:t xml:space="preserve"> </w:t>
      </w:r>
      <w:r w:rsidRPr="00037AAB">
        <w:t>Collector</w:t>
      </w:r>
      <w:r w:rsidR="00806505">
        <w:t xml:space="preserve"> </w:t>
      </w:r>
      <w:r w:rsidRPr="00037AAB">
        <w:t>to</w:t>
      </w:r>
      <w:r w:rsidR="00806505">
        <w:t xml:space="preserve"> </w:t>
      </w:r>
      <w:r w:rsidRPr="00037AAB">
        <w:t>specialised</w:t>
      </w:r>
      <w:r w:rsidR="00806505">
        <w:t xml:space="preserve"> </w:t>
      </w:r>
      <w:r w:rsidRPr="00037AAB">
        <w:t>backends:</w:t>
      </w:r>
      <w:r w:rsidR="00806505">
        <w:t xml:space="preserve"> </w:t>
      </w:r>
      <w:r w:rsidRPr="00037AAB">
        <w:t>Prometheus</w:t>
      </w:r>
      <w:r w:rsidR="00806505">
        <w:t xml:space="preserve"> </w:t>
      </w:r>
      <w:r w:rsidRPr="00037AAB">
        <w:t>for</w:t>
      </w:r>
      <w:r w:rsidR="00806505">
        <w:t xml:space="preserve"> </w:t>
      </w:r>
      <w:r w:rsidRPr="00037AAB">
        <w:t>metrics,</w:t>
      </w:r>
      <w:r w:rsidR="00806505">
        <w:t xml:space="preserve"> </w:t>
      </w:r>
      <w:r w:rsidRPr="00037AAB">
        <w:t>Loki</w:t>
      </w:r>
      <w:r w:rsidR="00806505">
        <w:t xml:space="preserve"> </w:t>
      </w:r>
      <w:r w:rsidRPr="00037AAB">
        <w:t>for</w:t>
      </w:r>
      <w:r w:rsidR="00806505">
        <w:t xml:space="preserve"> </w:t>
      </w:r>
      <w:r w:rsidRPr="00037AAB">
        <w:t>logs,</w:t>
      </w:r>
      <w:r w:rsidR="00806505">
        <w:t xml:space="preserve"> </w:t>
      </w:r>
      <w:r w:rsidRPr="00037AAB">
        <w:t>and</w:t>
      </w:r>
      <w:r w:rsidR="00806505">
        <w:t xml:space="preserve"> </w:t>
      </w:r>
      <w:r w:rsidRPr="00037AAB">
        <w:t>Tempo</w:t>
      </w:r>
      <w:r w:rsidR="00806505">
        <w:t xml:space="preserve"> </w:t>
      </w:r>
      <w:r w:rsidRPr="00037AAB">
        <w:t>for</w:t>
      </w:r>
      <w:r w:rsidR="00806505">
        <w:t xml:space="preserve"> </w:t>
      </w:r>
      <w:r w:rsidRPr="00037AAB">
        <w:t>traces.</w:t>
      </w:r>
      <w:r w:rsidR="00806505">
        <w:t xml:space="preserve"> </w:t>
      </w:r>
      <w:r w:rsidRPr="00037AAB">
        <w:t>This</w:t>
      </w:r>
      <w:r w:rsidR="00806505">
        <w:t xml:space="preserve"> </w:t>
      </w:r>
      <w:r w:rsidRPr="00037AAB">
        <w:t>separation</w:t>
      </w:r>
      <w:r w:rsidR="00806505">
        <w:t xml:space="preserve"> </w:t>
      </w:r>
      <w:r w:rsidRPr="00037AAB">
        <w:t>enables</w:t>
      </w:r>
      <w:r w:rsidR="00806505">
        <w:t xml:space="preserve"> </w:t>
      </w:r>
      <w:r w:rsidRPr="00037AAB">
        <w:t>scalable,</w:t>
      </w:r>
      <w:r w:rsidR="00806505">
        <w:t xml:space="preserve"> </w:t>
      </w:r>
      <w:r w:rsidRPr="00037AAB">
        <w:t>purpose</w:t>
      </w:r>
      <w:r w:rsidRPr="00037AAB">
        <w:noBreakHyphen/>
        <w:t>built</w:t>
      </w:r>
      <w:r w:rsidR="00806505">
        <w:t xml:space="preserve"> </w:t>
      </w:r>
      <w:r w:rsidRPr="00037AAB">
        <w:t>storage</w:t>
      </w:r>
      <w:r w:rsidR="00806505">
        <w:t xml:space="preserve"> </w:t>
      </w:r>
      <w:r w:rsidRPr="00037AAB">
        <w:t>and</w:t>
      </w:r>
      <w:r w:rsidR="00806505">
        <w:t xml:space="preserve"> </w:t>
      </w:r>
      <w:r w:rsidRPr="00037AAB">
        <w:t>querying</w:t>
      </w:r>
      <w:r w:rsidR="00806505">
        <w:t xml:space="preserve"> </w:t>
      </w:r>
      <w:r w:rsidRPr="00037AAB">
        <w:t>for</w:t>
      </w:r>
      <w:r w:rsidR="00806505">
        <w:t xml:space="preserve"> </w:t>
      </w:r>
      <w:r w:rsidRPr="00037AAB">
        <w:t>each</w:t>
      </w:r>
      <w:r w:rsidR="00806505">
        <w:t xml:space="preserve"> </w:t>
      </w:r>
      <w:r w:rsidRPr="00037AAB">
        <w:t>data</w:t>
      </w:r>
      <w:r w:rsidR="00806505">
        <w:t xml:space="preserve"> </w:t>
      </w:r>
      <w:r w:rsidRPr="00037AAB">
        <w:t>type</w:t>
      </w:r>
      <w:r w:rsidR="00806505">
        <w:t xml:space="preserve"> </w:t>
      </w:r>
      <w:r w:rsidRPr="00037AAB">
        <w:t>while</w:t>
      </w:r>
      <w:r w:rsidR="00806505">
        <w:t xml:space="preserve"> </w:t>
      </w:r>
      <w:r w:rsidRPr="00037AAB">
        <w:t>maintaining</w:t>
      </w:r>
      <w:r w:rsidR="00806505">
        <w:t xml:space="preserve"> </w:t>
      </w:r>
      <w:r w:rsidRPr="00037AAB">
        <w:t>consistent</w:t>
      </w:r>
      <w:r w:rsidR="00806505">
        <w:t xml:space="preserve"> </w:t>
      </w:r>
      <w:r w:rsidRPr="00037AAB">
        <w:t>correlation</w:t>
      </w:r>
      <w:r w:rsidR="00806505">
        <w:t xml:space="preserve"> </w:t>
      </w:r>
      <w:r w:rsidRPr="00037AAB">
        <w:t>across</w:t>
      </w:r>
      <w:r w:rsidR="00806505">
        <w:t xml:space="preserve"> </w:t>
      </w:r>
      <w:r w:rsidRPr="00037AAB">
        <w:t>them.</w:t>
      </w:r>
      <w:r w:rsidR="00806505">
        <w:t xml:space="preserve"> </w:t>
      </w:r>
    </w:p>
    <w:p w14:paraId="47E2E92C" w14:textId="17DB7123" w:rsidR="00037AAB" w:rsidRPr="00037AAB" w:rsidRDefault="00037AAB" w:rsidP="00037AAB">
      <w:pPr>
        <w:pStyle w:val="Bullets"/>
      </w:pPr>
      <w:r w:rsidRPr="00037AAB">
        <w:rPr>
          <w:b/>
          <w:bCs/>
        </w:rPr>
        <w:t>Grafana</w:t>
      </w:r>
      <w:r w:rsidR="00806505">
        <w:rPr>
          <w:b/>
          <w:bCs/>
        </w:rPr>
        <w:t xml:space="preserve"> </w:t>
      </w:r>
      <w:r w:rsidRPr="00037AAB">
        <w:rPr>
          <w:b/>
          <w:bCs/>
        </w:rPr>
        <w:t>Docker</w:t>
      </w:r>
      <w:r w:rsidR="00806505">
        <w:rPr>
          <w:b/>
          <w:bCs/>
        </w:rPr>
        <w:t xml:space="preserve"> </w:t>
      </w:r>
      <w:r w:rsidRPr="00037AAB">
        <w:rPr>
          <w:b/>
          <w:bCs/>
        </w:rPr>
        <w:t>Image</w:t>
      </w:r>
      <w:r w:rsidRPr="00037AAB">
        <w:t>:</w:t>
      </w:r>
      <w:r w:rsidR="00806505">
        <w:t xml:space="preserve"> </w:t>
      </w:r>
      <w:r w:rsidRPr="00037AAB">
        <w:t>Provides</w:t>
      </w:r>
      <w:r w:rsidR="00806505">
        <w:t xml:space="preserve"> </w:t>
      </w:r>
      <w:r w:rsidRPr="00037AAB">
        <w:t>visualization</w:t>
      </w:r>
      <w:r w:rsidR="00806505">
        <w:t xml:space="preserve"> </w:t>
      </w:r>
      <w:r w:rsidRPr="00037AAB">
        <w:t>and</w:t>
      </w:r>
      <w:r w:rsidR="00806505">
        <w:t xml:space="preserve"> </w:t>
      </w:r>
      <w:r w:rsidRPr="00037AAB">
        <w:t>alerting</w:t>
      </w:r>
      <w:r w:rsidR="00806505">
        <w:t xml:space="preserve"> </w:t>
      </w:r>
      <w:r w:rsidRPr="00037AAB">
        <w:t>capabilities</w:t>
      </w:r>
      <w:r w:rsidR="00806505">
        <w:t xml:space="preserve"> </w:t>
      </w:r>
      <w:r w:rsidRPr="00037AAB">
        <w:t>by</w:t>
      </w:r>
      <w:r w:rsidR="00806505">
        <w:t xml:space="preserve"> </w:t>
      </w:r>
      <w:r w:rsidRPr="00037AAB">
        <w:t>connecting</w:t>
      </w:r>
      <w:r w:rsidR="00806505">
        <w:t xml:space="preserve"> </w:t>
      </w:r>
      <w:r w:rsidRPr="00037AAB">
        <w:t>to</w:t>
      </w:r>
      <w:r w:rsidR="00806505">
        <w:t xml:space="preserve"> </w:t>
      </w:r>
      <w:r w:rsidRPr="00037AAB">
        <w:t>Prometheus,</w:t>
      </w:r>
      <w:r w:rsidR="00806505">
        <w:t xml:space="preserve"> </w:t>
      </w:r>
      <w:r w:rsidRPr="00037AAB">
        <w:t>Loki,</w:t>
      </w:r>
      <w:r w:rsidR="00806505">
        <w:t xml:space="preserve"> </w:t>
      </w:r>
      <w:r w:rsidRPr="00037AAB">
        <w:t>and</w:t>
      </w:r>
      <w:r w:rsidR="00806505">
        <w:t xml:space="preserve"> </w:t>
      </w:r>
      <w:r w:rsidRPr="00037AAB">
        <w:t>Tempo</w:t>
      </w:r>
      <w:r w:rsidR="00806505">
        <w:t xml:space="preserve"> </w:t>
      </w:r>
      <w:r w:rsidRPr="00037AAB">
        <w:t>as</w:t>
      </w:r>
      <w:r w:rsidR="00806505">
        <w:t xml:space="preserve"> </w:t>
      </w:r>
      <w:r w:rsidRPr="00037AAB">
        <w:t>data</w:t>
      </w:r>
      <w:r w:rsidR="00806505">
        <w:t xml:space="preserve"> </w:t>
      </w:r>
      <w:r w:rsidRPr="00037AAB">
        <w:t>sources.</w:t>
      </w:r>
      <w:r w:rsidR="00806505">
        <w:t xml:space="preserve"> </w:t>
      </w:r>
      <w:r w:rsidRPr="00037AAB">
        <w:t>Dashboards,</w:t>
      </w:r>
      <w:r w:rsidR="00806505">
        <w:t xml:space="preserve"> </w:t>
      </w:r>
      <w:r w:rsidRPr="00037AAB">
        <w:t>exploratory</w:t>
      </w:r>
      <w:r w:rsidR="00806505">
        <w:t xml:space="preserve"> </w:t>
      </w:r>
      <w:r w:rsidRPr="00037AAB">
        <w:t>queries,</w:t>
      </w:r>
      <w:r w:rsidR="00806505">
        <w:t xml:space="preserve"> </w:t>
      </w:r>
      <w:r w:rsidRPr="00037AAB">
        <w:t>and</w:t>
      </w:r>
      <w:r w:rsidR="00806505">
        <w:t xml:space="preserve"> </w:t>
      </w:r>
      <w:r w:rsidRPr="00037AAB">
        <w:t>alerts</w:t>
      </w:r>
      <w:r w:rsidR="00806505">
        <w:t xml:space="preserve"> </w:t>
      </w:r>
      <w:r w:rsidRPr="00037AAB">
        <w:t>are</w:t>
      </w:r>
      <w:r w:rsidR="00806505">
        <w:t xml:space="preserve"> </w:t>
      </w:r>
      <w:r w:rsidRPr="00037AAB">
        <w:t>configured</w:t>
      </w:r>
      <w:r w:rsidR="00806505">
        <w:t xml:space="preserve"> </w:t>
      </w:r>
      <w:r w:rsidRPr="00037AAB">
        <w:t>within</w:t>
      </w:r>
      <w:r w:rsidR="00806505">
        <w:t xml:space="preserve"> </w:t>
      </w:r>
      <w:r w:rsidRPr="00037AAB">
        <w:t>Grafana</w:t>
      </w:r>
      <w:r w:rsidR="00806505">
        <w:t xml:space="preserve"> </w:t>
      </w:r>
      <w:r w:rsidRPr="00037AAB">
        <w:t>to</w:t>
      </w:r>
      <w:r w:rsidR="00806505">
        <w:t xml:space="preserve"> </w:t>
      </w:r>
      <w:r w:rsidRPr="00037AAB">
        <w:t>present</w:t>
      </w:r>
      <w:r w:rsidR="00806505">
        <w:t xml:space="preserve"> </w:t>
      </w:r>
      <w:r w:rsidRPr="00037AAB">
        <w:t>a</w:t>
      </w:r>
      <w:r w:rsidR="00806505">
        <w:t xml:space="preserve"> </w:t>
      </w:r>
      <w:r w:rsidRPr="00037AAB">
        <w:t>unified,</w:t>
      </w:r>
      <w:r w:rsidR="00806505">
        <w:t xml:space="preserve"> </w:t>
      </w:r>
      <w:r w:rsidRPr="00037AAB">
        <w:t>single</w:t>
      </w:r>
      <w:r w:rsidRPr="00037AAB">
        <w:noBreakHyphen/>
        <w:t>pane</w:t>
      </w:r>
      <w:r w:rsidRPr="00037AAB">
        <w:noBreakHyphen/>
        <w:t>of</w:t>
      </w:r>
      <w:r w:rsidRPr="00037AAB">
        <w:noBreakHyphen/>
        <w:t>glass</w:t>
      </w:r>
      <w:r w:rsidR="00806505">
        <w:t xml:space="preserve"> </w:t>
      </w:r>
      <w:r w:rsidRPr="00037AAB">
        <w:t>view</w:t>
      </w:r>
      <w:r w:rsidR="00806505">
        <w:t xml:space="preserve"> </w:t>
      </w:r>
      <w:r w:rsidRPr="00037AAB">
        <w:t>of</w:t>
      </w:r>
      <w:r w:rsidR="00806505">
        <w:t xml:space="preserve"> </w:t>
      </w:r>
      <w:r w:rsidRPr="00037AAB">
        <w:t>system</w:t>
      </w:r>
      <w:r w:rsidR="00806505">
        <w:t xml:space="preserve"> </w:t>
      </w:r>
      <w:r w:rsidRPr="00037AAB">
        <w:t>health,</w:t>
      </w:r>
      <w:r w:rsidR="00806505">
        <w:t xml:space="preserve"> </w:t>
      </w:r>
      <w:r w:rsidRPr="00037AAB">
        <w:t>performance,</w:t>
      </w:r>
      <w:r w:rsidR="00806505">
        <w:t xml:space="preserve"> </w:t>
      </w:r>
      <w:r w:rsidRPr="00037AAB">
        <w:t>and</w:t>
      </w:r>
      <w:r w:rsidR="00806505">
        <w:t xml:space="preserve"> </w:t>
      </w:r>
      <w:r w:rsidRPr="00037AAB">
        <w:t>reliability.</w:t>
      </w:r>
      <w:r w:rsidR="00806505">
        <w:t xml:space="preserve"> </w:t>
      </w:r>
    </w:p>
    <w:p w14:paraId="67181C37" w14:textId="7129F39C" w:rsidR="00037AAB" w:rsidRPr="00037AAB" w:rsidRDefault="00037AAB" w:rsidP="00037AAB">
      <w:pPr>
        <w:pStyle w:val="Bullets"/>
      </w:pPr>
      <w:r w:rsidRPr="00037AAB">
        <w:rPr>
          <w:b/>
          <w:bCs/>
        </w:rPr>
        <w:t>Agentic</w:t>
      </w:r>
      <w:r w:rsidR="00806505">
        <w:rPr>
          <w:b/>
          <w:bCs/>
        </w:rPr>
        <w:t xml:space="preserve"> </w:t>
      </w:r>
      <w:r w:rsidRPr="00037AAB">
        <w:rPr>
          <w:b/>
          <w:bCs/>
        </w:rPr>
        <w:t>AI</w:t>
      </w:r>
      <w:r w:rsidRPr="00037AAB">
        <w:t>:</w:t>
      </w:r>
      <w:r w:rsidR="00806505">
        <w:t xml:space="preserve"> </w:t>
      </w:r>
      <w:r w:rsidRPr="00037AAB">
        <w:t>Consumes</w:t>
      </w:r>
      <w:r w:rsidR="00806505">
        <w:t xml:space="preserve"> </w:t>
      </w:r>
      <w:r w:rsidRPr="00037AAB">
        <w:t>telemetry</w:t>
      </w:r>
      <w:r w:rsidR="00806505">
        <w:t xml:space="preserve"> </w:t>
      </w:r>
      <w:r w:rsidRPr="00037AAB">
        <w:t>via</w:t>
      </w:r>
      <w:r w:rsidR="00806505">
        <w:t xml:space="preserve"> </w:t>
      </w:r>
      <w:r w:rsidRPr="00037AAB">
        <w:t>APIs</w:t>
      </w:r>
      <w:r w:rsidR="00806505">
        <w:t xml:space="preserve"> </w:t>
      </w:r>
      <w:r w:rsidRPr="00037AAB">
        <w:t>exposed</w:t>
      </w:r>
      <w:r w:rsidR="00806505">
        <w:t xml:space="preserve"> </w:t>
      </w:r>
      <w:r w:rsidRPr="00037AAB">
        <w:t>by</w:t>
      </w:r>
      <w:r w:rsidR="00806505">
        <w:t xml:space="preserve"> </w:t>
      </w:r>
      <w:r w:rsidRPr="00037AAB">
        <w:t>Prometheus,</w:t>
      </w:r>
      <w:r w:rsidR="00806505">
        <w:t xml:space="preserve"> </w:t>
      </w:r>
      <w:r w:rsidRPr="00037AAB">
        <w:t>Loki,</w:t>
      </w:r>
      <w:r w:rsidR="00806505">
        <w:t xml:space="preserve"> </w:t>
      </w:r>
      <w:r w:rsidRPr="00037AAB">
        <w:t>Tempo,</w:t>
      </w:r>
      <w:r w:rsidR="00806505">
        <w:t xml:space="preserve"> </w:t>
      </w:r>
      <w:r w:rsidRPr="00037AAB">
        <w:t>and</w:t>
      </w:r>
      <w:r w:rsidR="00806505">
        <w:t xml:space="preserve"> </w:t>
      </w:r>
      <w:r w:rsidRPr="00037AAB">
        <w:t>related</w:t>
      </w:r>
      <w:r w:rsidR="00806505">
        <w:t xml:space="preserve"> </w:t>
      </w:r>
      <w:r w:rsidRPr="00037AAB">
        <w:t>components.</w:t>
      </w:r>
      <w:r w:rsidR="00806505">
        <w:t xml:space="preserve"> </w:t>
      </w:r>
      <w:r w:rsidRPr="00037AAB">
        <w:t>This</w:t>
      </w:r>
      <w:r w:rsidR="00806505">
        <w:t xml:space="preserve"> </w:t>
      </w:r>
      <w:r w:rsidRPr="00037AAB">
        <w:t>AI</w:t>
      </w:r>
      <w:r w:rsidR="00806505">
        <w:t xml:space="preserve"> </w:t>
      </w:r>
      <w:r w:rsidRPr="00037AAB">
        <w:t>layer</w:t>
      </w:r>
      <w:r w:rsidR="00806505">
        <w:t xml:space="preserve"> </w:t>
      </w:r>
      <w:r w:rsidRPr="00037AAB">
        <w:t>performs</w:t>
      </w:r>
      <w:r w:rsidR="00806505">
        <w:t xml:space="preserve"> </w:t>
      </w:r>
      <w:r w:rsidRPr="00037AAB">
        <w:t>automated</w:t>
      </w:r>
      <w:r w:rsidR="00806505">
        <w:t xml:space="preserve"> </w:t>
      </w:r>
      <w:r w:rsidRPr="00037AAB">
        <w:t>root</w:t>
      </w:r>
      <w:r w:rsidRPr="00037AAB">
        <w:noBreakHyphen/>
        <w:t>cause</w:t>
      </w:r>
      <w:r w:rsidR="00806505">
        <w:t xml:space="preserve"> </w:t>
      </w:r>
      <w:r w:rsidRPr="00037AAB">
        <w:t>analysis</w:t>
      </w:r>
      <w:r w:rsidR="00806505">
        <w:t xml:space="preserve"> </w:t>
      </w:r>
      <w:r w:rsidRPr="00037AAB">
        <w:t>(RCA),</w:t>
      </w:r>
      <w:r w:rsidR="00806505">
        <w:t xml:space="preserve"> </w:t>
      </w:r>
      <w:r w:rsidRPr="00037AAB">
        <w:t>identifies</w:t>
      </w:r>
      <w:r w:rsidR="00806505">
        <w:t xml:space="preserve"> </w:t>
      </w:r>
      <w:r w:rsidRPr="00037AAB">
        <w:t>anomalies,</w:t>
      </w:r>
      <w:r w:rsidR="00806505">
        <w:t xml:space="preserve"> </w:t>
      </w:r>
      <w:r w:rsidRPr="00037AAB">
        <w:t>and</w:t>
      </w:r>
      <w:r w:rsidR="00806505">
        <w:t xml:space="preserve"> </w:t>
      </w:r>
      <w:r w:rsidRPr="00037AAB">
        <w:t>generates</w:t>
      </w:r>
      <w:r w:rsidR="00806505">
        <w:t xml:space="preserve"> </w:t>
      </w:r>
      <w:r w:rsidRPr="00037AAB">
        <w:t>incident</w:t>
      </w:r>
      <w:r w:rsidR="00806505">
        <w:t xml:space="preserve"> </w:t>
      </w:r>
      <w:r w:rsidRPr="00037AAB">
        <w:t>tickets</w:t>
      </w:r>
      <w:r w:rsidR="00806505">
        <w:t xml:space="preserve"> </w:t>
      </w:r>
      <w:r w:rsidRPr="00037AAB">
        <w:t>enriched</w:t>
      </w:r>
      <w:r w:rsidR="00806505">
        <w:t xml:space="preserve"> </w:t>
      </w:r>
      <w:r w:rsidRPr="00037AAB">
        <w:t>with</w:t>
      </w:r>
      <w:r w:rsidR="00806505">
        <w:t xml:space="preserve"> </w:t>
      </w:r>
      <w:r w:rsidRPr="00037AAB">
        <w:t>context,</w:t>
      </w:r>
      <w:r w:rsidR="00806505">
        <w:t xml:space="preserve"> </w:t>
      </w:r>
      <w:r w:rsidRPr="00037AAB">
        <w:t>impact</w:t>
      </w:r>
      <w:r w:rsidR="00806505">
        <w:t xml:space="preserve"> </w:t>
      </w:r>
      <w:r w:rsidRPr="00037AAB">
        <w:t>assessment,</w:t>
      </w:r>
      <w:r w:rsidR="00806505">
        <w:t xml:space="preserve"> </w:t>
      </w:r>
      <w:r w:rsidRPr="00037AAB">
        <w:t>and</w:t>
      </w:r>
      <w:r w:rsidR="00806505">
        <w:t xml:space="preserve"> </w:t>
      </w:r>
      <w:r w:rsidRPr="00037AAB">
        <w:t>suggested</w:t>
      </w:r>
      <w:r w:rsidR="00806505">
        <w:t xml:space="preserve"> </w:t>
      </w:r>
      <w:r w:rsidRPr="00037AAB">
        <w:t>remediation</w:t>
      </w:r>
      <w:r w:rsidR="00806505">
        <w:t xml:space="preserve"> </w:t>
      </w:r>
      <w:r w:rsidRPr="00037AAB">
        <w:t>steps</w:t>
      </w:r>
    </w:p>
    <w:p w14:paraId="4DA015A9" w14:textId="72FB5D38" w:rsidR="00C60B2C" w:rsidRDefault="00C60B2C" w:rsidP="002228DF">
      <w:commentRangeStart w:id="26"/>
      <w:commentRangeStart w:id="27"/>
      <w:r w:rsidRPr="00C60B2C">
        <w:rPr>
          <w:noProof/>
        </w:rPr>
        <w:drawing>
          <wp:inline distT="0" distB="0" distL="0" distR="0" wp14:anchorId="303410ED" wp14:editId="4E4DF0B9">
            <wp:extent cx="6645910" cy="2098040"/>
            <wp:effectExtent l="0" t="0" r="2540" b="0"/>
            <wp:docPr id="13630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6828" name=""/>
                    <pic:cNvPicPr/>
                  </pic:nvPicPr>
                  <pic:blipFill>
                    <a:blip r:embed="rId17"/>
                    <a:stretch>
                      <a:fillRect/>
                    </a:stretch>
                  </pic:blipFill>
                  <pic:spPr>
                    <a:xfrm>
                      <a:off x="0" y="0"/>
                      <a:ext cx="6645910" cy="2098040"/>
                    </a:xfrm>
                    <a:prstGeom prst="rect">
                      <a:avLst/>
                    </a:prstGeom>
                  </pic:spPr>
                </pic:pic>
              </a:graphicData>
            </a:graphic>
          </wp:inline>
        </w:drawing>
      </w:r>
      <w:commentRangeEnd w:id="26"/>
      <w:r w:rsidR="006A421B">
        <w:rPr>
          <w:rStyle w:val="CommentReference"/>
          <w:sz w:val="24"/>
          <w:szCs w:val="24"/>
        </w:rPr>
        <w:commentReference w:id="26"/>
      </w:r>
      <w:commentRangeEnd w:id="27"/>
      <w:r w:rsidR="004901CB">
        <w:rPr>
          <w:rStyle w:val="CommentReference"/>
          <w:sz w:val="24"/>
          <w:szCs w:val="24"/>
        </w:rPr>
        <w:commentReference w:id="27"/>
      </w:r>
    </w:p>
    <w:p w14:paraId="213289C9" w14:textId="645C8209" w:rsidR="008F3BF2" w:rsidRPr="00C60B2C" w:rsidRDefault="008F3BF2" w:rsidP="002228DF"/>
    <w:p w14:paraId="3A3F1D7F" w14:textId="77777777" w:rsidR="008F3BF2" w:rsidRPr="002D2D7F" w:rsidRDefault="008F3BF2" w:rsidP="002228DF">
      <w:pPr>
        <w:rPr>
          <w:color w:val="000000" w:themeColor="text1"/>
        </w:rPr>
      </w:pPr>
      <w:r>
        <w:br w:type="page"/>
      </w:r>
    </w:p>
    <w:p w14:paraId="6F9A280D" w14:textId="1A0C736D" w:rsidR="00C60B2C" w:rsidRPr="00C60B2C" w:rsidRDefault="00C60B2C" w:rsidP="002228DF">
      <w:pPr>
        <w:pStyle w:val="Heading1"/>
        <w:rPr>
          <w:rFonts w:asciiTheme="minorHAnsi" w:hAnsiTheme="minorHAnsi"/>
        </w:rPr>
      </w:pPr>
      <w:bookmarkStart w:id="30" w:name="_Toc228549481"/>
      <w:bookmarkStart w:id="31" w:name="_Toc228784869"/>
      <w:commentRangeStart w:id="32"/>
      <w:commentRangeStart w:id="33"/>
      <w:r w:rsidRPr="00C60B2C">
        <w:lastRenderedPageBreak/>
        <w:t>Core</w:t>
      </w:r>
      <w:r w:rsidR="00806505">
        <w:t xml:space="preserve"> </w:t>
      </w:r>
      <w:r w:rsidRPr="00C60B2C">
        <w:t>Open-Source</w:t>
      </w:r>
      <w:r w:rsidR="00806505">
        <w:t xml:space="preserve"> </w:t>
      </w:r>
      <w:r w:rsidRPr="00C60B2C">
        <w:t>Observability</w:t>
      </w:r>
      <w:r w:rsidR="00806505">
        <w:t xml:space="preserve"> </w:t>
      </w:r>
      <w:r w:rsidRPr="00C60B2C">
        <w:t>Stack</w:t>
      </w:r>
      <w:bookmarkEnd w:id="30"/>
      <w:bookmarkEnd w:id="31"/>
      <w:commentRangeEnd w:id="32"/>
      <w:r w:rsidR="002B3184" w:rsidRPr="00C60B2C">
        <w:rPr>
          <w:rStyle w:val="CommentReference"/>
          <w:rFonts w:asciiTheme="minorHAnsi" w:hAnsiTheme="minorHAnsi"/>
          <w:sz w:val="40"/>
          <w:szCs w:val="40"/>
        </w:rPr>
        <w:commentReference w:id="32"/>
      </w:r>
      <w:commentRangeEnd w:id="33"/>
      <w:r w:rsidR="00143DAF" w:rsidRPr="00C60B2C">
        <w:rPr>
          <w:rStyle w:val="CommentReference"/>
          <w:rFonts w:asciiTheme="minorHAnsi" w:hAnsiTheme="minorHAnsi"/>
          <w:sz w:val="40"/>
          <w:szCs w:val="40"/>
        </w:rPr>
        <w:commentReference w:id="33"/>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2126"/>
        <w:gridCol w:w="6237"/>
      </w:tblGrid>
      <w:tr w:rsidR="00B07259" w:rsidRPr="00B07259" w:rsidDel="00CA09B8" w14:paraId="446FAD85" w14:textId="662D9D52" w:rsidTr="006D3BDD">
        <w:trPr>
          <w:trHeight w:val="283"/>
          <w:del w:id="36" w:author="Anurag Thakur" w:date="2026-04-28T14:36:00Z"/>
        </w:trPr>
        <w:tc>
          <w:tcPr>
            <w:tcW w:w="1977" w:type="dxa"/>
            <w:shd w:val="clear" w:color="auto" w:fill="D9D9D9" w:themeFill="background1" w:themeFillShade="D9"/>
            <w:vAlign w:val="center"/>
            <w:hideMark/>
          </w:tcPr>
          <w:p w14:paraId="4F65E7FF" w14:textId="68CAC3FF" w:rsidR="00B07259" w:rsidRPr="00B07259" w:rsidDel="00CA09B8" w:rsidRDefault="00B07259" w:rsidP="00B07259">
            <w:pPr>
              <w:pStyle w:val="TableTitle"/>
              <w:rPr>
                <w:del w:id="37" w:author="Anurag Thakur" w:date="2026-04-28T14:36:00Z" w16du:dateUtc="2026-04-28T09:06:00Z"/>
              </w:rPr>
            </w:pPr>
            <w:del w:id="38" w:author="Anurag Thakur" w:date="2026-04-28T14:36:00Z" w16du:dateUtc="2026-04-28T09:06:00Z">
              <w:r w:rsidRPr="00B07259" w:rsidDel="00CA09B8">
                <w:delText>Layer</w:delText>
              </w:r>
            </w:del>
          </w:p>
        </w:tc>
        <w:tc>
          <w:tcPr>
            <w:tcW w:w="2126" w:type="dxa"/>
            <w:shd w:val="clear" w:color="auto" w:fill="D9D9D9" w:themeFill="background1" w:themeFillShade="D9"/>
            <w:vAlign w:val="center"/>
            <w:hideMark/>
          </w:tcPr>
          <w:p w14:paraId="13821182" w14:textId="0C5A953A" w:rsidR="00B07259" w:rsidRPr="00B07259" w:rsidDel="00CA09B8" w:rsidRDefault="00B07259" w:rsidP="00B07259">
            <w:pPr>
              <w:pStyle w:val="TableTitle"/>
              <w:rPr>
                <w:del w:id="39" w:author="Anurag Thakur" w:date="2026-04-28T14:36:00Z" w16du:dateUtc="2026-04-28T09:06:00Z"/>
              </w:rPr>
            </w:pPr>
            <w:del w:id="40" w:author="Anurag Thakur" w:date="2026-04-28T14:36:00Z" w16du:dateUtc="2026-04-28T09:06:00Z">
              <w:r w:rsidRPr="00B07259" w:rsidDel="00CA09B8">
                <w:delText>Tool</w:delText>
              </w:r>
            </w:del>
          </w:p>
        </w:tc>
        <w:tc>
          <w:tcPr>
            <w:tcW w:w="6237" w:type="dxa"/>
            <w:shd w:val="clear" w:color="auto" w:fill="D9D9D9" w:themeFill="background1" w:themeFillShade="D9"/>
            <w:vAlign w:val="center"/>
            <w:hideMark/>
          </w:tcPr>
          <w:p w14:paraId="7FE662F7" w14:textId="6034D71F" w:rsidR="00B07259" w:rsidRPr="00B07259" w:rsidDel="00CA09B8" w:rsidRDefault="00B07259" w:rsidP="00B07259">
            <w:pPr>
              <w:pStyle w:val="TableTitle"/>
              <w:rPr>
                <w:del w:id="41" w:author="Anurag Thakur" w:date="2026-04-28T14:36:00Z" w16du:dateUtc="2026-04-28T09:06:00Z"/>
              </w:rPr>
            </w:pPr>
            <w:del w:id="42" w:author="Anurag Thakur" w:date="2026-04-28T14:36:00Z" w16du:dateUtc="2026-04-28T09:06:00Z">
              <w:r w:rsidRPr="00B07259" w:rsidDel="00CA09B8">
                <w:delText>Role</w:delText>
              </w:r>
            </w:del>
          </w:p>
        </w:tc>
      </w:tr>
      <w:tr w:rsidR="00B07259" w:rsidRPr="00B07259" w:rsidDel="00CA09B8" w14:paraId="6B5AB4C5" w14:textId="20DDE33C" w:rsidTr="006D3BDD">
        <w:trPr>
          <w:trHeight w:val="510"/>
          <w:del w:id="43" w:author="Anurag Thakur" w:date="2026-04-28T14:36:00Z"/>
        </w:trPr>
        <w:tc>
          <w:tcPr>
            <w:tcW w:w="1977" w:type="dxa"/>
            <w:vAlign w:val="center"/>
            <w:hideMark/>
          </w:tcPr>
          <w:p w14:paraId="0B6090AD" w14:textId="3BA18696" w:rsidR="00B07259" w:rsidRPr="00B07259" w:rsidDel="00CA09B8" w:rsidRDefault="00B07259" w:rsidP="00B07259">
            <w:pPr>
              <w:pStyle w:val="TableBody"/>
              <w:rPr>
                <w:del w:id="44" w:author="Anurag Thakur" w:date="2026-04-28T14:36:00Z" w16du:dateUtc="2026-04-28T09:06:00Z"/>
              </w:rPr>
            </w:pPr>
            <w:del w:id="45" w:author="Anurag Thakur" w:date="2026-04-28T14:36:00Z" w16du:dateUtc="2026-04-28T09:06:00Z">
              <w:r w:rsidRPr="00B07259" w:rsidDel="00CA09B8">
                <w:delText>Telemetry Standard</w:delText>
              </w:r>
            </w:del>
          </w:p>
        </w:tc>
        <w:tc>
          <w:tcPr>
            <w:tcW w:w="2126" w:type="dxa"/>
            <w:vAlign w:val="center"/>
            <w:hideMark/>
          </w:tcPr>
          <w:p w14:paraId="129AE9A8" w14:textId="41D3C0CB" w:rsidR="00B07259" w:rsidRPr="00B07259" w:rsidDel="00CA09B8" w:rsidRDefault="00B07259" w:rsidP="00B07259">
            <w:pPr>
              <w:pStyle w:val="TableBody"/>
              <w:rPr>
                <w:del w:id="46" w:author="Anurag Thakur" w:date="2026-04-28T14:36:00Z" w16du:dateUtc="2026-04-28T09:06:00Z"/>
              </w:rPr>
            </w:pPr>
            <w:del w:id="47" w:author="Anurag Thakur" w:date="2026-04-28T14:36:00Z" w16du:dateUtc="2026-04-28T09:06:00Z">
              <w:r w:rsidRPr="00B07259" w:rsidDel="00CA09B8">
                <w:delText>OpenTelemetry</w:delText>
              </w:r>
            </w:del>
          </w:p>
        </w:tc>
        <w:tc>
          <w:tcPr>
            <w:tcW w:w="6237" w:type="dxa"/>
            <w:vAlign w:val="center"/>
            <w:hideMark/>
          </w:tcPr>
          <w:p w14:paraId="5C029D55" w14:textId="277A7B6E" w:rsidR="00B07259" w:rsidRPr="00B07259" w:rsidDel="00CA09B8" w:rsidRDefault="00B07259" w:rsidP="00B07259">
            <w:pPr>
              <w:pStyle w:val="TableBody"/>
              <w:rPr>
                <w:del w:id="48" w:author="Anurag Thakur" w:date="2026-04-28T14:36:00Z" w16du:dateUtc="2026-04-28T09:06:00Z"/>
              </w:rPr>
            </w:pPr>
            <w:del w:id="49" w:author="Anurag Thakur" w:date="2026-04-28T14:36:00Z" w16du:dateUtc="2026-04-28T09:06:00Z">
              <w:r w:rsidRPr="00B07259" w:rsidDel="00CA09B8">
                <w:delText>Provides a unified instrumentation standard for metrics, logs, and traces across services and components.</w:delText>
              </w:r>
            </w:del>
          </w:p>
        </w:tc>
      </w:tr>
      <w:tr w:rsidR="00B07259" w:rsidRPr="00B07259" w:rsidDel="00CA09B8" w14:paraId="03668C80" w14:textId="76540F0A" w:rsidTr="006D3BDD">
        <w:trPr>
          <w:trHeight w:val="510"/>
          <w:del w:id="50" w:author="Anurag Thakur" w:date="2026-04-28T14:36:00Z"/>
        </w:trPr>
        <w:tc>
          <w:tcPr>
            <w:tcW w:w="1977" w:type="dxa"/>
            <w:vAlign w:val="center"/>
            <w:hideMark/>
          </w:tcPr>
          <w:p w14:paraId="11D5E32E" w14:textId="286B5BD1" w:rsidR="00B07259" w:rsidRPr="00B07259" w:rsidDel="00CA09B8" w:rsidRDefault="00B07259" w:rsidP="00B07259">
            <w:pPr>
              <w:pStyle w:val="TableBody"/>
              <w:rPr>
                <w:del w:id="51" w:author="Anurag Thakur" w:date="2026-04-28T14:36:00Z" w16du:dateUtc="2026-04-28T09:06:00Z"/>
              </w:rPr>
            </w:pPr>
            <w:del w:id="52" w:author="Anurag Thakur" w:date="2026-04-28T14:36:00Z" w16du:dateUtc="2026-04-28T09:06:00Z">
              <w:r w:rsidRPr="00B07259" w:rsidDel="00CA09B8">
                <w:delText>Telemetry Gateway</w:delText>
              </w:r>
            </w:del>
          </w:p>
        </w:tc>
        <w:tc>
          <w:tcPr>
            <w:tcW w:w="2126" w:type="dxa"/>
            <w:vAlign w:val="center"/>
            <w:hideMark/>
          </w:tcPr>
          <w:p w14:paraId="557907B1" w14:textId="682EAF9F" w:rsidR="00B07259" w:rsidRPr="00B07259" w:rsidDel="00CA09B8" w:rsidRDefault="00B07259" w:rsidP="00B07259">
            <w:pPr>
              <w:pStyle w:val="TableBody"/>
              <w:rPr>
                <w:del w:id="53" w:author="Anurag Thakur" w:date="2026-04-28T14:36:00Z" w16du:dateUtc="2026-04-28T09:06:00Z"/>
              </w:rPr>
            </w:pPr>
            <w:del w:id="54" w:author="Anurag Thakur" w:date="2026-04-28T14:36:00Z" w16du:dateUtc="2026-04-28T09:06:00Z">
              <w:r w:rsidRPr="00B07259" w:rsidDel="00CA09B8">
                <w:delText>OpenTelemetry Collector</w:delText>
              </w:r>
            </w:del>
          </w:p>
        </w:tc>
        <w:tc>
          <w:tcPr>
            <w:tcW w:w="6237" w:type="dxa"/>
            <w:vAlign w:val="center"/>
            <w:hideMark/>
          </w:tcPr>
          <w:p w14:paraId="1F29030B" w14:textId="3EE51B45" w:rsidR="00B07259" w:rsidRPr="00B07259" w:rsidDel="00CA09B8" w:rsidRDefault="00B07259" w:rsidP="00B07259">
            <w:pPr>
              <w:pStyle w:val="TableBody"/>
              <w:rPr>
                <w:del w:id="55" w:author="Anurag Thakur" w:date="2026-04-28T14:36:00Z" w16du:dateUtc="2026-04-28T09:06:00Z"/>
              </w:rPr>
            </w:pPr>
            <w:del w:id="56" w:author="Anurag Thakur" w:date="2026-04-28T14:36:00Z" w16du:dateUtc="2026-04-28T09:06:00Z">
              <w:r w:rsidRPr="00B07259" w:rsidDel="00CA09B8">
                <w:delText>Acts as a central telemetry pipeline, receiving, processing, and exporting telemetry data to downstream backends.</w:delText>
              </w:r>
            </w:del>
          </w:p>
        </w:tc>
      </w:tr>
      <w:tr w:rsidR="00B07259" w:rsidRPr="00B07259" w:rsidDel="00CA09B8" w14:paraId="70D1747C" w14:textId="512B35E7" w:rsidTr="006D3BDD">
        <w:trPr>
          <w:trHeight w:val="510"/>
          <w:del w:id="57" w:author="Anurag Thakur" w:date="2026-04-28T14:36:00Z"/>
        </w:trPr>
        <w:tc>
          <w:tcPr>
            <w:tcW w:w="1977" w:type="dxa"/>
            <w:vAlign w:val="center"/>
            <w:hideMark/>
          </w:tcPr>
          <w:p w14:paraId="1028B344" w14:textId="3B5E4FF2" w:rsidR="00B07259" w:rsidRPr="00B07259" w:rsidDel="00CA09B8" w:rsidRDefault="00B07259" w:rsidP="00B07259">
            <w:pPr>
              <w:pStyle w:val="TableBody"/>
              <w:rPr>
                <w:del w:id="58" w:author="Anurag Thakur" w:date="2026-04-28T14:36:00Z" w16du:dateUtc="2026-04-28T09:06:00Z"/>
              </w:rPr>
            </w:pPr>
            <w:del w:id="59" w:author="Anurag Thakur" w:date="2026-04-28T14:36:00Z" w16du:dateUtc="2026-04-28T09:06:00Z">
              <w:r w:rsidRPr="00B07259" w:rsidDel="00CA09B8">
                <w:delText>Metrics Storage</w:delText>
              </w:r>
            </w:del>
          </w:p>
        </w:tc>
        <w:tc>
          <w:tcPr>
            <w:tcW w:w="2126" w:type="dxa"/>
            <w:vAlign w:val="center"/>
            <w:hideMark/>
          </w:tcPr>
          <w:p w14:paraId="0471E3FD" w14:textId="72C883A3" w:rsidR="00B07259" w:rsidRPr="00B07259" w:rsidDel="00CA09B8" w:rsidRDefault="00B07259" w:rsidP="00B07259">
            <w:pPr>
              <w:pStyle w:val="TableBody"/>
              <w:rPr>
                <w:del w:id="60" w:author="Anurag Thakur" w:date="2026-04-28T14:36:00Z" w16du:dateUtc="2026-04-28T09:06:00Z"/>
              </w:rPr>
            </w:pPr>
            <w:del w:id="61" w:author="Anurag Thakur" w:date="2026-04-28T14:36:00Z" w16du:dateUtc="2026-04-28T09:06:00Z">
              <w:r w:rsidRPr="00B07259" w:rsidDel="00CA09B8">
                <w:delText>Prometheus</w:delText>
              </w:r>
            </w:del>
          </w:p>
        </w:tc>
        <w:tc>
          <w:tcPr>
            <w:tcW w:w="6237" w:type="dxa"/>
            <w:vAlign w:val="center"/>
            <w:hideMark/>
          </w:tcPr>
          <w:p w14:paraId="204421CD" w14:textId="6BDB251A" w:rsidR="00B07259" w:rsidRPr="00B07259" w:rsidDel="00CA09B8" w:rsidRDefault="00B07259" w:rsidP="00B07259">
            <w:pPr>
              <w:pStyle w:val="TableBody"/>
              <w:rPr>
                <w:del w:id="62" w:author="Anurag Thakur" w:date="2026-04-28T14:36:00Z" w16du:dateUtc="2026-04-28T09:06:00Z"/>
              </w:rPr>
            </w:pPr>
            <w:del w:id="63" w:author="Anurag Thakur" w:date="2026-04-28T14:36:00Z" w16du:dateUtc="2026-04-28T09:06:00Z">
              <w:r w:rsidRPr="00B07259" w:rsidDel="00CA09B8">
                <w:delText>Stores and queries infrastructure and application metrics for performance, capacity, and health monitoring.</w:delText>
              </w:r>
            </w:del>
          </w:p>
        </w:tc>
      </w:tr>
      <w:tr w:rsidR="00B07259" w:rsidRPr="00B07259" w:rsidDel="00CA09B8" w14:paraId="592650E9" w14:textId="14270230" w:rsidTr="006D3BDD">
        <w:trPr>
          <w:trHeight w:val="510"/>
          <w:del w:id="64" w:author="Anurag Thakur" w:date="2026-04-28T14:36:00Z"/>
        </w:trPr>
        <w:tc>
          <w:tcPr>
            <w:tcW w:w="1977" w:type="dxa"/>
            <w:vAlign w:val="center"/>
            <w:hideMark/>
          </w:tcPr>
          <w:p w14:paraId="2E6EB009" w14:textId="358120BB" w:rsidR="00B07259" w:rsidRPr="00B07259" w:rsidDel="00CA09B8" w:rsidRDefault="00B07259" w:rsidP="00B07259">
            <w:pPr>
              <w:pStyle w:val="TableBody"/>
              <w:rPr>
                <w:del w:id="65" w:author="Anurag Thakur" w:date="2026-04-28T14:36:00Z" w16du:dateUtc="2026-04-28T09:06:00Z"/>
              </w:rPr>
            </w:pPr>
            <w:del w:id="66" w:author="Anurag Thakur" w:date="2026-04-28T14:36:00Z" w16du:dateUtc="2026-04-28T09:06:00Z">
              <w:r w:rsidRPr="00B07259" w:rsidDel="00CA09B8">
                <w:delText>Logs Storage</w:delText>
              </w:r>
            </w:del>
          </w:p>
        </w:tc>
        <w:tc>
          <w:tcPr>
            <w:tcW w:w="2126" w:type="dxa"/>
            <w:vAlign w:val="center"/>
            <w:hideMark/>
          </w:tcPr>
          <w:p w14:paraId="67640DD4" w14:textId="425BE961" w:rsidR="00B07259" w:rsidRPr="00B07259" w:rsidDel="00CA09B8" w:rsidRDefault="00B07259" w:rsidP="00B07259">
            <w:pPr>
              <w:pStyle w:val="TableBody"/>
              <w:rPr>
                <w:del w:id="67" w:author="Anurag Thakur" w:date="2026-04-28T14:36:00Z" w16du:dateUtc="2026-04-28T09:06:00Z"/>
              </w:rPr>
            </w:pPr>
            <w:del w:id="68" w:author="Anurag Thakur" w:date="2026-04-28T14:36:00Z" w16du:dateUtc="2026-04-28T09:06:00Z">
              <w:r w:rsidRPr="00B07259" w:rsidDel="00CA09B8">
                <w:delText>Loki</w:delText>
              </w:r>
            </w:del>
          </w:p>
        </w:tc>
        <w:tc>
          <w:tcPr>
            <w:tcW w:w="6237" w:type="dxa"/>
            <w:vAlign w:val="center"/>
            <w:hideMark/>
          </w:tcPr>
          <w:p w14:paraId="04735F94" w14:textId="5084DD34" w:rsidR="00B07259" w:rsidRPr="00B07259" w:rsidDel="00CA09B8" w:rsidRDefault="00B07259" w:rsidP="00B07259">
            <w:pPr>
              <w:pStyle w:val="TableBody"/>
              <w:rPr>
                <w:del w:id="69" w:author="Anurag Thakur" w:date="2026-04-28T14:36:00Z" w16du:dateUtc="2026-04-28T09:06:00Z"/>
              </w:rPr>
            </w:pPr>
            <w:del w:id="70" w:author="Anurag Thakur" w:date="2026-04-28T14:36:00Z" w16du:dateUtc="2026-04-28T09:06:00Z">
              <w:r w:rsidRPr="00B07259" w:rsidDel="00CA09B8">
                <w:delText>Stores structured logs and enables efficient querying and correlation with metrics and traces.</w:delText>
              </w:r>
            </w:del>
          </w:p>
        </w:tc>
      </w:tr>
      <w:tr w:rsidR="00B07259" w:rsidRPr="00B07259" w:rsidDel="00CA09B8" w14:paraId="23A80A1E" w14:textId="60B8AA9F" w:rsidTr="006D3BDD">
        <w:trPr>
          <w:trHeight w:val="510"/>
          <w:del w:id="71" w:author="Anurag Thakur" w:date="2026-04-28T14:36:00Z"/>
        </w:trPr>
        <w:tc>
          <w:tcPr>
            <w:tcW w:w="1977" w:type="dxa"/>
            <w:vAlign w:val="center"/>
            <w:hideMark/>
          </w:tcPr>
          <w:p w14:paraId="2DFAD190" w14:textId="04842FDA" w:rsidR="00B07259" w:rsidRPr="00B07259" w:rsidDel="00CA09B8" w:rsidRDefault="00B07259" w:rsidP="00B07259">
            <w:pPr>
              <w:pStyle w:val="TableBody"/>
              <w:rPr>
                <w:del w:id="72" w:author="Anurag Thakur" w:date="2026-04-28T14:36:00Z" w16du:dateUtc="2026-04-28T09:06:00Z"/>
              </w:rPr>
            </w:pPr>
            <w:del w:id="73" w:author="Anurag Thakur" w:date="2026-04-28T14:36:00Z" w16du:dateUtc="2026-04-28T09:06:00Z">
              <w:r w:rsidRPr="00B07259" w:rsidDel="00CA09B8">
                <w:delText>Traces Storage</w:delText>
              </w:r>
            </w:del>
          </w:p>
        </w:tc>
        <w:tc>
          <w:tcPr>
            <w:tcW w:w="2126" w:type="dxa"/>
            <w:vAlign w:val="center"/>
            <w:hideMark/>
          </w:tcPr>
          <w:p w14:paraId="0A464FC4" w14:textId="6C284D19" w:rsidR="00B07259" w:rsidRPr="00B07259" w:rsidDel="00CA09B8" w:rsidRDefault="00B07259" w:rsidP="00B07259">
            <w:pPr>
              <w:pStyle w:val="TableBody"/>
              <w:rPr>
                <w:del w:id="74" w:author="Anurag Thakur" w:date="2026-04-28T14:36:00Z" w16du:dateUtc="2026-04-28T09:06:00Z"/>
              </w:rPr>
            </w:pPr>
            <w:del w:id="75" w:author="Anurag Thakur" w:date="2026-04-28T14:36:00Z" w16du:dateUtc="2026-04-28T09:06:00Z">
              <w:r w:rsidRPr="00B07259" w:rsidDel="00CA09B8">
                <w:delText>Tempo</w:delText>
              </w:r>
            </w:del>
          </w:p>
        </w:tc>
        <w:tc>
          <w:tcPr>
            <w:tcW w:w="6237" w:type="dxa"/>
            <w:vAlign w:val="center"/>
            <w:hideMark/>
          </w:tcPr>
          <w:p w14:paraId="466ECC7F" w14:textId="0C1019C1" w:rsidR="00B07259" w:rsidRPr="00B07259" w:rsidDel="00CA09B8" w:rsidRDefault="00B07259" w:rsidP="00B07259">
            <w:pPr>
              <w:pStyle w:val="TableBody"/>
              <w:rPr>
                <w:del w:id="76" w:author="Anurag Thakur" w:date="2026-04-28T14:36:00Z" w16du:dateUtc="2026-04-28T09:06:00Z"/>
              </w:rPr>
            </w:pPr>
            <w:del w:id="77" w:author="Anurag Thakur" w:date="2026-04-28T14:36:00Z" w16du:dateUtc="2026-04-28T09:06:00Z">
              <w:r w:rsidRPr="00B07259" w:rsidDel="00CA09B8">
                <w:delText>Stores distributed traces to provide end</w:delText>
              </w:r>
              <w:r w:rsidRPr="00B07259" w:rsidDel="00CA09B8">
                <w:noBreakHyphen/>
                <w:delText>to</w:delText>
              </w:r>
              <w:r w:rsidRPr="00B07259" w:rsidDel="00CA09B8">
                <w:noBreakHyphen/>
                <w:delText>end visibility into request flows and service dependencies.</w:delText>
              </w:r>
            </w:del>
          </w:p>
        </w:tc>
      </w:tr>
      <w:tr w:rsidR="00B07259" w:rsidRPr="00B07259" w:rsidDel="00CA09B8" w14:paraId="31B29314" w14:textId="442F9FE4" w:rsidTr="006D3BDD">
        <w:trPr>
          <w:trHeight w:val="510"/>
          <w:del w:id="78" w:author="Anurag Thakur" w:date="2026-04-28T14:36:00Z"/>
        </w:trPr>
        <w:tc>
          <w:tcPr>
            <w:tcW w:w="1977" w:type="dxa"/>
            <w:vAlign w:val="center"/>
            <w:hideMark/>
          </w:tcPr>
          <w:p w14:paraId="0098DC8C" w14:textId="0941CEFA" w:rsidR="00B07259" w:rsidRPr="00B07259" w:rsidDel="00CA09B8" w:rsidRDefault="00B07259" w:rsidP="00B07259">
            <w:pPr>
              <w:pStyle w:val="TableBody"/>
              <w:rPr>
                <w:del w:id="79" w:author="Anurag Thakur" w:date="2026-04-28T14:36:00Z" w16du:dateUtc="2026-04-28T09:06:00Z"/>
              </w:rPr>
            </w:pPr>
            <w:del w:id="80" w:author="Anurag Thakur" w:date="2026-04-28T14:36:00Z" w16du:dateUtc="2026-04-28T09:06:00Z">
              <w:r w:rsidRPr="00B07259" w:rsidDel="00CA09B8">
                <w:delText>Visualization</w:delText>
              </w:r>
            </w:del>
          </w:p>
        </w:tc>
        <w:tc>
          <w:tcPr>
            <w:tcW w:w="2126" w:type="dxa"/>
            <w:vAlign w:val="center"/>
            <w:hideMark/>
          </w:tcPr>
          <w:p w14:paraId="03518A74" w14:textId="7C989AE5" w:rsidR="00B07259" w:rsidRPr="00B07259" w:rsidDel="00CA09B8" w:rsidRDefault="00B07259" w:rsidP="00B07259">
            <w:pPr>
              <w:pStyle w:val="TableBody"/>
              <w:rPr>
                <w:del w:id="81" w:author="Anurag Thakur" w:date="2026-04-28T14:36:00Z" w16du:dateUtc="2026-04-28T09:06:00Z"/>
              </w:rPr>
            </w:pPr>
            <w:del w:id="82" w:author="Anurag Thakur" w:date="2026-04-28T14:36:00Z" w16du:dateUtc="2026-04-28T09:06:00Z">
              <w:r w:rsidRPr="00B07259" w:rsidDel="00CA09B8">
                <w:delText>Grafana</w:delText>
              </w:r>
            </w:del>
          </w:p>
        </w:tc>
        <w:tc>
          <w:tcPr>
            <w:tcW w:w="6237" w:type="dxa"/>
            <w:vAlign w:val="center"/>
            <w:hideMark/>
          </w:tcPr>
          <w:p w14:paraId="6A394254" w14:textId="65428686" w:rsidR="00B07259" w:rsidRPr="00B07259" w:rsidDel="00CA09B8" w:rsidRDefault="00B07259" w:rsidP="00B07259">
            <w:pPr>
              <w:pStyle w:val="TableBody"/>
              <w:rPr>
                <w:del w:id="83" w:author="Anurag Thakur" w:date="2026-04-28T14:36:00Z" w16du:dateUtc="2026-04-28T09:06:00Z"/>
              </w:rPr>
            </w:pPr>
            <w:del w:id="84" w:author="Anurag Thakur" w:date="2026-04-28T14:36:00Z" w16du:dateUtc="2026-04-28T09:06:00Z">
              <w:r w:rsidRPr="00B07259" w:rsidDel="00CA09B8">
                <w:delText>Provides dashboards, exploration views, and visual analytics across metrics, logs, and traces.</w:delText>
              </w:r>
            </w:del>
          </w:p>
        </w:tc>
      </w:tr>
      <w:tr w:rsidR="00B07259" w:rsidRPr="00B07259" w:rsidDel="00CA09B8" w14:paraId="5C42F6E4" w14:textId="71A82397" w:rsidTr="006D3BDD">
        <w:trPr>
          <w:trHeight w:val="510"/>
          <w:del w:id="85" w:author="Anurag Thakur" w:date="2026-04-28T14:36:00Z"/>
        </w:trPr>
        <w:tc>
          <w:tcPr>
            <w:tcW w:w="1977" w:type="dxa"/>
            <w:vAlign w:val="center"/>
            <w:hideMark/>
          </w:tcPr>
          <w:p w14:paraId="2AC1297A" w14:textId="48603F61" w:rsidR="00B07259" w:rsidRPr="00B07259" w:rsidDel="00CA09B8" w:rsidRDefault="00B07259" w:rsidP="00B07259">
            <w:pPr>
              <w:pStyle w:val="TableBody"/>
              <w:rPr>
                <w:del w:id="86" w:author="Anurag Thakur" w:date="2026-04-28T14:36:00Z" w16du:dateUtc="2026-04-28T09:06:00Z"/>
              </w:rPr>
            </w:pPr>
            <w:del w:id="87" w:author="Anurag Thakur" w:date="2026-04-28T14:36:00Z" w16du:dateUtc="2026-04-28T09:06:00Z">
              <w:r w:rsidRPr="00B07259" w:rsidDel="00CA09B8">
                <w:delText>Infrastructure Observability</w:delText>
              </w:r>
            </w:del>
          </w:p>
        </w:tc>
        <w:tc>
          <w:tcPr>
            <w:tcW w:w="2126" w:type="dxa"/>
            <w:vAlign w:val="center"/>
            <w:hideMark/>
          </w:tcPr>
          <w:p w14:paraId="4F610489" w14:textId="689835A0" w:rsidR="00B07259" w:rsidRPr="00B07259" w:rsidDel="00CA09B8" w:rsidRDefault="00B07259" w:rsidP="00B07259">
            <w:pPr>
              <w:pStyle w:val="TableBody"/>
              <w:rPr>
                <w:del w:id="88" w:author="Anurag Thakur" w:date="2026-04-28T14:36:00Z" w16du:dateUtc="2026-04-28T09:06:00Z"/>
              </w:rPr>
            </w:pPr>
            <w:del w:id="89" w:author="Anurag Thakur" w:date="2026-04-28T14:36:00Z" w16du:dateUtc="2026-04-28T09:06:00Z">
              <w:r w:rsidRPr="00B07259" w:rsidDel="00CA09B8">
                <w:delText>Node Exporter</w:delText>
              </w:r>
            </w:del>
          </w:p>
        </w:tc>
        <w:tc>
          <w:tcPr>
            <w:tcW w:w="6237" w:type="dxa"/>
            <w:vAlign w:val="center"/>
            <w:hideMark/>
          </w:tcPr>
          <w:p w14:paraId="57F7E617" w14:textId="79FCC896" w:rsidR="00B07259" w:rsidRPr="00B07259" w:rsidDel="00CA09B8" w:rsidRDefault="00B07259" w:rsidP="00B07259">
            <w:pPr>
              <w:pStyle w:val="TableBody"/>
              <w:rPr>
                <w:del w:id="90" w:author="Anurag Thakur" w:date="2026-04-28T14:36:00Z" w16du:dateUtc="2026-04-28T09:06:00Z"/>
              </w:rPr>
            </w:pPr>
            <w:del w:id="91" w:author="Anurag Thakur" w:date="2026-04-28T14:36:00Z" w16du:dateUtc="2026-04-28T09:06:00Z">
              <w:r w:rsidRPr="00B07259" w:rsidDel="00CA09B8">
                <w:delText>Exposes operating system–level metrics (CPU, memory, disk, network) for hosts and nodes.</w:delText>
              </w:r>
            </w:del>
          </w:p>
        </w:tc>
      </w:tr>
      <w:tr w:rsidR="00B07259" w:rsidRPr="00B07259" w:rsidDel="00CA09B8" w14:paraId="5294C5D8" w14:textId="20ED7C0A" w:rsidTr="006D3BDD">
        <w:trPr>
          <w:trHeight w:val="510"/>
          <w:del w:id="92" w:author="Anurag Thakur" w:date="2026-04-28T14:36:00Z"/>
        </w:trPr>
        <w:tc>
          <w:tcPr>
            <w:tcW w:w="1977" w:type="dxa"/>
            <w:vAlign w:val="center"/>
            <w:hideMark/>
          </w:tcPr>
          <w:p w14:paraId="1006704F" w14:textId="3C930B44" w:rsidR="00B07259" w:rsidRPr="00B07259" w:rsidDel="00CA09B8" w:rsidRDefault="00B07259" w:rsidP="00B07259">
            <w:pPr>
              <w:pStyle w:val="TableBody"/>
              <w:rPr>
                <w:del w:id="93" w:author="Anurag Thakur" w:date="2026-04-28T14:36:00Z" w16du:dateUtc="2026-04-28T09:06:00Z"/>
              </w:rPr>
            </w:pPr>
            <w:del w:id="94" w:author="Anurag Thakur" w:date="2026-04-28T14:36:00Z" w16du:dateUtc="2026-04-28T09:06:00Z">
              <w:r w:rsidRPr="00B07259" w:rsidDel="00CA09B8">
                <w:delText>Kubernetes Observability</w:delText>
              </w:r>
            </w:del>
          </w:p>
        </w:tc>
        <w:tc>
          <w:tcPr>
            <w:tcW w:w="2126" w:type="dxa"/>
            <w:vAlign w:val="center"/>
            <w:hideMark/>
          </w:tcPr>
          <w:p w14:paraId="620F3441" w14:textId="30EB128A" w:rsidR="00B07259" w:rsidRPr="00B07259" w:rsidDel="00CA09B8" w:rsidRDefault="00B07259" w:rsidP="00B07259">
            <w:pPr>
              <w:pStyle w:val="TableBody"/>
              <w:rPr>
                <w:del w:id="95" w:author="Anurag Thakur" w:date="2026-04-28T14:36:00Z" w16du:dateUtc="2026-04-28T09:06:00Z"/>
              </w:rPr>
            </w:pPr>
            <w:del w:id="96" w:author="Anurag Thakur" w:date="2026-04-28T14:36:00Z" w16du:dateUtc="2026-04-28T09:06:00Z">
              <w:r w:rsidRPr="00B07259" w:rsidDel="00CA09B8">
                <w:delText>kube</w:delText>
              </w:r>
              <w:r w:rsidRPr="00B07259" w:rsidDel="00CA09B8">
                <w:noBreakHyphen/>
                <w:delText>state</w:delText>
              </w:r>
              <w:r w:rsidRPr="00B07259" w:rsidDel="00CA09B8">
                <w:noBreakHyphen/>
                <w:delText>metrics</w:delText>
              </w:r>
            </w:del>
          </w:p>
        </w:tc>
        <w:tc>
          <w:tcPr>
            <w:tcW w:w="6237" w:type="dxa"/>
            <w:vAlign w:val="center"/>
            <w:hideMark/>
          </w:tcPr>
          <w:p w14:paraId="7C548C3C" w14:textId="53EC07A1" w:rsidR="00B07259" w:rsidRPr="00B07259" w:rsidDel="00CA09B8" w:rsidRDefault="00B07259" w:rsidP="00B07259">
            <w:pPr>
              <w:pStyle w:val="TableBody"/>
              <w:rPr>
                <w:del w:id="97" w:author="Anurag Thakur" w:date="2026-04-28T14:36:00Z" w16du:dateUtc="2026-04-28T09:06:00Z"/>
              </w:rPr>
            </w:pPr>
            <w:del w:id="98" w:author="Anurag Thakur" w:date="2026-04-28T14:36:00Z" w16du:dateUtc="2026-04-28T09:06:00Z">
              <w:r w:rsidRPr="00B07259" w:rsidDel="00CA09B8">
                <w:delText>Exposes Kubernetes object state (deployments, pods, nodes, etc.) for monitoring cluster health and capacity.</w:delText>
              </w:r>
            </w:del>
          </w:p>
        </w:tc>
      </w:tr>
      <w:tr w:rsidR="00B07259" w:rsidRPr="00B07259" w:rsidDel="00CA09B8" w14:paraId="3F269AD8" w14:textId="586743BD" w:rsidTr="006D3BDD">
        <w:trPr>
          <w:trHeight w:val="510"/>
          <w:del w:id="99" w:author="Anurag Thakur" w:date="2026-04-28T14:36:00Z"/>
        </w:trPr>
        <w:tc>
          <w:tcPr>
            <w:tcW w:w="1977" w:type="dxa"/>
            <w:vAlign w:val="center"/>
            <w:hideMark/>
          </w:tcPr>
          <w:p w14:paraId="3076C69D" w14:textId="3F51F563" w:rsidR="00B07259" w:rsidRPr="00B07259" w:rsidDel="00CA09B8" w:rsidRDefault="00B07259" w:rsidP="00B07259">
            <w:pPr>
              <w:pStyle w:val="TableBody"/>
              <w:rPr>
                <w:del w:id="100" w:author="Anurag Thakur" w:date="2026-04-28T14:36:00Z" w16du:dateUtc="2026-04-28T09:06:00Z"/>
              </w:rPr>
            </w:pPr>
            <w:del w:id="101" w:author="Anurag Thakur" w:date="2026-04-28T14:36:00Z" w16du:dateUtc="2026-04-28T09:06:00Z">
              <w:r w:rsidRPr="00B07259" w:rsidDel="00CA09B8">
                <w:delText>Network Monitoring</w:delText>
              </w:r>
            </w:del>
          </w:p>
        </w:tc>
        <w:tc>
          <w:tcPr>
            <w:tcW w:w="2126" w:type="dxa"/>
            <w:vAlign w:val="center"/>
            <w:hideMark/>
          </w:tcPr>
          <w:p w14:paraId="57AE3207" w14:textId="117AA286" w:rsidR="00B07259" w:rsidRPr="00B07259" w:rsidDel="00CA09B8" w:rsidRDefault="00B07259" w:rsidP="00B07259">
            <w:pPr>
              <w:pStyle w:val="TableBody"/>
              <w:rPr>
                <w:del w:id="102" w:author="Anurag Thakur" w:date="2026-04-28T14:36:00Z" w16du:dateUtc="2026-04-28T09:06:00Z"/>
              </w:rPr>
            </w:pPr>
            <w:del w:id="103" w:author="Anurag Thakur" w:date="2026-04-28T14:36:00Z" w16du:dateUtc="2026-04-28T09:06:00Z">
              <w:r w:rsidRPr="00B07259" w:rsidDel="00CA09B8">
                <w:delText>eBPF / Cilium / Pixie</w:delText>
              </w:r>
            </w:del>
          </w:p>
        </w:tc>
        <w:tc>
          <w:tcPr>
            <w:tcW w:w="6237" w:type="dxa"/>
            <w:vAlign w:val="center"/>
            <w:hideMark/>
          </w:tcPr>
          <w:p w14:paraId="50C20AD6" w14:textId="451F2F52" w:rsidR="00B07259" w:rsidRPr="00B07259" w:rsidDel="00CA09B8" w:rsidRDefault="00B07259" w:rsidP="00B07259">
            <w:pPr>
              <w:pStyle w:val="TableBody"/>
              <w:rPr>
                <w:del w:id="104" w:author="Anurag Thakur" w:date="2026-04-28T14:36:00Z" w16du:dateUtc="2026-04-28T09:06:00Z"/>
              </w:rPr>
            </w:pPr>
            <w:del w:id="105" w:author="Anurag Thakur" w:date="2026-04-28T14:36:00Z" w16du:dateUtc="2026-04-28T09:06:00Z">
              <w:r w:rsidRPr="00B07259" w:rsidDel="00CA09B8">
                <w:delText xml:space="preserve">Captures and </w:delText>
              </w:r>
              <w:r w:rsidR="00DD5D97" w:rsidRPr="00B07259" w:rsidDel="00CA09B8">
                <w:delText>analyses</w:delText>
              </w:r>
              <w:r w:rsidRPr="00B07259" w:rsidDel="00CA09B8">
                <w:delText xml:space="preserve"> network traffic and flows to provide network tracing and service communication insights.</w:delText>
              </w:r>
            </w:del>
          </w:p>
        </w:tc>
      </w:tr>
      <w:tr w:rsidR="00B07259" w:rsidRPr="00B07259" w:rsidDel="00CA09B8" w14:paraId="3C19C0A8" w14:textId="5D7A8D28" w:rsidTr="006D3BDD">
        <w:trPr>
          <w:trHeight w:val="510"/>
          <w:del w:id="106" w:author="Anurag Thakur" w:date="2026-04-28T14:36:00Z"/>
        </w:trPr>
        <w:tc>
          <w:tcPr>
            <w:tcW w:w="1977" w:type="dxa"/>
            <w:vAlign w:val="center"/>
            <w:hideMark/>
          </w:tcPr>
          <w:p w14:paraId="470F27E9" w14:textId="3B74B127" w:rsidR="00B07259" w:rsidRPr="00B07259" w:rsidDel="00CA09B8" w:rsidRDefault="00B07259" w:rsidP="00B07259">
            <w:pPr>
              <w:pStyle w:val="TableBody"/>
              <w:rPr>
                <w:del w:id="107" w:author="Anurag Thakur" w:date="2026-04-28T14:36:00Z" w16du:dateUtc="2026-04-28T09:06:00Z"/>
              </w:rPr>
            </w:pPr>
            <w:del w:id="108" w:author="Anurag Thakur" w:date="2026-04-28T14:36:00Z" w16du:dateUtc="2026-04-28T09:06:00Z">
              <w:r w:rsidRPr="00B07259" w:rsidDel="00CA09B8">
                <w:delText>Database Observability</w:delText>
              </w:r>
            </w:del>
          </w:p>
        </w:tc>
        <w:tc>
          <w:tcPr>
            <w:tcW w:w="2126" w:type="dxa"/>
            <w:vAlign w:val="center"/>
            <w:hideMark/>
          </w:tcPr>
          <w:p w14:paraId="2B7AEE83" w14:textId="1825E8B7" w:rsidR="00B07259" w:rsidRPr="00B07259" w:rsidDel="00CA09B8" w:rsidRDefault="00B07259" w:rsidP="00B07259">
            <w:pPr>
              <w:pStyle w:val="TableBody"/>
              <w:rPr>
                <w:del w:id="109" w:author="Anurag Thakur" w:date="2026-04-28T14:36:00Z" w16du:dateUtc="2026-04-28T09:06:00Z"/>
              </w:rPr>
            </w:pPr>
            <w:del w:id="110" w:author="Anurag Thakur" w:date="2026-04-28T14:36:00Z" w16du:dateUtc="2026-04-28T09:06:00Z">
              <w:r w:rsidRPr="00B07259" w:rsidDel="00CA09B8">
                <w:delText>Postgres / MySQL exporter</w:delText>
              </w:r>
            </w:del>
          </w:p>
        </w:tc>
        <w:tc>
          <w:tcPr>
            <w:tcW w:w="6237" w:type="dxa"/>
            <w:vAlign w:val="center"/>
            <w:hideMark/>
          </w:tcPr>
          <w:p w14:paraId="261CDB67" w14:textId="7B1E88FF" w:rsidR="00B07259" w:rsidRPr="00B07259" w:rsidDel="00CA09B8" w:rsidRDefault="00B07259" w:rsidP="00B07259">
            <w:pPr>
              <w:pStyle w:val="TableBody"/>
              <w:rPr>
                <w:del w:id="111" w:author="Anurag Thakur" w:date="2026-04-28T14:36:00Z" w16du:dateUtc="2026-04-28T09:06:00Z"/>
              </w:rPr>
            </w:pPr>
            <w:del w:id="112" w:author="Anurag Thakur" w:date="2026-04-28T14:36:00Z" w16du:dateUtc="2026-04-28T09:06:00Z">
              <w:r w:rsidRPr="00B07259" w:rsidDel="00CA09B8">
                <w:delText>Exposes database metrics (queries, latency, connections, errors) for monitoring database health and performance.</w:delText>
              </w:r>
            </w:del>
          </w:p>
        </w:tc>
      </w:tr>
      <w:tr w:rsidR="00B07259" w:rsidRPr="00B07259" w:rsidDel="00CA09B8" w14:paraId="48C76959" w14:textId="2C1B4656" w:rsidTr="006D3BDD">
        <w:trPr>
          <w:trHeight w:val="510"/>
          <w:del w:id="113" w:author="Anurag Thakur" w:date="2026-04-28T14:36:00Z"/>
        </w:trPr>
        <w:tc>
          <w:tcPr>
            <w:tcW w:w="1977" w:type="dxa"/>
            <w:vAlign w:val="center"/>
            <w:hideMark/>
          </w:tcPr>
          <w:p w14:paraId="4300B663" w14:textId="509CEC71" w:rsidR="00B07259" w:rsidRPr="00B07259" w:rsidDel="00CA09B8" w:rsidRDefault="00B07259" w:rsidP="00B07259">
            <w:pPr>
              <w:pStyle w:val="TableBody"/>
              <w:rPr>
                <w:del w:id="114" w:author="Anurag Thakur" w:date="2026-04-28T14:36:00Z" w16du:dateUtc="2026-04-28T09:06:00Z"/>
              </w:rPr>
            </w:pPr>
            <w:del w:id="115" w:author="Anurag Thakur" w:date="2026-04-28T14:36:00Z" w16du:dateUtc="2026-04-28T09:06:00Z">
              <w:r w:rsidRPr="00B07259" w:rsidDel="00CA09B8">
                <w:delText>Alerting</w:delText>
              </w:r>
            </w:del>
          </w:p>
        </w:tc>
        <w:tc>
          <w:tcPr>
            <w:tcW w:w="2126" w:type="dxa"/>
            <w:vAlign w:val="center"/>
            <w:hideMark/>
          </w:tcPr>
          <w:p w14:paraId="0D61C723" w14:textId="09A07C22" w:rsidR="00B07259" w:rsidRPr="00B07259" w:rsidDel="00CA09B8" w:rsidRDefault="00B07259" w:rsidP="00B07259">
            <w:pPr>
              <w:pStyle w:val="TableBody"/>
              <w:rPr>
                <w:del w:id="116" w:author="Anurag Thakur" w:date="2026-04-28T14:36:00Z" w16du:dateUtc="2026-04-28T09:06:00Z"/>
              </w:rPr>
            </w:pPr>
            <w:del w:id="117" w:author="Anurag Thakur" w:date="2026-04-28T14:36:00Z" w16du:dateUtc="2026-04-28T09:06:00Z">
              <w:r w:rsidRPr="00B07259" w:rsidDel="00CA09B8">
                <w:delText xml:space="preserve">Grafana Alerting / </w:delText>
              </w:r>
              <w:r w:rsidR="00C056FB" w:rsidDel="00CA09B8">
                <w:delText>a</w:delText>
              </w:r>
              <w:r w:rsidR="00DD5D97" w:rsidRPr="00B07259" w:rsidDel="00CA09B8">
                <w:delText>lertmanager</w:delText>
              </w:r>
            </w:del>
          </w:p>
        </w:tc>
        <w:tc>
          <w:tcPr>
            <w:tcW w:w="6237" w:type="dxa"/>
            <w:vAlign w:val="center"/>
            <w:hideMark/>
          </w:tcPr>
          <w:p w14:paraId="7B215504" w14:textId="26692E20" w:rsidR="00B07259" w:rsidRPr="00B07259" w:rsidDel="00CA09B8" w:rsidRDefault="00B07259" w:rsidP="00B07259">
            <w:pPr>
              <w:pStyle w:val="TableBody"/>
              <w:rPr>
                <w:del w:id="118" w:author="Anurag Thakur" w:date="2026-04-28T14:36:00Z" w16du:dateUtc="2026-04-28T09:06:00Z"/>
              </w:rPr>
            </w:pPr>
            <w:del w:id="119" w:author="Anurag Thakur" w:date="2026-04-28T14:36:00Z" w16du:dateUtc="2026-04-28T09:06:00Z">
              <w:r w:rsidRPr="00B07259" w:rsidDel="00CA09B8">
                <w:delText>Manages alert rules, routing, and notifications for incidents based on telemetry signals.</w:delText>
              </w:r>
            </w:del>
          </w:p>
        </w:tc>
      </w:tr>
    </w:tbl>
    <w:p w14:paraId="3DB212A0" w14:textId="47505189" w:rsidR="0031123F" w:rsidRDefault="00C60B2C" w:rsidP="00B83204">
      <w:pPr>
        <w:rPr>
          <w:ins w:id="120" w:author="Anurag Thakur" w:date="2026-04-28T14:37:00Z" w16du:dateUtc="2026-04-28T09:07:00Z"/>
        </w:rPr>
      </w:pPr>
      <w:del w:id="121" w:author="Anurag Thakur" w:date="2026-04-28T14:36:00Z" w16du:dateUtc="2026-04-28T09:06:00Z">
        <w:r w:rsidRPr="00C60B2C" w:rsidDel="00CA09B8">
          <w:delText>Everything above is open-source and OpenTelemetry compatible.</w:delText>
        </w:r>
      </w:del>
      <w:ins w:id="122" w:author="Anurag Thakur" w:date="2026-04-28T14:36:00Z">
        <w:r w:rsidR="0031123F" w:rsidRPr="0031123F">
          <w:t>The</w:t>
        </w:r>
      </w:ins>
      <w:ins w:id="123" w:author="Anurag Thakur" w:date="2026-05-01T12:33:00Z" w16du:dateUtc="2026-05-01T07:03:00Z">
        <w:r w:rsidR="00806505">
          <w:t xml:space="preserve"> </w:t>
        </w:r>
      </w:ins>
      <w:ins w:id="124" w:author="Anurag Thakur" w:date="2026-04-28T14:36:00Z">
        <w:r w:rsidR="0031123F" w:rsidRPr="0031123F">
          <w:t>observability</w:t>
        </w:r>
      </w:ins>
      <w:ins w:id="125" w:author="Anurag Thakur" w:date="2026-05-01T12:33:00Z" w16du:dateUtc="2026-05-01T07:03:00Z">
        <w:r w:rsidR="00806505">
          <w:t xml:space="preserve"> </w:t>
        </w:r>
      </w:ins>
      <w:ins w:id="126" w:author="Anurag Thakur" w:date="2026-04-28T14:36:00Z">
        <w:r w:rsidR="0031123F" w:rsidRPr="0031123F">
          <w:t>platform</w:t>
        </w:r>
      </w:ins>
      <w:ins w:id="127" w:author="Anurag Thakur" w:date="2026-05-01T12:33:00Z" w16du:dateUtc="2026-05-01T07:03:00Z">
        <w:r w:rsidR="00806505">
          <w:t xml:space="preserve"> </w:t>
        </w:r>
      </w:ins>
      <w:ins w:id="128" w:author="Anurag Thakur" w:date="2026-04-28T14:36:00Z">
        <w:r w:rsidR="0031123F" w:rsidRPr="0031123F">
          <w:t>is</w:t>
        </w:r>
      </w:ins>
      <w:ins w:id="129" w:author="Anurag Thakur" w:date="2026-05-01T12:33:00Z" w16du:dateUtc="2026-05-01T07:03:00Z">
        <w:r w:rsidR="00806505">
          <w:t xml:space="preserve"> </w:t>
        </w:r>
      </w:ins>
      <w:ins w:id="130" w:author="Anurag Thakur" w:date="2026-04-28T14:36:00Z">
        <w:r w:rsidR="0031123F" w:rsidRPr="0031123F">
          <w:t>designed</w:t>
        </w:r>
      </w:ins>
      <w:ins w:id="131" w:author="Anurag Thakur" w:date="2026-05-01T12:33:00Z" w16du:dateUtc="2026-05-01T07:03:00Z">
        <w:r w:rsidR="00806505">
          <w:t xml:space="preserve"> </w:t>
        </w:r>
      </w:ins>
      <w:ins w:id="132" w:author="Anurag Thakur" w:date="2026-04-28T14:36:00Z">
        <w:r w:rsidR="0031123F" w:rsidRPr="0031123F">
          <w:t>as</w:t>
        </w:r>
      </w:ins>
      <w:ins w:id="133" w:author="Anurag Thakur" w:date="2026-05-01T12:33:00Z" w16du:dateUtc="2026-05-01T07:03:00Z">
        <w:r w:rsidR="00806505">
          <w:t xml:space="preserve"> </w:t>
        </w:r>
      </w:ins>
      <w:ins w:id="134" w:author="Anurag Thakur" w:date="2026-04-28T14:36:00Z">
        <w:r w:rsidR="0031123F" w:rsidRPr="0031123F">
          <w:t>a</w:t>
        </w:r>
      </w:ins>
      <w:ins w:id="135" w:author="Anurag Thakur" w:date="2026-05-01T12:33:00Z" w16du:dateUtc="2026-05-01T07:03:00Z">
        <w:r w:rsidR="00806505">
          <w:t xml:space="preserve"> </w:t>
        </w:r>
      </w:ins>
      <w:ins w:id="136" w:author="Anurag Thakur" w:date="2026-04-28T14:36:00Z">
        <w:r w:rsidR="0031123F" w:rsidRPr="0031123F">
          <w:t>layered,</w:t>
        </w:r>
      </w:ins>
      <w:ins w:id="137" w:author="Anurag Thakur" w:date="2026-05-01T12:33:00Z" w16du:dateUtc="2026-05-01T07:03:00Z">
        <w:r w:rsidR="00806505">
          <w:t xml:space="preserve"> </w:t>
        </w:r>
      </w:ins>
      <w:ins w:id="138" w:author="Anurag Thakur" w:date="2026-04-28T14:36:00Z">
        <w:r w:rsidR="0031123F" w:rsidRPr="0031123F">
          <w:t>vendor-neutral</w:t>
        </w:r>
      </w:ins>
      <w:ins w:id="139" w:author="Anurag Thakur" w:date="2026-05-01T12:33:00Z" w16du:dateUtc="2026-05-01T07:03:00Z">
        <w:r w:rsidR="00806505">
          <w:t xml:space="preserve"> </w:t>
        </w:r>
      </w:ins>
      <w:ins w:id="140" w:author="Anurag Thakur" w:date="2026-04-28T14:36:00Z">
        <w:r w:rsidR="0031123F" w:rsidRPr="0031123F">
          <w:t>architecture</w:t>
        </w:r>
      </w:ins>
      <w:ins w:id="141" w:author="Anurag Thakur" w:date="2026-05-01T12:33:00Z" w16du:dateUtc="2026-05-01T07:03:00Z">
        <w:r w:rsidR="00806505">
          <w:t xml:space="preserve"> </w:t>
        </w:r>
      </w:ins>
      <w:ins w:id="142" w:author="Anurag Thakur" w:date="2026-04-28T14:36:00Z">
        <w:r w:rsidR="0031123F" w:rsidRPr="0031123F">
          <w:t>based</w:t>
        </w:r>
      </w:ins>
      <w:ins w:id="143" w:author="Anurag Thakur" w:date="2026-05-01T12:33:00Z" w16du:dateUtc="2026-05-01T07:03:00Z">
        <w:r w:rsidR="00806505">
          <w:t xml:space="preserve"> </w:t>
        </w:r>
      </w:ins>
      <w:ins w:id="144" w:author="Anurag Thakur" w:date="2026-04-28T14:36:00Z">
        <w:r w:rsidR="0031123F" w:rsidRPr="0031123F">
          <w:t>on</w:t>
        </w:r>
      </w:ins>
      <w:ins w:id="145" w:author="Anurag Thakur" w:date="2026-05-01T12:33:00Z" w16du:dateUtc="2026-05-01T07:03:00Z">
        <w:r w:rsidR="00806505">
          <w:t xml:space="preserve"> </w:t>
        </w:r>
      </w:ins>
      <w:ins w:id="146" w:author="Anurag Thakur" w:date="2026-04-28T14:36:00Z">
        <w:r w:rsidR="0031123F" w:rsidRPr="0031123F">
          <w:t>open</w:t>
        </w:r>
      </w:ins>
      <w:ins w:id="147" w:author="Anurag Thakur" w:date="2026-05-01T12:33:00Z" w16du:dateUtc="2026-05-01T07:03:00Z">
        <w:r w:rsidR="00806505">
          <w:t xml:space="preserve"> </w:t>
        </w:r>
      </w:ins>
      <w:ins w:id="148" w:author="Anurag Thakur" w:date="2026-04-28T14:36:00Z">
        <w:r w:rsidR="0031123F" w:rsidRPr="0031123F">
          <w:t>standards</w:t>
        </w:r>
      </w:ins>
      <w:ins w:id="149" w:author="Anurag Thakur" w:date="2026-05-01T12:33:00Z" w16du:dateUtc="2026-05-01T07:03:00Z">
        <w:r w:rsidR="00806505">
          <w:t xml:space="preserve"> </w:t>
        </w:r>
      </w:ins>
      <w:ins w:id="150" w:author="Anurag Thakur" w:date="2026-04-28T14:36:00Z">
        <w:r w:rsidR="0031123F" w:rsidRPr="0031123F">
          <w:t>and</w:t>
        </w:r>
      </w:ins>
      <w:ins w:id="151" w:author="Anurag Thakur" w:date="2026-05-01T12:33:00Z" w16du:dateUtc="2026-05-01T07:03:00Z">
        <w:r w:rsidR="00806505">
          <w:t xml:space="preserve"> </w:t>
        </w:r>
      </w:ins>
      <w:ins w:id="152" w:author="Anurag Thakur" w:date="2026-04-28T14:36:00Z">
        <w:r w:rsidR="0031123F" w:rsidRPr="0031123F">
          <w:t>open-source</w:t>
        </w:r>
      </w:ins>
      <w:ins w:id="153" w:author="Anurag Thakur" w:date="2026-05-01T12:33:00Z" w16du:dateUtc="2026-05-01T07:03:00Z">
        <w:r w:rsidR="00806505">
          <w:t xml:space="preserve"> </w:t>
        </w:r>
      </w:ins>
      <w:ins w:id="154" w:author="Anurag Thakur" w:date="2026-04-28T14:36:00Z">
        <w:r w:rsidR="0031123F" w:rsidRPr="0031123F">
          <w:t>components.</w:t>
        </w:r>
      </w:ins>
      <w:ins w:id="155" w:author="Anurag Thakur" w:date="2026-05-01T12:33:00Z" w16du:dateUtc="2026-05-01T07:03:00Z">
        <w:r w:rsidR="00806505">
          <w:t xml:space="preserve"> </w:t>
        </w:r>
      </w:ins>
      <w:ins w:id="156" w:author="Anurag Thakur" w:date="2026-04-28T14:36:00Z">
        <w:r w:rsidR="0031123F" w:rsidRPr="0031123F">
          <w:t>The</w:t>
        </w:r>
      </w:ins>
      <w:ins w:id="157" w:author="Anurag Thakur" w:date="2026-05-01T12:33:00Z" w16du:dateUtc="2026-05-01T07:03:00Z">
        <w:r w:rsidR="00806505">
          <w:t xml:space="preserve"> </w:t>
        </w:r>
      </w:ins>
      <w:ins w:id="158" w:author="Anurag Thakur" w:date="2026-04-28T14:36:00Z">
        <w:r w:rsidR="0031123F" w:rsidRPr="0031123F">
          <w:t>goal</w:t>
        </w:r>
      </w:ins>
      <w:ins w:id="159" w:author="Anurag Thakur" w:date="2026-05-01T12:33:00Z" w16du:dateUtc="2026-05-01T07:03:00Z">
        <w:r w:rsidR="00806505">
          <w:t xml:space="preserve"> </w:t>
        </w:r>
      </w:ins>
      <w:ins w:id="160" w:author="Anurag Thakur" w:date="2026-04-28T14:36:00Z">
        <w:r w:rsidR="0031123F" w:rsidRPr="0031123F">
          <w:t>is</w:t>
        </w:r>
      </w:ins>
      <w:ins w:id="161" w:author="Anurag Thakur" w:date="2026-05-01T12:33:00Z" w16du:dateUtc="2026-05-01T07:03:00Z">
        <w:r w:rsidR="00806505">
          <w:t xml:space="preserve"> </w:t>
        </w:r>
      </w:ins>
      <w:ins w:id="162" w:author="Anurag Thakur" w:date="2026-04-28T14:36:00Z">
        <w:r w:rsidR="0031123F" w:rsidRPr="0031123F">
          <w:t>to</w:t>
        </w:r>
      </w:ins>
      <w:ins w:id="163" w:author="Anurag Thakur" w:date="2026-05-01T12:33:00Z" w16du:dateUtc="2026-05-01T07:03:00Z">
        <w:r w:rsidR="00806505">
          <w:t xml:space="preserve"> </w:t>
        </w:r>
      </w:ins>
      <w:ins w:id="164" w:author="Anurag Thakur" w:date="2026-04-28T14:36:00Z">
        <w:r w:rsidR="0031123F" w:rsidRPr="0031123F">
          <w:t>provide</w:t>
        </w:r>
      </w:ins>
      <w:ins w:id="165" w:author="Anurag Thakur" w:date="2026-05-01T12:33:00Z" w16du:dateUtc="2026-05-01T07:03:00Z">
        <w:r w:rsidR="00806505">
          <w:t xml:space="preserve"> </w:t>
        </w:r>
      </w:ins>
      <w:ins w:id="166" w:author="Anurag Thakur" w:date="2026-04-28T14:36:00Z">
        <w:r w:rsidR="0031123F" w:rsidRPr="0031123F">
          <w:t>end-to-end</w:t>
        </w:r>
      </w:ins>
      <w:ins w:id="167" w:author="Anurag Thakur" w:date="2026-05-01T12:33:00Z" w16du:dateUtc="2026-05-01T07:03:00Z">
        <w:r w:rsidR="00806505">
          <w:t xml:space="preserve"> </w:t>
        </w:r>
      </w:ins>
      <w:ins w:id="168" w:author="Anurag Thakur" w:date="2026-04-28T14:36:00Z">
        <w:r w:rsidR="0031123F" w:rsidRPr="0031123F">
          <w:t>visibility</w:t>
        </w:r>
      </w:ins>
      <w:ins w:id="169" w:author="Anurag Thakur" w:date="2026-05-01T12:33:00Z" w16du:dateUtc="2026-05-01T07:03:00Z">
        <w:r w:rsidR="00806505">
          <w:t xml:space="preserve"> </w:t>
        </w:r>
      </w:ins>
      <w:ins w:id="170" w:author="Anurag Thakur" w:date="2026-04-28T14:36:00Z">
        <w:r w:rsidR="0031123F" w:rsidRPr="0031123F">
          <w:t>across</w:t>
        </w:r>
      </w:ins>
      <w:ins w:id="171" w:author="Anurag Thakur" w:date="2026-05-01T12:33:00Z" w16du:dateUtc="2026-05-01T07:03:00Z">
        <w:r w:rsidR="00806505">
          <w:t xml:space="preserve"> </w:t>
        </w:r>
      </w:ins>
      <w:ins w:id="172" w:author="Anurag Thakur" w:date="2026-04-28T14:36:00Z">
        <w:r w:rsidR="0031123F" w:rsidRPr="0031123F">
          <w:t>application,</w:t>
        </w:r>
      </w:ins>
      <w:ins w:id="173" w:author="Anurag Thakur" w:date="2026-05-01T12:33:00Z" w16du:dateUtc="2026-05-01T07:03:00Z">
        <w:r w:rsidR="00806505">
          <w:t xml:space="preserve"> </w:t>
        </w:r>
      </w:ins>
      <w:ins w:id="174" w:author="Anurag Thakur" w:date="2026-04-28T14:36:00Z">
        <w:r w:rsidR="0031123F" w:rsidRPr="0031123F">
          <w:t>infrastructure,</w:t>
        </w:r>
      </w:ins>
      <w:ins w:id="175" w:author="Anurag Thakur" w:date="2026-05-01T12:33:00Z" w16du:dateUtc="2026-05-01T07:03:00Z">
        <w:r w:rsidR="00806505">
          <w:t xml:space="preserve"> </w:t>
        </w:r>
      </w:ins>
      <w:ins w:id="176" w:author="Anurag Thakur" w:date="2026-04-28T14:36:00Z">
        <w:r w:rsidR="0031123F" w:rsidRPr="0031123F">
          <w:t>Kubernetes,</w:t>
        </w:r>
      </w:ins>
      <w:ins w:id="177" w:author="Anurag Thakur" w:date="2026-05-01T12:33:00Z" w16du:dateUtc="2026-05-01T07:03:00Z">
        <w:r w:rsidR="00806505">
          <w:t xml:space="preserve"> </w:t>
        </w:r>
      </w:ins>
      <w:ins w:id="178" w:author="Anurag Thakur" w:date="2026-04-28T14:36:00Z">
        <w:r w:rsidR="0031123F" w:rsidRPr="0031123F">
          <w:t>network,</w:t>
        </w:r>
      </w:ins>
      <w:ins w:id="179" w:author="Anurag Thakur" w:date="2026-05-01T12:33:00Z" w16du:dateUtc="2026-05-01T07:03:00Z">
        <w:r w:rsidR="00806505">
          <w:t xml:space="preserve"> </w:t>
        </w:r>
      </w:ins>
      <w:ins w:id="180" w:author="Anurag Thakur" w:date="2026-04-28T14:36:00Z">
        <w:r w:rsidR="0031123F" w:rsidRPr="0031123F">
          <w:t>and</w:t>
        </w:r>
      </w:ins>
      <w:ins w:id="181" w:author="Anurag Thakur" w:date="2026-05-01T12:33:00Z" w16du:dateUtc="2026-05-01T07:03:00Z">
        <w:r w:rsidR="00806505">
          <w:t xml:space="preserve"> </w:t>
        </w:r>
      </w:ins>
      <w:ins w:id="182" w:author="Anurag Thakur" w:date="2026-04-28T14:36:00Z">
        <w:r w:rsidR="0031123F" w:rsidRPr="0031123F">
          <w:t>database</w:t>
        </w:r>
      </w:ins>
      <w:ins w:id="183" w:author="Anurag Thakur" w:date="2026-05-01T12:33:00Z" w16du:dateUtc="2026-05-01T07:03:00Z">
        <w:r w:rsidR="00806505">
          <w:t xml:space="preserve"> </w:t>
        </w:r>
      </w:ins>
      <w:ins w:id="184" w:author="Anurag Thakur" w:date="2026-04-28T14:36:00Z">
        <w:r w:rsidR="0031123F" w:rsidRPr="0031123F">
          <w:t>domains</w:t>
        </w:r>
      </w:ins>
      <w:ins w:id="185" w:author="Anurag Thakur" w:date="2026-05-01T12:33:00Z" w16du:dateUtc="2026-05-01T07:03:00Z">
        <w:r w:rsidR="00806505">
          <w:t xml:space="preserve"> </w:t>
        </w:r>
      </w:ins>
      <w:ins w:id="186" w:author="Anurag Thakur" w:date="2026-04-28T14:36:00Z">
        <w:r w:rsidR="0031123F" w:rsidRPr="0031123F">
          <w:t>while</w:t>
        </w:r>
      </w:ins>
      <w:ins w:id="187" w:author="Anurag Thakur" w:date="2026-05-01T12:33:00Z" w16du:dateUtc="2026-05-01T07:03:00Z">
        <w:r w:rsidR="00806505">
          <w:t xml:space="preserve"> </w:t>
        </w:r>
      </w:ins>
      <w:ins w:id="188" w:author="Anurag Thakur" w:date="2026-04-28T14:36:00Z">
        <w:r w:rsidR="0031123F" w:rsidRPr="0031123F">
          <w:t>preserving</w:t>
        </w:r>
      </w:ins>
      <w:ins w:id="189" w:author="Anurag Thakur" w:date="2026-05-01T12:33:00Z" w16du:dateUtc="2026-05-01T07:03:00Z">
        <w:r w:rsidR="00806505">
          <w:t xml:space="preserve"> </w:t>
        </w:r>
      </w:ins>
      <w:ins w:id="190" w:author="Anurag Thakur" w:date="2026-04-28T14:36:00Z">
        <w:r w:rsidR="0031123F" w:rsidRPr="0031123F">
          <w:t>flexibility</w:t>
        </w:r>
      </w:ins>
      <w:ins w:id="191" w:author="Anurag Thakur" w:date="2026-05-01T12:33:00Z" w16du:dateUtc="2026-05-01T07:03:00Z">
        <w:r w:rsidR="00806505">
          <w:t xml:space="preserve"> </w:t>
        </w:r>
      </w:ins>
      <w:ins w:id="192" w:author="Anurag Thakur" w:date="2026-04-28T14:36:00Z">
        <w:r w:rsidR="0031123F" w:rsidRPr="0031123F">
          <w:t>in</w:t>
        </w:r>
      </w:ins>
      <w:ins w:id="193" w:author="Anurag Thakur" w:date="2026-05-01T12:33:00Z" w16du:dateUtc="2026-05-01T07:03:00Z">
        <w:r w:rsidR="00806505">
          <w:t xml:space="preserve"> </w:t>
        </w:r>
      </w:ins>
      <w:ins w:id="194" w:author="Anurag Thakur" w:date="2026-04-28T14:36:00Z">
        <w:r w:rsidR="0031123F" w:rsidRPr="0031123F">
          <w:t>deployment</w:t>
        </w:r>
      </w:ins>
      <w:ins w:id="195" w:author="Anurag Thakur" w:date="2026-05-01T12:33:00Z" w16du:dateUtc="2026-05-01T07:03:00Z">
        <w:r w:rsidR="00806505">
          <w:t xml:space="preserve"> </w:t>
        </w:r>
      </w:ins>
      <w:ins w:id="196" w:author="Anurag Thakur" w:date="2026-04-28T14:36:00Z">
        <w:r w:rsidR="0031123F" w:rsidRPr="0031123F">
          <w:t>and</w:t>
        </w:r>
      </w:ins>
      <w:ins w:id="197" w:author="Anurag Thakur" w:date="2026-05-01T12:33:00Z" w16du:dateUtc="2026-05-01T07:03:00Z">
        <w:r w:rsidR="00806505">
          <w:t xml:space="preserve"> </w:t>
        </w:r>
      </w:ins>
      <w:ins w:id="198" w:author="Anurag Thakur" w:date="2026-04-28T14:36:00Z">
        <w:r w:rsidR="0031123F" w:rsidRPr="0031123F">
          <w:t>future</w:t>
        </w:r>
      </w:ins>
      <w:ins w:id="199" w:author="Anurag Thakur" w:date="2026-05-01T12:33:00Z" w16du:dateUtc="2026-05-01T07:03:00Z">
        <w:r w:rsidR="00806505">
          <w:t xml:space="preserve"> </w:t>
        </w:r>
      </w:ins>
      <w:ins w:id="200" w:author="Anurag Thakur" w:date="2026-04-28T14:36:00Z">
        <w:r w:rsidR="0031123F" w:rsidRPr="0031123F">
          <w:t>backend</w:t>
        </w:r>
      </w:ins>
      <w:ins w:id="201" w:author="Anurag Thakur" w:date="2026-05-01T12:33:00Z" w16du:dateUtc="2026-05-01T07:03:00Z">
        <w:r w:rsidR="00806505">
          <w:t xml:space="preserve"> </w:t>
        </w:r>
      </w:ins>
      <w:ins w:id="202" w:author="Anurag Thakur" w:date="2026-04-28T14:36:00Z">
        <w:r w:rsidR="0031123F" w:rsidRPr="0031123F">
          <w:t>choices.</w:t>
        </w:r>
      </w:ins>
    </w:p>
    <w:p w14:paraId="4207B400" w14:textId="2AC0353B" w:rsidR="0031123F" w:rsidRPr="0031123F" w:rsidRDefault="0031123F" w:rsidP="00B83204">
      <w:pPr>
        <w:rPr>
          <w:ins w:id="203" w:author="Anurag Thakur" w:date="2026-04-28T14:36:00Z"/>
        </w:rPr>
      </w:pPr>
      <w:ins w:id="204" w:author="Anurag Thakur" w:date="2026-04-28T14:36:00Z">
        <w:r w:rsidRPr="0031123F">
          <w:t>OpenTelemetry</w:t>
        </w:r>
      </w:ins>
      <w:ins w:id="205" w:author="Anurag Thakur" w:date="2026-05-01T12:33:00Z" w16du:dateUtc="2026-05-01T07:03:00Z">
        <w:r w:rsidR="00806505">
          <w:t xml:space="preserve"> </w:t>
        </w:r>
      </w:ins>
      <w:ins w:id="206" w:author="Anurag Thakur" w:date="2026-04-28T14:36:00Z">
        <w:r w:rsidRPr="0031123F">
          <w:t>is</w:t>
        </w:r>
      </w:ins>
      <w:ins w:id="207" w:author="Anurag Thakur" w:date="2026-05-01T12:33:00Z" w16du:dateUtc="2026-05-01T07:03:00Z">
        <w:r w:rsidR="00806505">
          <w:t xml:space="preserve"> </w:t>
        </w:r>
      </w:ins>
      <w:ins w:id="208" w:author="Anurag Thakur" w:date="2026-04-28T14:36:00Z">
        <w:r w:rsidRPr="0031123F">
          <w:t>the</w:t>
        </w:r>
      </w:ins>
      <w:ins w:id="209" w:author="Anurag Thakur" w:date="2026-05-01T12:33:00Z" w16du:dateUtc="2026-05-01T07:03:00Z">
        <w:r w:rsidR="00806505">
          <w:t xml:space="preserve"> </w:t>
        </w:r>
      </w:ins>
      <w:ins w:id="210" w:author="Anurag Thakur" w:date="2026-04-28T14:36:00Z">
        <w:r w:rsidRPr="0031123F">
          <w:t>canonical</w:t>
        </w:r>
      </w:ins>
      <w:ins w:id="211" w:author="Anurag Thakur" w:date="2026-05-01T12:33:00Z" w16du:dateUtc="2026-05-01T07:03:00Z">
        <w:r w:rsidR="00806505">
          <w:t xml:space="preserve"> </w:t>
        </w:r>
      </w:ins>
      <w:ins w:id="212" w:author="Anurag Thakur" w:date="2026-04-28T14:36:00Z">
        <w:r w:rsidRPr="0031123F">
          <w:t>instrumentation</w:t>
        </w:r>
      </w:ins>
      <w:ins w:id="213" w:author="Anurag Thakur" w:date="2026-05-01T12:33:00Z" w16du:dateUtc="2026-05-01T07:03:00Z">
        <w:r w:rsidR="00806505">
          <w:t xml:space="preserve"> </w:t>
        </w:r>
      </w:ins>
      <w:ins w:id="214" w:author="Anurag Thakur" w:date="2026-04-28T14:36:00Z">
        <w:r w:rsidRPr="0031123F">
          <w:t>and</w:t>
        </w:r>
      </w:ins>
      <w:ins w:id="215" w:author="Anurag Thakur" w:date="2026-05-01T12:33:00Z" w16du:dateUtc="2026-05-01T07:03:00Z">
        <w:r w:rsidR="00806505">
          <w:t xml:space="preserve"> </w:t>
        </w:r>
      </w:ins>
      <w:ins w:id="216" w:author="Anurag Thakur" w:date="2026-04-28T14:36:00Z">
        <w:r w:rsidRPr="0031123F">
          <w:t>transport</w:t>
        </w:r>
      </w:ins>
      <w:ins w:id="217" w:author="Anurag Thakur" w:date="2026-05-01T12:33:00Z" w16du:dateUtc="2026-05-01T07:03:00Z">
        <w:r w:rsidR="00806505">
          <w:t xml:space="preserve"> </w:t>
        </w:r>
      </w:ins>
      <w:ins w:id="218" w:author="Anurag Thakur" w:date="2026-04-28T14:36:00Z">
        <w:r w:rsidRPr="0031123F">
          <w:t>standard,</w:t>
        </w:r>
      </w:ins>
      <w:ins w:id="219" w:author="Anurag Thakur" w:date="2026-05-01T12:33:00Z" w16du:dateUtc="2026-05-01T07:03:00Z">
        <w:r w:rsidR="00806505">
          <w:t xml:space="preserve"> </w:t>
        </w:r>
      </w:ins>
      <w:ins w:id="220" w:author="Anurag Thakur" w:date="2026-04-28T14:36:00Z">
        <w:r w:rsidRPr="0031123F">
          <w:t>and</w:t>
        </w:r>
      </w:ins>
      <w:ins w:id="221" w:author="Anurag Thakur" w:date="2026-05-01T12:33:00Z" w16du:dateUtc="2026-05-01T07:03:00Z">
        <w:r w:rsidR="00806505">
          <w:t xml:space="preserve"> </w:t>
        </w:r>
      </w:ins>
      <w:ins w:id="222" w:author="Anurag Thakur" w:date="2026-04-28T14:36:00Z">
        <w:r w:rsidRPr="0031123F">
          <w:t>Grafana</w:t>
        </w:r>
      </w:ins>
      <w:ins w:id="223" w:author="Anurag Thakur" w:date="2026-05-01T12:33:00Z" w16du:dateUtc="2026-05-01T07:03:00Z">
        <w:r w:rsidR="00806505">
          <w:t xml:space="preserve"> </w:t>
        </w:r>
      </w:ins>
      <w:ins w:id="224" w:author="Anurag Thakur" w:date="2026-04-28T14:36:00Z">
        <w:r w:rsidRPr="0031123F">
          <w:t>is</w:t>
        </w:r>
      </w:ins>
      <w:ins w:id="225" w:author="Anurag Thakur" w:date="2026-05-01T12:33:00Z" w16du:dateUtc="2026-05-01T07:03:00Z">
        <w:r w:rsidR="00806505">
          <w:t xml:space="preserve"> </w:t>
        </w:r>
      </w:ins>
      <w:ins w:id="226" w:author="Anurag Thakur" w:date="2026-04-28T14:36:00Z">
        <w:r w:rsidRPr="0031123F">
          <w:t>the</w:t>
        </w:r>
      </w:ins>
      <w:ins w:id="227" w:author="Anurag Thakur" w:date="2026-05-01T12:33:00Z" w16du:dateUtc="2026-05-01T07:03:00Z">
        <w:r w:rsidR="00806505">
          <w:t xml:space="preserve"> </w:t>
        </w:r>
      </w:ins>
      <w:ins w:id="228" w:author="Anurag Thakur" w:date="2026-04-28T14:36:00Z">
        <w:r w:rsidRPr="0031123F">
          <w:t>unified</w:t>
        </w:r>
      </w:ins>
      <w:ins w:id="229" w:author="Anurag Thakur" w:date="2026-05-01T12:33:00Z" w16du:dateUtc="2026-05-01T07:03:00Z">
        <w:r w:rsidR="00806505">
          <w:t xml:space="preserve"> </w:t>
        </w:r>
      </w:ins>
      <w:ins w:id="230" w:author="Anurag Thakur" w:date="2026-04-28T14:36:00Z">
        <w:r w:rsidRPr="0031123F">
          <w:t>visualization</w:t>
        </w:r>
      </w:ins>
      <w:ins w:id="231" w:author="Anurag Thakur" w:date="2026-05-01T12:33:00Z" w16du:dateUtc="2026-05-01T07:03:00Z">
        <w:r w:rsidR="00806505">
          <w:t xml:space="preserve"> </w:t>
        </w:r>
      </w:ins>
      <w:ins w:id="232" w:author="Anurag Thakur" w:date="2026-04-28T14:36:00Z">
        <w:r w:rsidRPr="0031123F">
          <w:t>and</w:t>
        </w:r>
      </w:ins>
      <w:ins w:id="233" w:author="Anurag Thakur" w:date="2026-05-01T12:33:00Z" w16du:dateUtc="2026-05-01T07:03:00Z">
        <w:r w:rsidR="00806505">
          <w:t xml:space="preserve"> </w:t>
        </w:r>
      </w:ins>
      <w:ins w:id="234" w:author="Anurag Thakur" w:date="2026-04-28T14:36:00Z">
        <w:r w:rsidRPr="0031123F">
          <w:t>operational</w:t>
        </w:r>
      </w:ins>
      <w:ins w:id="235" w:author="Anurag Thakur" w:date="2026-05-01T12:33:00Z" w16du:dateUtc="2026-05-01T07:03:00Z">
        <w:r w:rsidR="00806505">
          <w:t xml:space="preserve"> </w:t>
        </w:r>
      </w:ins>
      <w:ins w:id="236" w:author="Anurag Thakur" w:date="2026-04-28T14:36:00Z">
        <w:r w:rsidRPr="0031123F">
          <w:t>interface.</w:t>
        </w:r>
      </w:ins>
      <w:ins w:id="237" w:author="Anurag Thakur" w:date="2026-05-01T12:33:00Z" w16du:dateUtc="2026-05-01T07:03:00Z">
        <w:r w:rsidR="00806505">
          <w:t xml:space="preserve"> </w:t>
        </w:r>
      </w:ins>
      <w:ins w:id="238" w:author="Anurag Thakur" w:date="2026-04-28T14:36:00Z">
        <w:r w:rsidRPr="0031123F">
          <w:t>Data</w:t>
        </w:r>
      </w:ins>
      <w:ins w:id="239" w:author="Anurag Thakur" w:date="2026-05-01T12:33:00Z" w16du:dateUtc="2026-05-01T07:03:00Z">
        <w:r w:rsidR="00806505">
          <w:t xml:space="preserve"> </w:t>
        </w:r>
      </w:ins>
      <w:ins w:id="240" w:author="Anurag Thakur" w:date="2026-04-28T14:36:00Z">
        <w:r w:rsidRPr="0031123F">
          <w:t>is</w:t>
        </w:r>
      </w:ins>
      <w:ins w:id="241" w:author="Anurag Thakur" w:date="2026-05-01T12:33:00Z" w16du:dateUtc="2026-05-01T07:03:00Z">
        <w:r w:rsidR="00806505">
          <w:t xml:space="preserve"> </w:t>
        </w:r>
      </w:ins>
      <w:ins w:id="242" w:author="Anurag Thakur" w:date="2026-04-28T14:36:00Z">
        <w:r w:rsidRPr="0031123F">
          <w:t>collected</w:t>
        </w:r>
      </w:ins>
      <w:ins w:id="243" w:author="Anurag Thakur" w:date="2026-05-01T12:33:00Z" w16du:dateUtc="2026-05-01T07:03:00Z">
        <w:r w:rsidR="00806505">
          <w:t xml:space="preserve"> </w:t>
        </w:r>
      </w:ins>
      <w:ins w:id="244" w:author="Anurag Thakur" w:date="2026-04-28T14:36:00Z">
        <w:r w:rsidRPr="0031123F">
          <w:t>once,</w:t>
        </w:r>
      </w:ins>
      <w:ins w:id="245" w:author="Anurag Thakur" w:date="2026-05-01T12:33:00Z" w16du:dateUtc="2026-05-01T07:03:00Z">
        <w:r w:rsidR="00806505">
          <w:t xml:space="preserve"> </w:t>
        </w:r>
      </w:ins>
      <w:ins w:id="246" w:author="Anurag Thakur" w:date="2026-04-28T14:36:00Z">
        <w:r w:rsidRPr="0031123F">
          <w:t>processed</w:t>
        </w:r>
      </w:ins>
      <w:ins w:id="247" w:author="Anurag Thakur" w:date="2026-05-01T12:33:00Z" w16du:dateUtc="2026-05-01T07:03:00Z">
        <w:r w:rsidR="00806505">
          <w:t xml:space="preserve"> </w:t>
        </w:r>
      </w:ins>
      <w:ins w:id="248" w:author="Anurag Thakur" w:date="2026-04-28T14:36:00Z">
        <w:r w:rsidRPr="0031123F">
          <w:t>centrally,</w:t>
        </w:r>
      </w:ins>
      <w:ins w:id="249" w:author="Anurag Thakur" w:date="2026-05-01T12:33:00Z" w16du:dateUtc="2026-05-01T07:03:00Z">
        <w:r w:rsidR="00806505">
          <w:t xml:space="preserve"> </w:t>
        </w:r>
      </w:ins>
      <w:ins w:id="250" w:author="Anurag Thakur" w:date="2026-04-28T14:36:00Z">
        <w:r w:rsidRPr="0031123F">
          <w:t>and</w:t>
        </w:r>
      </w:ins>
      <w:ins w:id="251" w:author="Anurag Thakur" w:date="2026-05-01T12:33:00Z" w16du:dateUtc="2026-05-01T07:03:00Z">
        <w:r w:rsidR="00806505">
          <w:t xml:space="preserve"> </w:t>
        </w:r>
      </w:ins>
      <w:ins w:id="252" w:author="Anurag Thakur" w:date="2026-04-28T14:36:00Z">
        <w:r w:rsidRPr="0031123F">
          <w:t>routed</w:t>
        </w:r>
      </w:ins>
      <w:ins w:id="253" w:author="Anurag Thakur" w:date="2026-05-01T12:33:00Z" w16du:dateUtc="2026-05-01T07:03:00Z">
        <w:r w:rsidR="00806505">
          <w:t xml:space="preserve"> </w:t>
        </w:r>
      </w:ins>
      <w:ins w:id="254" w:author="Anurag Thakur" w:date="2026-04-28T14:36:00Z">
        <w:r w:rsidRPr="0031123F">
          <w:t>to</w:t>
        </w:r>
      </w:ins>
      <w:ins w:id="255" w:author="Anurag Thakur" w:date="2026-05-01T12:33:00Z" w16du:dateUtc="2026-05-01T07:03:00Z">
        <w:r w:rsidR="00806505">
          <w:t xml:space="preserve"> </w:t>
        </w:r>
      </w:ins>
      <w:ins w:id="256" w:author="Anurag Thakur" w:date="2026-04-28T14:36:00Z">
        <w:r w:rsidRPr="0031123F">
          <w:t>purpose-built</w:t>
        </w:r>
      </w:ins>
      <w:ins w:id="257" w:author="Anurag Thakur" w:date="2026-05-01T12:33:00Z" w16du:dateUtc="2026-05-01T07:03:00Z">
        <w:r w:rsidR="00806505">
          <w:t xml:space="preserve"> </w:t>
        </w:r>
      </w:ins>
      <w:ins w:id="258" w:author="Anurag Thakur" w:date="2026-04-28T14:36:00Z">
        <w:r w:rsidRPr="0031123F">
          <w:t>backends</w:t>
        </w:r>
      </w:ins>
      <w:ins w:id="259" w:author="Anurag Thakur" w:date="2026-05-01T12:33:00Z" w16du:dateUtc="2026-05-01T07:03:00Z">
        <w:r w:rsidR="00806505">
          <w:t xml:space="preserve"> </w:t>
        </w:r>
      </w:ins>
      <w:ins w:id="260" w:author="Anurag Thakur" w:date="2026-04-28T14:36:00Z">
        <w:r w:rsidRPr="0031123F">
          <w:t>for</w:t>
        </w:r>
      </w:ins>
      <w:ins w:id="261" w:author="Anurag Thakur" w:date="2026-05-01T12:33:00Z" w16du:dateUtc="2026-05-01T07:03:00Z">
        <w:r w:rsidR="00806505">
          <w:t xml:space="preserve"> </w:t>
        </w:r>
      </w:ins>
      <w:ins w:id="262" w:author="Anurag Thakur" w:date="2026-04-28T14:36:00Z">
        <w:r w:rsidRPr="0031123F">
          <w:t>metrics,</w:t>
        </w:r>
      </w:ins>
      <w:ins w:id="263" w:author="Anurag Thakur" w:date="2026-05-01T12:33:00Z" w16du:dateUtc="2026-05-01T07:03:00Z">
        <w:r w:rsidR="00806505">
          <w:t xml:space="preserve"> </w:t>
        </w:r>
      </w:ins>
      <w:ins w:id="264" w:author="Anurag Thakur" w:date="2026-04-28T14:36:00Z">
        <w:r w:rsidRPr="0031123F">
          <w:t>logs,</w:t>
        </w:r>
      </w:ins>
      <w:ins w:id="265" w:author="Anurag Thakur" w:date="2026-05-01T12:33:00Z" w16du:dateUtc="2026-05-01T07:03:00Z">
        <w:r w:rsidR="00806505">
          <w:t xml:space="preserve"> </w:t>
        </w:r>
      </w:ins>
      <w:ins w:id="266" w:author="Anurag Thakur" w:date="2026-04-28T14:36:00Z">
        <w:r w:rsidRPr="0031123F">
          <w:t>and</w:t>
        </w:r>
      </w:ins>
      <w:ins w:id="267" w:author="Anurag Thakur" w:date="2026-05-01T12:33:00Z" w16du:dateUtc="2026-05-01T07:03:00Z">
        <w:r w:rsidR="00806505">
          <w:t xml:space="preserve"> </w:t>
        </w:r>
      </w:ins>
      <w:ins w:id="268" w:author="Anurag Thakur" w:date="2026-04-28T14:36:00Z">
        <w:r w:rsidRPr="0031123F">
          <w:t>traces.</w:t>
        </w:r>
      </w:ins>
    </w:p>
    <w:p w14:paraId="3C914D5A" w14:textId="5B721137" w:rsidR="0031123F" w:rsidRPr="0031123F" w:rsidRDefault="0031123F" w:rsidP="00B83204">
      <w:pPr>
        <w:rPr>
          <w:ins w:id="269" w:author="Anurag Thakur" w:date="2026-04-28T14:36:00Z"/>
        </w:rPr>
      </w:pPr>
      <w:ins w:id="270" w:author="Anurag Thakur" w:date="2026-04-28T14:36:00Z">
        <w:r w:rsidRPr="0031123F">
          <w:t>Telemetry</w:t>
        </w:r>
      </w:ins>
      <w:ins w:id="271" w:author="Anurag Thakur" w:date="2026-05-01T12:33:00Z" w16du:dateUtc="2026-05-01T07:03:00Z">
        <w:r w:rsidR="00806505">
          <w:t xml:space="preserve"> </w:t>
        </w:r>
      </w:ins>
      <w:ins w:id="272" w:author="Anurag Thakur" w:date="2026-04-28T14:36:00Z">
        <w:r w:rsidRPr="0031123F">
          <w:t>flow</w:t>
        </w:r>
      </w:ins>
      <w:ins w:id="273" w:author="Anurag Thakur" w:date="2026-05-01T12:33:00Z" w16du:dateUtc="2026-05-01T07:03:00Z">
        <w:r w:rsidR="00806505">
          <w:t xml:space="preserve"> </w:t>
        </w:r>
      </w:ins>
      <w:ins w:id="274" w:author="Anurag Thakur" w:date="2026-04-28T14:36:00Z">
        <w:r w:rsidRPr="0031123F">
          <w:t>follows</w:t>
        </w:r>
      </w:ins>
      <w:ins w:id="275" w:author="Anurag Thakur" w:date="2026-05-01T12:33:00Z" w16du:dateUtc="2026-05-01T07:03:00Z">
        <w:r w:rsidR="00806505">
          <w:t xml:space="preserve"> </w:t>
        </w:r>
      </w:ins>
      <w:ins w:id="276" w:author="Anurag Thakur" w:date="2026-04-28T14:36:00Z">
        <w:r w:rsidRPr="0031123F">
          <w:t>a</w:t>
        </w:r>
      </w:ins>
      <w:ins w:id="277" w:author="Anurag Thakur" w:date="2026-05-01T12:33:00Z" w16du:dateUtc="2026-05-01T07:03:00Z">
        <w:r w:rsidR="00806505">
          <w:t xml:space="preserve"> </w:t>
        </w:r>
      </w:ins>
      <w:ins w:id="278" w:author="Anurag Thakur" w:date="2026-04-28T14:36:00Z">
        <w:r w:rsidRPr="0031123F">
          <w:t>consistent</w:t>
        </w:r>
      </w:ins>
      <w:ins w:id="279" w:author="Anurag Thakur" w:date="2026-05-01T12:33:00Z" w16du:dateUtc="2026-05-01T07:03:00Z">
        <w:r w:rsidR="00806505">
          <w:t xml:space="preserve"> </w:t>
        </w:r>
      </w:ins>
      <w:ins w:id="280" w:author="Anurag Thakur" w:date="2026-04-28T14:36:00Z">
        <w:r w:rsidRPr="0031123F">
          <w:t>pattern:</w:t>
        </w:r>
      </w:ins>
    </w:p>
    <w:p w14:paraId="2D513802" w14:textId="62336477" w:rsidR="0031123F" w:rsidRPr="0031123F" w:rsidRDefault="0031123F" w:rsidP="00B83204">
      <w:pPr>
        <w:rPr>
          <w:ins w:id="281" w:author="Anurag Thakur" w:date="2026-04-28T14:36:00Z"/>
        </w:rPr>
      </w:pPr>
      <w:ins w:id="282" w:author="Anurag Thakur" w:date="2026-04-28T14:36:00Z">
        <w:r w:rsidRPr="0031123F">
          <w:t>Instrumented</w:t>
        </w:r>
      </w:ins>
      <w:ins w:id="283" w:author="Anurag Thakur" w:date="2026-05-01T12:33:00Z" w16du:dateUtc="2026-05-01T07:03:00Z">
        <w:r w:rsidR="00806505">
          <w:t xml:space="preserve"> </w:t>
        </w:r>
      </w:ins>
      <w:ins w:id="284" w:author="Anurag Thakur" w:date="2026-04-28T14:36:00Z">
        <w:r w:rsidRPr="0031123F">
          <w:t>Services</w:t>
        </w:r>
      </w:ins>
      <w:ins w:id="285" w:author="Anurag Thakur" w:date="2026-05-01T12:33:00Z" w16du:dateUtc="2026-05-01T07:03:00Z">
        <w:r w:rsidR="00806505">
          <w:t xml:space="preserve"> </w:t>
        </w:r>
      </w:ins>
      <w:ins w:id="286" w:author="Anurag Thakur" w:date="2026-04-28T14:36:00Z">
        <w:r w:rsidRPr="0031123F">
          <w:t>/</w:t>
        </w:r>
      </w:ins>
      <w:ins w:id="287" w:author="Anurag Thakur" w:date="2026-05-01T12:33:00Z" w16du:dateUtc="2026-05-01T07:03:00Z">
        <w:r w:rsidR="00806505">
          <w:t xml:space="preserve"> </w:t>
        </w:r>
      </w:ins>
      <w:ins w:id="288" w:author="Anurag Thakur" w:date="2026-04-28T14:36:00Z">
        <w:r w:rsidRPr="0031123F">
          <w:t>Agents</w:t>
        </w:r>
      </w:ins>
      <w:ins w:id="289" w:author="Anurag Thakur" w:date="2026-05-01T12:33:00Z" w16du:dateUtc="2026-05-01T07:03:00Z">
        <w:r w:rsidR="00806505">
          <w:t xml:space="preserve"> </w:t>
        </w:r>
      </w:ins>
      <w:ins w:id="290" w:author="Anurag Thakur" w:date="2026-04-28T14:36:00Z">
        <w:r w:rsidRPr="0031123F">
          <w:t>/</w:t>
        </w:r>
      </w:ins>
      <w:ins w:id="291" w:author="Anurag Thakur" w:date="2026-05-01T12:33:00Z" w16du:dateUtc="2026-05-01T07:03:00Z">
        <w:r w:rsidR="00806505">
          <w:t xml:space="preserve"> </w:t>
        </w:r>
      </w:ins>
      <w:ins w:id="292" w:author="Anurag Thakur" w:date="2026-04-28T14:36:00Z">
        <w:r w:rsidRPr="0031123F">
          <w:t>Exporters</w:t>
        </w:r>
      </w:ins>
      <w:ins w:id="293" w:author="Anurag Thakur" w:date="2026-05-01T12:33:00Z" w16du:dateUtc="2026-05-01T07:03:00Z">
        <w:r w:rsidR="00806505">
          <w:t xml:space="preserve"> </w:t>
        </w:r>
      </w:ins>
      <w:ins w:id="294" w:author="Anurag Thakur" w:date="2026-04-28T14:36:00Z">
        <w:r w:rsidRPr="0031123F">
          <w:t>-&gt;</w:t>
        </w:r>
      </w:ins>
      <w:ins w:id="295" w:author="Anurag Thakur" w:date="2026-05-01T12:33:00Z" w16du:dateUtc="2026-05-01T07:03:00Z">
        <w:r w:rsidR="00806505">
          <w:t xml:space="preserve"> </w:t>
        </w:r>
      </w:ins>
      <w:ins w:id="296" w:author="Anurag Thakur" w:date="2026-04-28T14:36:00Z">
        <w:r w:rsidRPr="0031123F">
          <w:t>OpenTelemetry</w:t>
        </w:r>
      </w:ins>
      <w:ins w:id="297" w:author="Anurag Thakur" w:date="2026-05-01T12:33:00Z" w16du:dateUtc="2026-05-01T07:03:00Z">
        <w:r w:rsidR="00806505">
          <w:t xml:space="preserve"> </w:t>
        </w:r>
      </w:ins>
      <w:ins w:id="298" w:author="Anurag Thakur" w:date="2026-04-28T14:36:00Z">
        <w:r w:rsidRPr="0031123F">
          <w:t>Collector</w:t>
        </w:r>
      </w:ins>
      <w:ins w:id="299" w:author="Anurag Thakur" w:date="2026-05-01T12:33:00Z" w16du:dateUtc="2026-05-01T07:03:00Z">
        <w:r w:rsidR="00806505">
          <w:t xml:space="preserve"> </w:t>
        </w:r>
      </w:ins>
      <w:ins w:id="300" w:author="Anurag Thakur" w:date="2026-04-28T14:36:00Z">
        <w:r w:rsidRPr="0031123F">
          <w:t>-&gt;</w:t>
        </w:r>
      </w:ins>
      <w:ins w:id="301" w:author="Anurag Thakur" w:date="2026-05-01T12:33:00Z" w16du:dateUtc="2026-05-01T07:03:00Z">
        <w:r w:rsidR="00806505">
          <w:t xml:space="preserve"> </w:t>
        </w:r>
      </w:ins>
      <w:ins w:id="302" w:author="Anurag Thakur" w:date="2026-04-28T14:36:00Z">
        <w:r w:rsidRPr="0031123F">
          <w:t>Prometheus</w:t>
        </w:r>
      </w:ins>
      <w:ins w:id="303" w:author="Anurag Thakur" w:date="2026-05-01T12:33:00Z" w16du:dateUtc="2026-05-01T07:03:00Z">
        <w:r w:rsidR="00806505">
          <w:t xml:space="preserve"> </w:t>
        </w:r>
      </w:ins>
      <w:ins w:id="304" w:author="Anurag Thakur" w:date="2026-04-28T14:36:00Z">
        <w:r w:rsidRPr="0031123F">
          <w:t>/</w:t>
        </w:r>
      </w:ins>
      <w:ins w:id="305" w:author="Anurag Thakur" w:date="2026-05-01T12:33:00Z" w16du:dateUtc="2026-05-01T07:03:00Z">
        <w:r w:rsidR="00806505">
          <w:t xml:space="preserve"> </w:t>
        </w:r>
      </w:ins>
      <w:ins w:id="306" w:author="Anurag Thakur" w:date="2026-04-28T14:36:00Z">
        <w:r w:rsidRPr="0031123F">
          <w:t>Loki</w:t>
        </w:r>
      </w:ins>
      <w:ins w:id="307" w:author="Anurag Thakur" w:date="2026-05-01T12:33:00Z" w16du:dateUtc="2026-05-01T07:03:00Z">
        <w:r w:rsidR="00806505">
          <w:t xml:space="preserve"> </w:t>
        </w:r>
      </w:ins>
      <w:ins w:id="308" w:author="Anurag Thakur" w:date="2026-04-28T14:36:00Z">
        <w:r w:rsidRPr="0031123F">
          <w:t>/</w:t>
        </w:r>
      </w:ins>
      <w:ins w:id="309" w:author="Anurag Thakur" w:date="2026-05-01T12:33:00Z" w16du:dateUtc="2026-05-01T07:03:00Z">
        <w:r w:rsidR="00806505">
          <w:t xml:space="preserve"> </w:t>
        </w:r>
      </w:ins>
      <w:ins w:id="310" w:author="Anurag Thakur" w:date="2026-04-28T14:36:00Z">
        <w:r w:rsidRPr="0031123F">
          <w:t>Tempo</w:t>
        </w:r>
      </w:ins>
      <w:ins w:id="311" w:author="Anurag Thakur" w:date="2026-05-01T12:33:00Z" w16du:dateUtc="2026-05-01T07:03:00Z">
        <w:r w:rsidR="00806505">
          <w:t xml:space="preserve"> </w:t>
        </w:r>
      </w:ins>
      <w:ins w:id="312" w:author="Anurag Thakur" w:date="2026-04-28T14:36:00Z">
        <w:r w:rsidRPr="0031123F">
          <w:t>-&gt;</w:t>
        </w:r>
      </w:ins>
      <w:ins w:id="313" w:author="Anurag Thakur" w:date="2026-05-01T12:33:00Z" w16du:dateUtc="2026-05-01T07:03:00Z">
        <w:r w:rsidR="00806505">
          <w:t xml:space="preserve"> </w:t>
        </w:r>
      </w:ins>
      <w:ins w:id="314" w:author="Anurag Thakur" w:date="2026-04-28T14:36:00Z">
        <w:r w:rsidRPr="0031123F">
          <w:t>Grafana</w:t>
        </w:r>
      </w:ins>
      <w:ins w:id="315" w:author="Anurag Thakur" w:date="2026-05-01T12:33:00Z" w16du:dateUtc="2026-05-01T07:03:00Z">
        <w:r w:rsidR="00806505">
          <w:t xml:space="preserve"> </w:t>
        </w:r>
      </w:ins>
      <w:ins w:id="316" w:author="Anurag Thakur" w:date="2026-04-28T14:36:00Z">
        <w:r w:rsidRPr="0031123F">
          <w:t>Dashboards,</w:t>
        </w:r>
      </w:ins>
      <w:ins w:id="317" w:author="Anurag Thakur" w:date="2026-05-01T12:33:00Z" w16du:dateUtc="2026-05-01T07:03:00Z">
        <w:r w:rsidR="00806505">
          <w:t xml:space="preserve"> </w:t>
        </w:r>
      </w:ins>
      <w:ins w:id="318" w:author="Anurag Thakur" w:date="2026-04-28T14:36:00Z">
        <w:r w:rsidRPr="0031123F">
          <w:t>Alerts,</w:t>
        </w:r>
      </w:ins>
      <w:ins w:id="319" w:author="Anurag Thakur" w:date="2026-05-01T12:33:00Z" w16du:dateUtc="2026-05-01T07:03:00Z">
        <w:r w:rsidR="00806505">
          <w:t xml:space="preserve"> </w:t>
        </w:r>
      </w:ins>
      <w:ins w:id="320" w:author="Anurag Thakur" w:date="2026-04-28T14:36:00Z">
        <w:r w:rsidRPr="0031123F">
          <w:t>and</w:t>
        </w:r>
      </w:ins>
      <w:ins w:id="321" w:author="Anurag Thakur" w:date="2026-05-01T12:33:00Z" w16du:dateUtc="2026-05-01T07:03:00Z">
        <w:r w:rsidR="00806505">
          <w:t xml:space="preserve"> </w:t>
        </w:r>
      </w:ins>
      <w:ins w:id="322" w:author="Anurag Thakur" w:date="2026-04-28T14:36:00Z">
        <w:r w:rsidRPr="0031123F">
          <w:t>Incident</w:t>
        </w:r>
      </w:ins>
      <w:ins w:id="323" w:author="Anurag Thakur" w:date="2026-05-01T12:33:00Z" w16du:dateUtc="2026-05-01T07:03:00Z">
        <w:r w:rsidR="00806505">
          <w:t xml:space="preserve"> </w:t>
        </w:r>
      </w:ins>
      <w:ins w:id="324" w:author="Anurag Thakur" w:date="2026-04-28T14:36:00Z">
        <w:r w:rsidRPr="0031123F">
          <w:t>Workflows</w:t>
        </w:r>
      </w:ins>
    </w:p>
    <w:p w14:paraId="1FDE750D" w14:textId="358E17CD" w:rsidR="0031123F" w:rsidRPr="0031123F" w:rsidRDefault="0031123F" w:rsidP="00B83204">
      <w:pPr>
        <w:rPr>
          <w:ins w:id="325" w:author="Anurag Thakur" w:date="2026-04-28T14:36:00Z"/>
        </w:rPr>
      </w:pPr>
      <w:ins w:id="326" w:author="Anurag Thakur" w:date="2026-04-28T14:36:00Z">
        <w:r w:rsidRPr="0031123F">
          <w:t>This</w:t>
        </w:r>
      </w:ins>
      <w:ins w:id="327" w:author="Anurag Thakur" w:date="2026-05-01T12:33:00Z" w16du:dateUtc="2026-05-01T07:03:00Z">
        <w:r w:rsidR="00806505">
          <w:t xml:space="preserve"> </w:t>
        </w:r>
      </w:ins>
      <w:ins w:id="328" w:author="Anurag Thakur" w:date="2026-04-28T14:36:00Z">
        <w:r w:rsidRPr="0031123F">
          <w:t>architecture</w:t>
        </w:r>
      </w:ins>
      <w:ins w:id="329" w:author="Anurag Thakur" w:date="2026-05-01T12:33:00Z" w16du:dateUtc="2026-05-01T07:03:00Z">
        <w:r w:rsidR="00806505">
          <w:t xml:space="preserve"> </w:t>
        </w:r>
      </w:ins>
      <w:ins w:id="330" w:author="Anurag Thakur" w:date="2026-04-28T14:36:00Z">
        <w:r w:rsidRPr="0031123F">
          <w:t>supports:</w:t>
        </w:r>
      </w:ins>
    </w:p>
    <w:p w14:paraId="343D42C6" w14:textId="02928CE4" w:rsidR="0031123F" w:rsidRPr="0031123F" w:rsidRDefault="0031123F" w:rsidP="001641A3">
      <w:pPr>
        <w:pStyle w:val="Bullets"/>
        <w:rPr>
          <w:ins w:id="331" w:author="Anurag Thakur" w:date="2026-04-28T14:36:00Z"/>
        </w:rPr>
      </w:pPr>
      <w:ins w:id="332" w:author="Anurag Thakur" w:date="2026-04-28T14:36:00Z">
        <w:r w:rsidRPr="0031123F">
          <w:t>Cross-signal</w:t>
        </w:r>
      </w:ins>
      <w:ins w:id="333" w:author="Anurag Thakur" w:date="2026-05-01T12:33:00Z" w16du:dateUtc="2026-05-01T07:03:00Z">
        <w:r w:rsidR="00806505">
          <w:t xml:space="preserve"> </w:t>
        </w:r>
      </w:ins>
      <w:ins w:id="334" w:author="Anurag Thakur" w:date="2026-04-28T14:36:00Z">
        <w:r w:rsidRPr="0031123F">
          <w:t>correlation</w:t>
        </w:r>
      </w:ins>
      <w:ins w:id="335" w:author="Anurag Thakur" w:date="2026-05-01T12:33:00Z" w16du:dateUtc="2026-05-01T07:03:00Z">
        <w:r w:rsidR="00806505">
          <w:t xml:space="preserve"> </w:t>
        </w:r>
      </w:ins>
      <w:ins w:id="336" w:author="Anurag Thakur" w:date="2026-04-28T14:36:00Z">
        <w:r w:rsidRPr="0031123F">
          <w:t>(metrics,</w:t>
        </w:r>
      </w:ins>
      <w:ins w:id="337" w:author="Anurag Thakur" w:date="2026-05-01T12:33:00Z" w16du:dateUtc="2026-05-01T07:03:00Z">
        <w:r w:rsidR="00806505">
          <w:t xml:space="preserve"> </w:t>
        </w:r>
      </w:ins>
      <w:ins w:id="338" w:author="Anurag Thakur" w:date="2026-04-28T14:36:00Z">
        <w:r w:rsidRPr="0031123F">
          <w:t>logs,</w:t>
        </w:r>
      </w:ins>
      <w:ins w:id="339" w:author="Anurag Thakur" w:date="2026-05-01T12:33:00Z" w16du:dateUtc="2026-05-01T07:03:00Z">
        <w:r w:rsidR="00806505">
          <w:t xml:space="preserve"> </w:t>
        </w:r>
      </w:ins>
      <w:ins w:id="340" w:author="Anurag Thakur" w:date="2026-04-28T14:36:00Z">
        <w:r w:rsidRPr="0031123F">
          <w:t>traces</w:t>
        </w:r>
      </w:ins>
      <w:ins w:id="341" w:author="Anurag Thakur" w:date="2026-05-01T12:33:00Z" w16du:dateUtc="2026-05-01T07:03:00Z">
        <w:r w:rsidR="00806505">
          <w:t xml:space="preserve"> </w:t>
        </w:r>
      </w:ins>
      <w:ins w:id="342" w:author="Anurag Thakur" w:date="2026-04-28T14:36:00Z">
        <w:r w:rsidRPr="0031123F">
          <w:t>linked</w:t>
        </w:r>
      </w:ins>
      <w:ins w:id="343" w:author="Anurag Thakur" w:date="2026-05-01T12:33:00Z" w16du:dateUtc="2026-05-01T07:03:00Z">
        <w:r w:rsidR="00806505">
          <w:t xml:space="preserve"> </w:t>
        </w:r>
      </w:ins>
      <w:ins w:id="344" w:author="Anurag Thakur" w:date="2026-04-28T14:36:00Z">
        <w:r w:rsidRPr="0031123F">
          <w:t>by</w:t>
        </w:r>
      </w:ins>
      <w:ins w:id="345" w:author="Anurag Thakur" w:date="2026-05-01T12:33:00Z" w16du:dateUtc="2026-05-01T07:03:00Z">
        <w:r w:rsidR="00806505">
          <w:t xml:space="preserve"> </w:t>
        </w:r>
      </w:ins>
      <w:ins w:id="346" w:author="Anurag Thakur" w:date="2026-04-28T14:36:00Z">
        <w:r w:rsidRPr="0031123F">
          <w:t>shared</w:t>
        </w:r>
      </w:ins>
      <w:ins w:id="347" w:author="Anurag Thakur" w:date="2026-05-01T12:33:00Z" w16du:dateUtc="2026-05-01T07:03:00Z">
        <w:r w:rsidR="00806505">
          <w:t xml:space="preserve"> </w:t>
        </w:r>
      </w:ins>
      <w:ins w:id="348" w:author="Anurag Thakur" w:date="2026-04-28T14:36:00Z">
        <w:r w:rsidRPr="0031123F">
          <w:t>labels/trace</w:t>
        </w:r>
      </w:ins>
      <w:ins w:id="349" w:author="Anurag Thakur" w:date="2026-05-01T12:33:00Z" w16du:dateUtc="2026-05-01T07:03:00Z">
        <w:r w:rsidR="00806505">
          <w:t xml:space="preserve"> </w:t>
        </w:r>
      </w:ins>
      <w:ins w:id="350" w:author="Anurag Thakur" w:date="2026-04-28T14:36:00Z">
        <w:r w:rsidRPr="0031123F">
          <w:t>IDs)</w:t>
        </w:r>
      </w:ins>
    </w:p>
    <w:p w14:paraId="2D37719C" w14:textId="558D2022" w:rsidR="0031123F" w:rsidRPr="0031123F" w:rsidRDefault="0031123F" w:rsidP="001641A3">
      <w:pPr>
        <w:pStyle w:val="Bullets"/>
        <w:rPr>
          <w:ins w:id="351" w:author="Anurag Thakur" w:date="2026-04-28T14:36:00Z"/>
        </w:rPr>
      </w:pPr>
      <w:ins w:id="352" w:author="Anurag Thakur" w:date="2026-04-28T14:36:00Z">
        <w:r w:rsidRPr="0031123F">
          <w:t>Multi-environment</w:t>
        </w:r>
      </w:ins>
      <w:ins w:id="353" w:author="Anurag Thakur" w:date="2026-05-01T12:33:00Z" w16du:dateUtc="2026-05-01T07:03:00Z">
        <w:r w:rsidR="00806505">
          <w:t xml:space="preserve"> </w:t>
        </w:r>
      </w:ins>
      <w:ins w:id="354" w:author="Anurag Thakur" w:date="2026-04-28T14:36:00Z">
        <w:r w:rsidRPr="0031123F">
          <w:t>observability</w:t>
        </w:r>
      </w:ins>
      <w:ins w:id="355" w:author="Anurag Thakur" w:date="2026-05-01T12:33:00Z" w16du:dateUtc="2026-05-01T07:03:00Z">
        <w:r w:rsidR="00806505">
          <w:t xml:space="preserve"> </w:t>
        </w:r>
      </w:ins>
      <w:ins w:id="356" w:author="Anurag Thakur" w:date="2026-04-28T14:36:00Z">
        <w:r w:rsidRPr="0031123F">
          <w:t>(DEV,</w:t>
        </w:r>
      </w:ins>
      <w:ins w:id="357" w:author="Anurag Thakur" w:date="2026-05-01T12:33:00Z" w16du:dateUtc="2026-05-01T07:03:00Z">
        <w:r w:rsidR="00806505">
          <w:t xml:space="preserve"> </w:t>
        </w:r>
      </w:ins>
      <w:ins w:id="358" w:author="Anurag Thakur" w:date="2026-04-28T14:36:00Z">
        <w:r w:rsidRPr="0031123F">
          <w:t>TEST,</w:t>
        </w:r>
      </w:ins>
      <w:ins w:id="359" w:author="Anurag Thakur" w:date="2026-05-01T12:33:00Z" w16du:dateUtc="2026-05-01T07:03:00Z">
        <w:r w:rsidR="00806505">
          <w:t xml:space="preserve"> </w:t>
        </w:r>
      </w:ins>
      <w:ins w:id="360" w:author="Anurag Thakur" w:date="2026-04-28T14:36:00Z">
        <w:r w:rsidRPr="0031123F">
          <w:t>UAT,</w:t>
        </w:r>
      </w:ins>
      <w:ins w:id="361" w:author="Anurag Thakur" w:date="2026-05-01T12:33:00Z" w16du:dateUtc="2026-05-01T07:03:00Z">
        <w:r w:rsidR="00806505">
          <w:t xml:space="preserve"> </w:t>
        </w:r>
      </w:ins>
      <w:ins w:id="362" w:author="Anurag Thakur" w:date="2026-04-28T14:36:00Z">
        <w:r w:rsidRPr="0031123F">
          <w:t>STAGE,</w:t>
        </w:r>
      </w:ins>
      <w:ins w:id="363" w:author="Anurag Thakur" w:date="2026-05-01T12:33:00Z" w16du:dateUtc="2026-05-01T07:03:00Z">
        <w:r w:rsidR="00806505">
          <w:t xml:space="preserve"> </w:t>
        </w:r>
      </w:ins>
      <w:ins w:id="364" w:author="Anurag Thakur" w:date="2026-04-28T14:36:00Z">
        <w:r w:rsidRPr="0031123F">
          <w:t>PROD)</w:t>
        </w:r>
      </w:ins>
    </w:p>
    <w:p w14:paraId="430E32AE" w14:textId="1946E207" w:rsidR="0031123F" w:rsidRPr="0031123F" w:rsidRDefault="0031123F" w:rsidP="001641A3">
      <w:pPr>
        <w:pStyle w:val="Bullets"/>
        <w:rPr>
          <w:ins w:id="365" w:author="Anurag Thakur" w:date="2026-04-28T14:36:00Z"/>
        </w:rPr>
      </w:pPr>
      <w:ins w:id="366" w:author="Anurag Thakur" w:date="2026-04-28T14:36:00Z">
        <w:r w:rsidRPr="0031123F">
          <w:t>Reduced</w:t>
        </w:r>
      </w:ins>
      <w:ins w:id="367" w:author="Anurag Thakur" w:date="2026-05-01T12:33:00Z" w16du:dateUtc="2026-05-01T07:03:00Z">
        <w:r w:rsidR="00806505">
          <w:t xml:space="preserve"> </w:t>
        </w:r>
      </w:ins>
      <w:ins w:id="368" w:author="Anurag Thakur" w:date="2026-04-28T14:36:00Z">
        <w:r w:rsidRPr="0031123F">
          <w:t>vendor</w:t>
        </w:r>
      </w:ins>
      <w:ins w:id="369" w:author="Anurag Thakur" w:date="2026-05-01T12:33:00Z" w16du:dateUtc="2026-05-01T07:03:00Z">
        <w:r w:rsidR="00806505">
          <w:t xml:space="preserve"> </w:t>
        </w:r>
      </w:ins>
      <w:ins w:id="370" w:author="Anurag Thakur" w:date="2026-04-28T14:36:00Z">
        <w:r w:rsidRPr="0031123F">
          <w:t>lock-in</w:t>
        </w:r>
      </w:ins>
      <w:ins w:id="371" w:author="Anurag Thakur" w:date="2026-05-01T12:33:00Z" w16du:dateUtc="2026-05-01T07:03:00Z">
        <w:r w:rsidR="00806505">
          <w:t xml:space="preserve"> </w:t>
        </w:r>
      </w:ins>
      <w:ins w:id="372" w:author="Anurag Thakur" w:date="2026-04-28T14:36:00Z">
        <w:r w:rsidRPr="0031123F">
          <w:t>via</w:t>
        </w:r>
      </w:ins>
      <w:ins w:id="373" w:author="Anurag Thakur" w:date="2026-05-01T12:33:00Z" w16du:dateUtc="2026-05-01T07:03:00Z">
        <w:r w:rsidR="00806505">
          <w:t xml:space="preserve"> </w:t>
        </w:r>
      </w:ins>
      <w:ins w:id="374" w:author="Anurag Thakur" w:date="2026-04-28T14:36:00Z">
        <w:r w:rsidRPr="0031123F">
          <w:t>open</w:t>
        </w:r>
      </w:ins>
      <w:ins w:id="375" w:author="Anurag Thakur" w:date="2026-05-01T12:33:00Z" w16du:dateUtc="2026-05-01T07:03:00Z">
        <w:r w:rsidR="00806505">
          <w:t xml:space="preserve"> </w:t>
        </w:r>
      </w:ins>
      <w:ins w:id="376" w:author="Anurag Thakur" w:date="2026-04-28T14:36:00Z">
        <w:r w:rsidRPr="0031123F">
          <w:t>telemetry</w:t>
        </w:r>
      </w:ins>
      <w:ins w:id="377" w:author="Anurag Thakur" w:date="2026-05-01T12:33:00Z" w16du:dateUtc="2026-05-01T07:03:00Z">
        <w:r w:rsidR="00806505">
          <w:t xml:space="preserve"> </w:t>
        </w:r>
      </w:ins>
      <w:ins w:id="378" w:author="Anurag Thakur" w:date="2026-04-28T14:36:00Z">
        <w:r w:rsidRPr="0031123F">
          <w:t>and</w:t>
        </w:r>
      </w:ins>
      <w:ins w:id="379" w:author="Anurag Thakur" w:date="2026-05-01T12:33:00Z" w16du:dateUtc="2026-05-01T07:03:00Z">
        <w:r w:rsidR="00806505">
          <w:t xml:space="preserve"> </w:t>
        </w:r>
      </w:ins>
      <w:ins w:id="380" w:author="Anurag Thakur" w:date="2026-04-28T14:36:00Z">
        <w:r w:rsidRPr="0031123F">
          <w:t>pluggable</w:t>
        </w:r>
      </w:ins>
      <w:ins w:id="381" w:author="Anurag Thakur" w:date="2026-05-01T12:33:00Z" w16du:dateUtc="2026-05-01T07:03:00Z">
        <w:r w:rsidR="00806505">
          <w:t xml:space="preserve"> </w:t>
        </w:r>
      </w:ins>
      <w:ins w:id="382" w:author="Anurag Thakur" w:date="2026-04-28T14:36:00Z">
        <w:r w:rsidRPr="0031123F">
          <w:t>backends</w:t>
        </w:r>
      </w:ins>
    </w:p>
    <w:p w14:paraId="12BB2238" w14:textId="1BD25EBA" w:rsidR="0031123F" w:rsidRPr="0031123F" w:rsidRDefault="0031123F" w:rsidP="001641A3">
      <w:pPr>
        <w:pStyle w:val="Bullets"/>
        <w:rPr>
          <w:ins w:id="383" w:author="Anurag Thakur" w:date="2026-04-28T14:36:00Z"/>
        </w:rPr>
      </w:pPr>
      <w:ins w:id="384" w:author="Anurag Thakur" w:date="2026-04-28T14:36:00Z">
        <w:r w:rsidRPr="0031123F">
          <w:t>Scalable</w:t>
        </w:r>
      </w:ins>
      <w:ins w:id="385" w:author="Anurag Thakur" w:date="2026-05-01T12:33:00Z" w16du:dateUtc="2026-05-01T07:03:00Z">
        <w:r w:rsidR="00806505">
          <w:t xml:space="preserve"> </w:t>
        </w:r>
      </w:ins>
      <w:ins w:id="386" w:author="Anurag Thakur" w:date="2026-04-28T14:36:00Z">
        <w:r w:rsidRPr="0031123F">
          <w:t>operations</w:t>
        </w:r>
      </w:ins>
      <w:ins w:id="387" w:author="Anurag Thakur" w:date="2026-05-01T12:33:00Z" w16du:dateUtc="2026-05-01T07:03:00Z">
        <w:r w:rsidR="00806505">
          <w:t xml:space="preserve"> </w:t>
        </w:r>
      </w:ins>
      <w:ins w:id="388" w:author="Anurag Thakur" w:date="2026-04-28T14:36:00Z">
        <w:r w:rsidRPr="0031123F">
          <w:t>through</w:t>
        </w:r>
      </w:ins>
      <w:ins w:id="389" w:author="Anurag Thakur" w:date="2026-05-01T12:33:00Z" w16du:dateUtc="2026-05-01T07:03:00Z">
        <w:r w:rsidR="00806505">
          <w:t xml:space="preserve"> </w:t>
        </w:r>
      </w:ins>
      <w:ins w:id="390" w:author="Anurag Thakur" w:date="2026-04-28T14:36:00Z">
        <w:r w:rsidRPr="0031123F">
          <w:t>centralized</w:t>
        </w:r>
      </w:ins>
      <w:ins w:id="391" w:author="Anurag Thakur" w:date="2026-05-01T12:33:00Z" w16du:dateUtc="2026-05-01T07:03:00Z">
        <w:r w:rsidR="00806505">
          <w:t xml:space="preserve"> </w:t>
        </w:r>
      </w:ins>
      <w:ins w:id="392" w:author="Anurag Thakur" w:date="2026-04-28T14:36:00Z">
        <w:r w:rsidRPr="0031123F">
          <w:t>pipelines,</w:t>
        </w:r>
      </w:ins>
      <w:ins w:id="393" w:author="Anurag Thakur" w:date="2026-05-01T12:33:00Z" w16du:dateUtc="2026-05-01T07:03:00Z">
        <w:r w:rsidR="00806505">
          <w:t xml:space="preserve"> </w:t>
        </w:r>
      </w:ins>
      <w:ins w:id="394" w:author="Anurag Thakur" w:date="2026-04-28T14:36:00Z">
        <w:r w:rsidRPr="0031123F">
          <w:t>standard</w:t>
        </w:r>
      </w:ins>
      <w:ins w:id="395" w:author="Anurag Thakur" w:date="2026-05-01T12:33:00Z" w16du:dateUtc="2026-05-01T07:03:00Z">
        <w:r w:rsidR="00806505">
          <w:t xml:space="preserve"> </w:t>
        </w:r>
      </w:ins>
      <w:ins w:id="396" w:author="Anurag Thakur" w:date="2026-04-28T14:40:00Z" w16du:dateUtc="2026-04-28T09:10:00Z">
        <w:r w:rsidR="00B83204" w:rsidRPr="0031123F">
          <w:t>labelling</w:t>
        </w:r>
      </w:ins>
      <w:ins w:id="397" w:author="Anurag Thakur" w:date="2026-04-28T14:36:00Z">
        <w:r w:rsidRPr="0031123F">
          <w:t>,</w:t>
        </w:r>
      </w:ins>
      <w:ins w:id="398" w:author="Anurag Thakur" w:date="2026-05-01T12:33:00Z" w16du:dateUtc="2026-05-01T07:03:00Z">
        <w:r w:rsidR="00806505">
          <w:t xml:space="preserve"> </w:t>
        </w:r>
      </w:ins>
      <w:ins w:id="399" w:author="Anurag Thakur" w:date="2026-04-28T14:36:00Z">
        <w:r w:rsidRPr="0031123F">
          <w:t>and</w:t>
        </w:r>
      </w:ins>
      <w:ins w:id="400" w:author="Anurag Thakur" w:date="2026-05-01T12:33:00Z" w16du:dateUtc="2026-05-01T07:03:00Z">
        <w:r w:rsidR="00806505">
          <w:t xml:space="preserve"> </w:t>
        </w:r>
      </w:ins>
      <w:ins w:id="401" w:author="Anurag Thakur" w:date="2026-04-28T14:36:00Z">
        <w:r w:rsidRPr="0031123F">
          <w:t>policy-driven</w:t>
        </w:r>
      </w:ins>
      <w:ins w:id="402" w:author="Anurag Thakur" w:date="2026-05-01T12:33:00Z" w16du:dateUtc="2026-05-01T07:03:00Z">
        <w:r w:rsidR="00806505">
          <w:t xml:space="preserve"> </w:t>
        </w:r>
      </w:ins>
      <w:ins w:id="403" w:author="Anurag Thakur" w:date="2026-04-28T14:36:00Z">
        <w:r w:rsidRPr="0031123F">
          <w:t>retention</w:t>
        </w:r>
      </w:ins>
    </w:p>
    <w:p w14:paraId="57B513CE" w14:textId="477ABB2E" w:rsidR="00B83204" w:rsidRDefault="00B83204" w:rsidP="0038693B">
      <w:pPr>
        <w:pStyle w:val="Heading2"/>
        <w:rPr>
          <w:ins w:id="404" w:author="Anurag Thakur" w:date="2026-04-28T14:41:00Z" w16du:dateUtc="2026-04-28T09:11:00Z"/>
        </w:rPr>
      </w:pPr>
      <w:bookmarkStart w:id="405" w:name="_Toc228549482"/>
      <w:bookmarkStart w:id="406" w:name="_Toc228784870"/>
      <w:ins w:id="407" w:author="Anurag Thakur" w:date="2026-04-28T14:41:00Z" w16du:dateUtc="2026-04-28T09:11:00Z">
        <w:r>
          <w:lastRenderedPageBreak/>
          <w:t>Stack</w:t>
        </w:r>
      </w:ins>
      <w:ins w:id="408" w:author="Anurag Thakur" w:date="2026-05-01T12:33:00Z" w16du:dateUtc="2026-05-01T07:03:00Z">
        <w:r w:rsidR="00806505">
          <w:t xml:space="preserve"> </w:t>
        </w:r>
      </w:ins>
      <w:ins w:id="409" w:author="Anurag Thakur" w:date="2026-04-28T14:41:00Z" w16du:dateUtc="2026-04-28T09:11:00Z">
        <w:r>
          <w:t>Details</w:t>
        </w:r>
        <w:bookmarkEnd w:id="405"/>
        <w:bookmarkEnd w:id="406"/>
      </w:ins>
    </w:p>
    <w:p w14:paraId="39414FDC" w14:textId="1FB696F2" w:rsidR="00841D7C" w:rsidRDefault="0031123F" w:rsidP="004E17AF">
      <w:pPr>
        <w:pStyle w:val="Heading3"/>
        <w:rPr>
          <w:ins w:id="410" w:author="Anurag Thakur" w:date="2026-04-28T14:39:00Z" w16du:dateUtc="2026-04-28T09:09:00Z"/>
        </w:rPr>
      </w:pPr>
      <w:bookmarkStart w:id="411" w:name="_Toc228549483"/>
      <w:bookmarkStart w:id="412" w:name="_Toc228784871"/>
      <w:ins w:id="413" w:author="Anurag Thakur" w:date="2026-04-28T14:36:00Z">
        <w:r w:rsidRPr="0031123F">
          <w:t>Layer:</w:t>
        </w:r>
      </w:ins>
      <w:ins w:id="414" w:author="Anurag Thakur" w:date="2026-05-01T12:33:00Z" w16du:dateUtc="2026-05-01T07:03:00Z">
        <w:r w:rsidR="00806505">
          <w:t xml:space="preserve"> </w:t>
        </w:r>
      </w:ins>
      <w:ins w:id="415" w:author="Anurag Thakur" w:date="2026-04-28T14:36:00Z">
        <w:r w:rsidRPr="0031123F">
          <w:t>Telemetry</w:t>
        </w:r>
      </w:ins>
      <w:ins w:id="416" w:author="Anurag Thakur" w:date="2026-05-01T12:33:00Z" w16du:dateUtc="2026-05-01T07:03:00Z">
        <w:r w:rsidR="00806505">
          <w:t xml:space="preserve"> </w:t>
        </w:r>
      </w:ins>
      <w:ins w:id="417" w:author="Anurag Thakur" w:date="2026-04-28T14:36:00Z">
        <w:r w:rsidRPr="0031123F">
          <w:t>Standard</w:t>
        </w:r>
      </w:ins>
      <w:ins w:id="418" w:author="Anurag Thakur" w:date="2026-05-01T12:33:00Z" w16du:dateUtc="2026-05-01T07:03:00Z">
        <w:r w:rsidR="00806505">
          <w:t xml:space="preserve"> </w:t>
        </w:r>
      </w:ins>
      <w:ins w:id="419" w:author="Anurag Thakur" w:date="2026-04-28T14:41:00Z" w16du:dateUtc="2026-04-28T09:11:00Z">
        <w:r w:rsidR="002F5D30">
          <w:t>/</w:t>
        </w:r>
      </w:ins>
      <w:ins w:id="420" w:author="Anurag Thakur" w:date="2026-05-01T12:33:00Z" w16du:dateUtc="2026-05-01T07:03:00Z">
        <w:r w:rsidR="00806505">
          <w:t xml:space="preserve"> </w:t>
        </w:r>
      </w:ins>
      <w:ins w:id="421" w:author="Anurag Thakur" w:date="2026-04-28T14:36:00Z">
        <w:r w:rsidRPr="0031123F">
          <w:t>Tool:</w:t>
        </w:r>
      </w:ins>
      <w:ins w:id="422" w:author="Anurag Thakur" w:date="2026-05-01T12:33:00Z" w16du:dateUtc="2026-05-01T07:03:00Z">
        <w:r w:rsidR="00806505">
          <w:t xml:space="preserve"> </w:t>
        </w:r>
      </w:ins>
      <w:ins w:id="423" w:author="Anurag Thakur" w:date="2026-04-28T14:36:00Z">
        <w:r w:rsidRPr="0031123F">
          <w:t>OpenTelemetry</w:t>
        </w:r>
      </w:ins>
      <w:bookmarkEnd w:id="411"/>
      <w:bookmarkEnd w:id="412"/>
    </w:p>
    <w:p w14:paraId="4D6CE0CA" w14:textId="2F340EB4" w:rsidR="0031123F" w:rsidRPr="0031123F" w:rsidRDefault="0031123F" w:rsidP="002F5D30">
      <w:pPr>
        <w:rPr>
          <w:ins w:id="424" w:author="Anurag Thakur" w:date="2026-04-28T14:36:00Z"/>
        </w:rPr>
      </w:pPr>
      <w:ins w:id="425" w:author="Anurag Thakur" w:date="2026-04-28T14:36:00Z">
        <w:r w:rsidRPr="0031123F">
          <w:t>Provides</w:t>
        </w:r>
      </w:ins>
      <w:ins w:id="426" w:author="Anurag Thakur" w:date="2026-05-01T12:33:00Z" w16du:dateUtc="2026-05-01T07:03:00Z">
        <w:r w:rsidR="00806505">
          <w:t xml:space="preserve"> </w:t>
        </w:r>
      </w:ins>
      <w:ins w:id="427" w:author="Anurag Thakur" w:date="2026-04-28T14:36:00Z">
        <w:r w:rsidRPr="0031123F">
          <w:t>the</w:t>
        </w:r>
      </w:ins>
      <w:ins w:id="428" w:author="Anurag Thakur" w:date="2026-05-01T12:33:00Z" w16du:dateUtc="2026-05-01T07:03:00Z">
        <w:r w:rsidR="00806505">
          <w:t xml:space="preserve"> </w:t>
        </w:r>
      </w:ins>
      <w:ins w:id="429" w:author="Anurag Thakur" w:date="2026-04-28T14:36:00Z">
        <w:r w:rsidRPr="0031123F">
          <w:t>common</w:t>
        </w:r>
      </w:ins>
      <w:ins w:id="430" w:author="Anurag Thakur" w:date="2026-05-01T12:33:00Z" w16du:dateUtc="2026-05-01T07:03:00Z">
        <w:r w:rsidR="00806505">
          <w:t xml:space="preserve"> </w:t>
        </w:r>
      </w:ins>
      <w:ins w:id="431" w:author="Anurag Thakur" w:date="2026-04-28T14:36:00Z">
        <w:r w:rsidRPr="0031123F">
          <w:t>instrumentation</w:t>
        </w:r>
      </w:ins>
      <w:ins w:id="432" w:author="Anurag Thakur" w:date="2026-05-01T12:33:00Z" w16du:dateUtc="2026-05-01T07:03:00Z">
        <w:r w:rsidR="00806505">
          <w:t xml:space="preserve"> </w:t>
        </w:r>
      </w:ins>
      <w:ins w:id="433" w:author="Anurag Thakur" w:date="2026-04-28T14:36:00Z">
        <w:r w:rsidRPr="0031123F">
          <w:t>framework</w:t>
        </w:r>
      </w:ins>
      <w:ins w:id="434" w:author="Anurag Thakur" w:date="2026-05-01T12:33:00Z" w16du:dateUtc="2026-05-01T07:03:00Z">
        <w:r w:rsidR="00806505">
          <w:t xml:space="preserve"> </w:t>
        </w:r>
      </w:ins>
      <w:ins w:id="435" w:author="Anurag Thakur" w:date="2026-04-28T14:36:00Z">
        <w:r w:rsidRPr="0031123F">
          <w:t>for</w:t>
        </w:r>
      </w:ins>
      <w:ins w:id="436" w:author="Anurag Thakur" w:date="2026-05-01T12:33:00Z" w16du:dateUtc="2026-05-01T07:03:00Z">
        <w:r w:rsidR="00806505">
          <w:t xml:space="preserve"> </w:t>
        </w:r>
      </w:ins>
      <w:ins w:id="437" w:author="Anurag Thakur" w:date="2026-04-28T14:36:00Z">
        <w:r w:rsidRPr="0031123F">
          <w:t>traces,</w:t>
        </w:r>
      </w:ins>
      <w:ins w:id="438" w:author="Anurag Thakur" w:date="2026-05-01T12:33:00Z" w16du:dateUtc="2026-05-01T07:03:00Z">
        <w:r w:rsidR="00806505">
          <w:t xml:space="preserve"> </w:t>
        </w:r>
      </w:ins>
      <w:ins w:id="439" w:author="Anurag Thakur" w:date="2026-04-28T14:36:00Z">
        <w:r w:rsidRPr="0031123F">
          <w:t>metrics,</w:t>
        </w:r>
      </w:ins>
      <w:ins w:id="440" w:author="Anurag Thakur" w:date="2026-05-01T12:33:00Z" w16du:dateUtc="2026-05-01T07:03:00Z">
        <w:r w:rsidR="00806505">
          <w:t xml:space="preserve"> </w:t>
        </w:r>
      </w:ins>
      <w:ins w:id="441" w:author="Anurag Thakur" w:date="2026-04-28T14:36:00Z">
        <w:r w:rsidRPr="0031123F">
          <w:t>and</w:t>
        </w:r>
      </w:ins>
      <w:ins w:id="442" w:author="Anurag Thakur" w:date="2026-05-01T12:33:00Z" w16du:dateUtc="2026-05-01T07:03:00Z">
        <w:r w:rsidR="00806505">
          <w:t xml:space="preserve"> </w:t>
        </w:r>
      </w:ins>
      <w:ins w:id="443" w:author="Anurag Thakur" w:date="2026-04-28T14:36:00Z">
        <w:r w:rsidRPr="0031123F">
          <w:t>logs</w:t>
        </w:r>
      </w:ins>
      <w:ins w:id="444" w:author="Anurag Thakur" w:date="2026-05-01T12:33:00Z" w16du:dateUtc="2026-05-01T07:03:00Z">
        <w:r w:rsidR="00806505">
          <w:t xml:space="preserve"> </w:t>
        </w:r>
      </w:ins>
      <w:ins w:id="445" w:author="Anurag Thakur" w:date="2026-04-28T14:36:00Z">
        <w:r w:rsidRPr="0031123F">
          <w:t>across</w:t>
        </w:r>
      </w:ins>
      <w:ins w:id="446" w:author="Anurag Thakur" w:date="2026-05-01T12:33:00Z" w16du:dateUtc="2026-05-01T07:03:00Z">
        <w:r w:rsidR="00806505">
          <w:t xml:space="preserve"> </w:t>
        </w:r>
      </w:ins>
      <w:ins w:id="447" w:author="Anurag Thakur" w:date="2026-04-28T14:36:00Z">
        <w:r w:rsidRPr="0031123F">
          <w:t>all</w:t>
        </w:r>
      </w:ins>
      <w:ins w:id="448" w:author="Anurag Thakur" w:date="2026-05-01T12:33:00Z" w16du:dateUtc="2026-05-01T07:03:00Z">
        <w:r w:rsidR="00806505">
          <w:t xml:space="preserve"> </w:t>
        </w:r>
      </w:ins>
      <w:ins w:id="449" w:author="Anurag Thakur" w:date="2026-04-28T14:36:00Z">
        <w:r w:rsidRPr="0031123F">
          <w:t>services</w:t>
        </w:r>
      </w:ins>
      <w:ins w:id="450" w:author="Anurag Thakur" w:date="2026-05-01T12:33:00Z" w16du:dateUtc="2026-05-01T07:03:00Z">
        <w:r w:rsidR="00806505">
          <w:t xml:space="preserve"> </w:t>
        </w:r>
      </w:ins>
      <w:ins w:id="451" w:author="Anurag Thakur" w:date="2026-04-28T14:36:00Z">
        <w:r w:rsidRPr="0031123F">
          <w:t>and</w:t>
        </w:r>
      </w:ins>
      <w:ins w:id="452" w:author="Anurag Thakur" w:date="2026-05-01T12:33:00Z" w16du:dateUtc="2026-05-01T07:03:00Z">
        <w:r w:rsidR="00806505">
          <w:t xml:space="preserve"> </w:t>
        </w:r>
      </w:ins>
      <w:ins w:id="453" w:author="Anurag Thakur" w:date="2026-04-28T14:36:00Z">
        <w:r w:rsidRPr="0031123F">
          <w:t>platforms.</w:t>
        </w:r>
      </w:ins>
    </w:p>
    <w:p w14:paraId="64F88510" w14:textId="5117597C" w:rsidR="0031123F" w:rsidRPr="0094009C" w:rsidRDefault="0031123F" w:rsidP="002F5D30">
      <w:pPr>
        <w:rPr>
          <w:ins w:id="454" w:author="Anurag Thakur" w:date="2026-04-28T14:36:00Z"/>
          <w:b/>
          <w:bCs/>
        </w:rPr>
      </w:pPr>
      <w:ins w:id="455" w:author="Anurag Thakur" w:date="2026-04-28T14:36:00Z">
        <w:r w:rsidRPr="0094009C">
          <w:rPr>
            <w:b/>
            <w:bCs/>
          </w:rPr>
          <w:t>Implementation</w:t>
        </w:r>
      </w:ins>
      <w:ins w:id="456" w:author="Anurag Thakur" w:date="2026-05-01T12:33:00Z" w16du:dateUtc="2026-05-01T07:03:00Z">
        <w:r w:rsidR="00806505">
          <w:rPr>
            <w:b/>
            <w:bCs/>
          </w:rPr>
          <w:t xml:space="preserve"> </w:t>
        </w:r>
      </w:ins>
      <w:ins w:id="457" w:author="Anurag Thakur" w:date="2026-04-28T14:36:00Z">
        <w:r w:rsidRPr="0094009C">
          <w:rPr>
            <w:b/>
            <w:bCs/>
          </w:rPr>
          <w:t>detail:</w:t>
        </w:r>
      </w:ins>
    </w:p>
    <w:p w14:paraId="2D15B54B" w14:textId="067B1E4C" w:rsidR="0031123F" w:rsidRPr="0031123F" w:rsidRDefault="0031123F" w:rsidP="0094009C">
      <w:pPr>
        <w:pStyle w:val="Bullets"/>
        <w:rPr>
          <w:ins w:id="458" w:author="Anurag Thakur" w:date="2026-04-28T14:36:00Z"/>
        </w:rPr>
      </w:pPr>
      <w:ins w:id="459" w:author="Anurag Thakur" w:date="2026-04-28T14:36:00Z">
        <w:r w:rsidRPr="0031123F">
          <w:t>Standardize</w:t>
        </w:r>
      </w:ins>
      <w:ins w:id="460" w:author="Anurag Thakur" w:date="2026-05-01T12:33:00Z" w16du:dateUtc="2026-05-01T07:03:00Z">
        <w:r w:rsidR="00806505">
          <w:t xml:space="preserve"> </w:t>
        </w:r>
      </w:ins>
      <w:ins w:id="461" w:author="Anurag Thakur" w:date="2026-04-28T14:36:00Z">
        <w:r w:rsidRPr="0031123F">
          <w:t>SDKs</w:t>
        </w:r>
      </w:ins>
      <w:ins w:id="462" w:author="Anurag Thakur" w:date="2026-05-01T12:33:00Z" w16du:dateUtc="2026-05-01T07:03:00Z">
        <w:r w:rsidR="00806505">
          <w:t xml:space="preserve"> </w:t>
        </w:r>
      </w:ins>
      <w:ins w:id="463" w:author="Anurag Thakur" w:date="2026-04-28T14:36:00Z">
        <w:r w:rsidRPr="0031123F">
          <w:t>and</w:t>
        </w:r>
      </w:ins>
      <w:ins w:id="464" w:author="Anurag Thakur" w:date="2026-05-01T12:33:00Z" w16du:dateUtc="2026-05-01T07:03:00Z">
        <w:r w:rsidR="00806505">
          <w:t xml:space="preserve"> </w:t>
        </w:r>
      </w:ins>
      <w:ins w:id="465" w:author="Anurag Thakur" w:date="2026-04-28T14:36:00Z">
        <w:r w:rsidRPr="0031123F">
          <w:t>auto-instrumentation</w:t>
        </w:r>
      </w:ins>
      <w:ins w:id="466" w:author="Anurag Thakur" w:date="2026-05-01T12:33:00Z" w16du:dateUtc="2026-05-01T07:03:00Z">
        <w:r w:rsidR="00806505">
          <w:t xml:space="preserve"> </w:t>
        </w:r>
      </w:ins>
      <w:ins w:id="467" w:author="Anurag Thakur" w:date="2026-04-28T14:36:00Z">
        <w:r w:rsidRPr="0031123F">
          <w:t>across</w:t>
        </w:r>
      </w:ins>
      <w:ins w:id="468" w:author="Anurag Thakur" w:date="2026-05-01T12:33:00Z" w16du:dateUtc="2026-05-01T07:03:00Z">
        <w:r w:rsidR="00806505">
          <w:t xml:space="preserve"> </w:t>
        </w:r>
      </w:ins>
      <w:ins w:id="469" w:author="Anurag Thakur" w:date="2026-04-28T14:36:00Z">
        <w:r w:rsidRPr="0031123F">
          <w:t>supported</w:t>
        </w:r>
      </w:ins>
      <w:ins w:id="470" w:author="Anurag Thakur" w:date="2026-05-01T12:33:00Z" w16du:dateUtc="2026-05-01T07:03:00Z">
        <w:r w:rsidR="00806505">
          <w:t xml:space="preserve"> </w:t>
        </w:r>
      </w:ins>
      <w:ins w:id="471" w:author="Anurag Thakur" w:date="2026-04-28T14:36:00Z">
        <w:r w:rsidRPr="0031123F">
          <w:t>languages.</w:t>
        </w:r>
      </w:ins>
    </w:p>
    <w:p w14:paraId="34D8C91A" w14:textId="65FBEA7A" w:rsidR="0031123F" w:rsidRPr="0031123F" w:rsidRDefault="0031123F" w:rsidP="0094009C">
      <w:pPr>
        <w:pStyle w:val="Bullets"/>
        <w:rPr>
          <w:ins w:id="472" w:author="Anurag Thakur" w:date="2026-04-28T14:36:00Z"/>
        </w:rPr>
      </w:pPr>
      <w:ins w:id="473" w:author="Anurag Thakur" w:date="2026-04-28T14:36:00Z">
        <w:r w:rsidRPr="0031123F">
          <w:t>Enforce</w:t>
        </w:r>
      </w:ins>
      <w:ins w:id="474" w:author="Anurag Thakur" w:date="2026-05-01T12:33:00Z" w16du:dateUtc="2026-05-01T07:03:00Z">
        <w:r w:rsidR="00806505">
          <w:t xml:space="preserve"> </w:t>
        </w:r>
      </w:ins>
      <w:ins w:id="475" w:author="Anurag Thakur" w:date="2026-04-28T14:36:00Z">
        <w:r w:rsidRPr="0031123F">
          <w:t>semantic</w:t>
        </w:r>
      </w:ins>
      <w:ins w:id="476" w:author="Anurag Thakur" w:date="2026-05-01T12:33:00Z" w16du:dateUtc="2026-05-01T07:03:00Z">
        <w:r w:rsidR="00806505">
          <w:t xml:space="preserve"> </w:t>
        </w:r>
      </w:ins>
      <w:ins w:id="477" w:author="Anurag Thakur" w:date="2026-04-28T14:36:00Z">
        <w:r w:rsidRPr="0031123F">
          <w:t>conventions</w:t>
        </w:r>
      </w:ins>
      <w:ins w:id="478" w:author="Anurag Thakur" w:date="2026-05-01T12:33:00Z" w16du:dateUtc="2026-05-01T07:03:00Z">
        <w:r w:rsidR="00806505">
          <w:t xml:space="preserve"> </w:t>
        </w:r>
      </w:ins>
      <w:ins w:id="479" w:author="Anurag Thakur" w:date="2026-04-28T14:36:00Z">
        <w:r w:rsidRPr="0031123F">
          <w:t>for</w:t>
        </w:r>
      </w:ins>
      <w:ins w:id="480" w:author="Anurag Thakur" w:date="2026-05-01T12:33:00Z" w16du:dateUtc="2026-05-01T07:03:00Z">
        <w:r w:rsidR="00806505">
          <w:t xml:space="preserve"> </w:t>
        </w:r>
      </w:ins>
      <w:ins w:id="481" w:author="Anurag Thakur" w:date="2026-04-28T14:36:00Z">
        <w:r w:rsidRPr="0031123F">
          <w:t>service</w:t>
        </w:r>
      </w:ins>
      <w:ins w:id="482" w:author="Anurag Thakur" w:date="2026-05-01T12:33:00Z" w16du:dateUtc="2026-05-01T07:03:00Z">
        <w:r w:rsidR="00806505">
          <w:t xml:space="preserve"> </w:t>
        </w:r>
      </w:ins>
      <w:ins w:id="483" w:author="Anurag Thakur" w:date="2026-04-28T14:36:00Z">
        <w:r w:rsidRPr="0031123F">
          <w:t>name,</w:t>
        </w:r>
      </w:ins>
      <w:ins w:id="484" w:author="Anurag Thakur" w:date="2026-05-01T12:33:00Z" w16du:dateUtc="2026-05-01T07:03:00Z">
        <w:r w:rsidR="00806505">
          <w:t xml:space="preserve"> </w:t>
        </w:r>
      </w:ins>
      <w:ins w:id="485" w:author="Anurag Thakur" w:date="2026-04-28T14:36:00Z">
        <w:r w:rsidRPr="0031123F">
          <w:t>environment,</w:t>
        </w:r>
      </w:ins>
      <w:ins w:id="486" w:author="Anurag Thakur" w:date="2026-05-01T12:33:00Z" w16du:dateUtc="2026-05-01T07:03:00Z">
        <w:r w:rsidR="00806505">
          <w:t xml:space="preserve"> </w:t>
        </w:r>
      </w:ins>
      <w:ins w:id="487" w:author="Anurag Thakur" w:date="2026-04-28T14:36:00Z">
        <w:r w:rsidRPr="0031123F">
          <w:t>version,</w:t>
        </w:r>
      </w:ins>
      <w:ins w:id="488" w:author="Anurag Thakur" w:date="2026-05-01T12:33:00Z" w16du:dateUtc="2026-05-01T07:03:00Z">
        <w:r w:rsidR="00806505">
          <w:t xml:space="preserve"> </w:t>
        </w:r>
      </w:ins>
      <w:ins w:id="489" w:author="Anurag Thakur" w:date="2026-04-28T14:36:00Z">
        <w:r w:rsidRPr="0031123F">
          <w:t>region,</w:t>
        </w:r>
      </w:ins>
      <w:ins w:id="490" w:author="Anurag Thakur" w:date="2026-05-01T12:33:00Z" w16du:dateUtc="2026-05-01T07:03:00Z">
        <w:r w:rsidR="00806505">
          <w:t xml:space="preserve"> </w:t>
        </w:r>
      </w:ins>
      <w:ins w:id="491" w:author="Anurag Thakur" w:date="2026-04-28T14:36:00Z">
        <w:r w:rsidRPr="0031123F">
          <w:t>tenant,</w:t>
        </w:r>
      </w:ins>
      <w:ins w:id="492" w:author="Anurag Thakur" w:date="2026-05-01T12:33:00Z" w16du:dateUtc="2026-05-01T07:03:00Z">
        <w:r w:rsidR="00806505">
          <w:t xml:space="preserve"> </w:t>
        </w:r>
      </w:ins>
      <w:ins w:id="493" w:author="Anurag Thakur" w:date="2026-04-28T14:36:00Z">
        <w:r w:rsidRPr="0031123F">
          <w:t>and</w:t>
        </w:r>
      </w:ins>
      <w:ins w:id="494" w:author="Anurag Thakur" w:date="2026-05-01T12:33:00Z" w16du:dateUtc="2026-05-01T07:03:00Z">
        <w:r w:rsidR="00806505">
          <w:t xml:space="preserve"> </w:t>
        </w:r>
      </w:ins>
      <w:ins w:id="495" w:author="Anurag Thakur" w:date="2026-04-28T14:36:00Z">
        <w:r w:rsidRPr="0031123F">
          <w:t>team</w:t>
        </w:r>
      </w:ins>
      <w:ins w:id="496" w:author="Anurag Thakur" w:date="2026-05-01T12:33:00Z" w16du:dateUtc="2026-05-01T07:03:00Z">
        <w:r w:rsidR="00806505">
          <w:t xml:space="preserve"> </w:t>
        </w:r>
      </w:ins>
      <w:ins w:id="497" w:author="Anurag Thakur" w:date="2026-04-28T14:36:00Z">
        <w:r w:rsidRPr="0031123F">
          <w:t>ownership.</w:t>
        </w:r>
      </w:ins>
    </w:p>
    <w:p w14:paraId="7BA7AF87" w14:textId="30EC17C4" w:rsidR="0031123F" w:rsidRPr="0031123F" w:rsidRDefault="0031123F" w:rsidP="0094009C">
      <w:pPr>
        <w:pStyle w:val="Bullets"/>
        <w:rPr>
          <w:ins w:id="498" w:author="Anurag Thakur" w:date="2026-04-28T14:36:00Z"/>
        </w:rPr>
      </w:pPr>
      <w:ins w:id="499" w:author="Anurag Thakur" w:date="2026-04-28T14:36:00Z">
        <w:r w:rsidRPr="0031123F">
          <w:t>Use</w:t>
        </w:r>
      </w:ins>
      <w:ins w:id="500" w:author="Anurag Thakur" w:date="2026-05-01T12:33:00Z" w16du:dateUtc="2026-05-01T07:03:00Z">
        <w:r w:rsidR="00806505">
          <w:t xml:space="preserve"> </w:t>
        </w:r>
      </w:ins>
      <w:ins w:id="501" w:author="Anurag Thakur" w:date="2026-04-28T14:36:00Z">
        <w:r w:rsidRPr="0031123F">
          <w:t>W3C</w:t>
        </w:r>
      </w:ins>
      <w:ins w:id="502" w:author="Anurag Thakur" w:date="2026-05-01T12:33:00Z" w16du:dateUtc="2026-05-01T07:03:00Z">
        <w:r w:rsidR="00806505">
          <w:t xml:space="preserve"> </w:t>
        </w:r>
      </w:ins>
      <w:ins w:id="503" w:author="Anurag Thakur" w:date="2026-04-28T14:36:00Z">
        <w:r w:rsidRPr="0031123F">
          <w:t>Trace</w:t>
        </w:r>
      </w:ins>
      <w:ins w:id="504" w:author="Anurag Thakur" w:date="2026-05-01T12:33:00Z" w16du:dateUtc="2026-05-01T07:03:00Z">
        <w:r w:rsidR="00806505">
          <w:t xml:space="preserve"> </w:t>
        </w:r>
      </w:ins>
      <w:ins w:id="505" w:author="Anurag Thakur" w:date="2026-04-28T14:36:00Z">
        <w:r w:rsidRPr="0031123F">
          <w:t>Context</w:t>
        </w:r>
      </w:ins>
      <w:ins w:id="506" w:author="Anurag Thakur" w:date="2026-05-01T12:33:00Z" w16du:dateUtc="2026-05-01T07:03:00Z">
        <w:r w:rsidR="00806505">
          <w:t xml:space="preserve"> </w:t>
        </w:r>
      </w:ins>
      <w:ins w:id="507" w:author="Anurag Thakur" w:date="2026-04-28T14:36:00Z">
        <w:r w:rsidRPr="0031123F">
          <w:t>propagation</w:t>
        </w:r>
      </w:ins>
      <w:ins w:id="508" w:author="Anurag Thakur" w:date="2026-05-01T12:33:00Z" w16du:dateUtc="2026-05-01T07:03:00Z">
        <w:r w:rsidR="00806505">
          <w:t xml:space="preserve"> </w:t>
        </w:r>
      </w:ins>
      <w:ins w:id="509" w:author="Anurag Thakur" w:date="2026-04-28T14:36:00Z">
        <w:r w:rsidRPr="0031123F">
          <w:t>to</w:t>
        </w:r>
      </w:ins>
      <w:ins w:id="510" w:author="Anurag Thakur" w:date="2026-05-01T12:33:00Z" w16du:dateUtc="2026-05-01T07:03:00Z">
        <w:r w:rsidR="00806505">
          <w:t xml:space="preserve"> </w:t>
        </w:r>
      </w:ins>
      <w:ins w:id="511" w:author="Anurag Thakur" w:date="2026-04-28T14:36:00Z">
        <w:r w:rsidRPr="0031123F">
          <w:t>preserve</w:t>
        </w:r>
      </w:ins>
      <w:ins w:id="512" w:author="Anurag Thakur" w:date="2026-05-01T12:33:00Z" w16du:dateUtc="2026-05-01T07:03:00Z">
        <w:r w:rsidR="00806505">
          <w:t xml:space="preserve"> </w:t>
        </w:r>
      </w:ins>
      <w:ins w:id="513" w:author="Anurag Thakur" w:date="2026-04-28T14:36:00Z">
        <w:r w:rsidRPr="0031123F">
          <w:t>end-to-end</w:t>
        </w:r>
      </w:ins>
      <w:ins w:id="514" w:author="Anurag Thakur" w:date="2026-05-01T12:33:00Z" w16du:dateUtc="2026-05-01T07:03:00Z">
        <w:r w:rsidR="00806505">
          <w:t xml:space="preserve"> </w:t>
        </w:r>
      </w:ins>
      <w:ins w:id="515" w:author="Anurag Thakur" w:date="2026-04-28T14:36:00Z">
        <w:r w:rsidRPr="0031123F">
          <w:t>request</w:t>
        </w:r>
      </w:ins>
      <w:ins w:id="516" w:author="Anurag Thakur" w:date="2026-05-01T12:33:00Z" w16du:dateUtc="2026-05-01T07:03:00Z">
        <w:r w:rsidR="00806505">
          <w:t xml:space="preserve"> </w:t>
        </w:r>
      </w:ins>
      <w:ins w:id="517" w:author="Anurag Thakur" w:date="2026-04-28T14:36:00Z">
        <w:r w:rsidRPr="0031123F">
          <w:t>lineage,</w:t>
        </w:r>
      </w:ins>
      <w:ins w:id="518" w:author="Anurag Thakur" w:date="2026-05-01T12:33:00Z" w16du:dateUtc="2026-05-01T07:03:00Z">
        <w:r w:rsidR="00806505">
          <w:t xml:space="preserve"> </w:t>
        </w:r>
      </w:ins>
      <w:ins w:id="519" w:author="Anurag Thakur" w:date="2026-04-28T14:36:00Z">
        <w:r w:rsidRPr="0031123F">
          <w:t>including</w:t>
        </w:r>
      </w:ins>
      <w:ins w:id="520" w:author="Anurag Thakur" w:date="2026-05-01T12:33:00Z" w16du:dateUtc="2026-05-01T07:03:00Z">
        <w:r w:rsidR="00806505">
          <w:t xml:space="preserve"> </w:t>
        </w:r>
      </w:ins>
      <w:ins w:id="521" w:author="Anurag Thakur" w:date="2026-04-28T14:36:00Z">
        <w:r w:rsidRPr="0031123F">
          <w:t>async</w:t>
        </w:r>
      </w:ins>
      <w:ins w:id="522" w:author="Anurag Thakur" w:date="2026-05-01T12:33:00Z" w16du:dateUtc="2026-05-01T07:03:00Z">
        <w:r w:rsidR="00806505">
          <w:t xml:space="preserve"> </w:t>
        </w:r>
      </w:ins>
      <w:ins w:id="523" w:author="Anurag Thakur" w:date="2026-04-28T14:36:00Z">
        <w:r w:rsidRPr="0031123F">
          <w:t>boundaries</w:t>
        </w:r>
      </w:ins>
      <w:ins w:id="524" w:author="Anurag Thakur" w:date="2026-05-01T12:33:00Z" w16du:dateUtc="2026-05-01T07:03:00Z">
        <w:r w:rsidR="00806505">
          <w:t xml:space="preserve"> </w:t>
        </w:r>
      </w:ins>
      <w:ins w:id="525" w:author="Anurag Thakur" w:date="2026-04-28T14:36:00Z">
        <w:r w:rsidRPr="0031123F">
          <w:t>(queues/events).</w:t>
        </w:r>
      </w:ins>
    </w:p>
    <w:p w14:paraId="6B05BA03" w14:textId="68BD73F4" w:rsidR="0031123F" w:rsidRPr="0031123F" w:rsidRDefault="0031123F" w:rsidP="0094009C">
      <w:pPr>
        <w:pStyle w:val="Bullets"/>
        <w:rPr>
          <w:ins w:id="526" w:author="Anurag Thakur" w:date="2026-04-28T14:36:00Z"/>
        </w:rPr>
      </w:pPr>
      <w:ins w:id="527" w:author="Anurag Thakur" w:date="2026-04-28T14:36:00Z">
        <w:r w:rsidRPr="0031123F">
          <w:t>Define</w:t>
        </w:r>
      </w:ins>
      <w:ins w:id="528" w:author="Anurag Thakur" w:date="2026-05-01T12:33:00Z" w16du:dateUtc="2026-05-01T07:03:00Z">
        <w:r w:rsidR="00806505">
          <w:t xml:space="preserve"> </w:t>
        </w:r>
      </w:ins>
      <w:ins w:id="529" w:author="Anurag Thakur" w:date="2026-04-28T14:36:00Z">
        <w:r w:rsidRPr="0031123F">
          <w:t>a</w:t>
        </w:r>
      </w:ins>
      <w:ins w:id="530" w:author="Anurag Thakur" w:date="2026-05-01T12:33:00Z" w16du:dateUtc="2026-05-01T07:03:00Z">
        <w:r w:rsidR="00806505">
          <w:t xml:space="preserve"> </w:t>
        </w:r>
      </w:ins>
      <w:ins w:id="531" w:author="Anurag Thakur" w:date="2026-04-28T14:36:00Z">
        <w:r w:rsidRPr="0031123F">
          <w:t>minimum</w:t>
        </w:r>
      </w:ins>
      <w:ins w:id="532" w:author="Anurag Thakur" w:date="2026-05-01T12:33:00Z" w16du:dateUtc="2026-05-01T07:03:00Z">
        <w:r w:rsidR="00806505">
          <w:t xml:space="preserve"> </w:t>
        </w:r>
      </w:ins>
      <w:ins w:id="533" w:author="Anurag Thakur" w:date="2026-04-28T14:36:00Z">
        <w:r w:rsidRPr="0031123F">
          <w:t>instrumentation</w:t>
        </w:r>
      </w:ins>
      <w:ins w:id="534" w:author="Anurag Thakur" w:date="2026-05-01T12:33:00Z" w16du:dateUtc="2026-05-01T07:03:00Z">
        <w:r w:rsidR="00806505">
          <w:t xml:space="preserve"> </w:t>
        </w:r>
      </w:ins>
      <w:ins w:id="535" w:author="Anurag Thakur" w:date="2026-04-28T14:36:00Z">
        <w:r w:rsidRPr="0031123F">
          <w:t>contract</w:t>
        </w:r>
      </w:ins>
      <w:ins w:id="536" w:author="Anurag Thakur" w:date="2026-05-01T12:33:00Z" w16du:dateUtc="2026-05-01T07:03:00Z">
        <w:r w:rsidR="00806505">
          <w:t xml:space="preserve"> </w:t>
        </w:r>
      </w:ins>
      <w:ins w:id="537" w:author="Anurag Thakur" w:date="2026-04-28T14:36:00Z">
        <w:r w:rsidRPr="0031123F">
          <w:t>per</w:t>
        </w:r>
      </w:ins>
      <w:ins w:id="538" w:author="Anurag Thakur" w:date="2026-05-01T12:33:00Z" w16du:dateUtc="2026-05-01T07:03:00Z">
        <w:r w:rsidR="00806505">
          <w:t xml:space="preserve"> </w:t>
        </w:r>
      </w:ins>
      <w:ins w:id="539" w:author="Anurag Thakur" w:date="2026-04-28T14:36:00Z">
        <w:r w:rsidRPr="0031123F">
          <w:t>service:</w:t>
        </w:r>
      </w:ins>
      <w:ins w:id="540" w:author="Anurag Thakur" w:date="2026-05-01T12:33:00Z" w16du:dateUtc="2026-05-01T07:03:00Z">
        <w:r w:rsidR="00806505">
          <w:t xml:space="preserve"> </w:t>
        </w:r>
      </w:ins>
      <w:ins w:id="541" w:author="Anurag Thakur" w:date="2026-04-28T14:36:00Z">
        <w:r w:rsidRPr="0031123F">
          <w:t>golden</w:t>
        </w:r>
      </w:ins>
      <w:ins w:id="542" w:author="Anurag Thakur" w:date="2026-05-01T12:33:00Z" w16du:dateUtc="2026-05-01T07:03:00Z">
        <w:r w:rsidR="00806505">
          <w:t xml:space="preserve"> </w:t>
        </w:r>
      </w:ins>
      <w:ins w:id="543" w:author="Anurag Thakur" w:date="2026-04-28T14:36:00Z">
        <w:r w:rsidRPr="0031123F">
          <w:t>signals,</w:t>
        </w:r>
      </w:ins>
      <w:ins w:id="544" w:author="Anurag Thakur" w:date="2026-05-01T12:33:00Z" w16du:dateUtc="2026-05-01T07:03:00Z">
        <w:r w:rsidR="00806505">
          <w:t xml:space="preserve"> </w:t>
        </w:r>
      </w:ins>
      <w:ins w:id="545" w:author="Anurag Thakur" w:date="2026-04-28T14:36:00Z">
        <w:r w:rsidRPr="0031123F">
          <w:t>key</w:t>
        </w:r>
      </w:ins>
      <w:ins w:id="546" w:author="Anurag Thakur" w:date="2026-05-01T12:33:00Z" w16du:dateUtc="2026-05-01T07:03:00Z">
        <w:r w:rsidR="00806505">
          <w:t xml:space="preserve"> </w:t>
        </w:r>
      </w:ins>
      <w:ins w:id="547" w:author="Anurag Thakur" w:date="2026-04-28T14:36:00Z">
        <w:r w:rsidRPr="0031123F">
          <w:t>business</w:t>
        </w:r>
      </w:ins>
      <w:ins w:id="548" w:author="Anurag Thakur" w:date="2026-05-01T12:33:00Z" w16du:dateUtc="2026-05-01T07:03:00Z">
        <w:r w:rsidR="00806505">
          <w:t xml:space="preserve"> </w:t>
        </w:r>
      </w:ins>
      <w:ins w:id="549" w:author="Anurag Thakur" w:date="2026-04-28T14:36:00Z">
        <w:r w:rsidRPr="0031123F">
          <w:t>transactions,</w:t>
        </w:r>
      </w:ins>
      <w:ins w:id="550" w:author="Anurag Thakur" w:date="2026-05-01T12:33:00Z" w16du:dateUtc="2026-05-01T07:03:00Z">
        <w:r w:rsidR="00806505">
          <w:t xml:space="preserve"> </w:t>
        </w:r>
      </w:ins>
      <w:ins w:id="551" w:author="Anurag Thakur" w:date="2026-04-28T14:36:00Z">
        <w:r w:rsidRPr="0031123F">
          <w:t>and</w:t>
        </w:r>
      </w:ins>
      <w:ins w:id="552" w:author="Anurag Thakur" w:date="2026-05-01T12:33:00Z" w16du:dateUtc="2026-05-01T07:03:00Z">
        <w:r w:rsidR="00806505">
          <w:t xml:space="preserve"> </w:t>
        </w:r>
      </w:ins>
      <w:ins w:id="553" w:author="Anurag Thakur" w:date="2026-04-28T14:36:00Z">
        <w:r w:rsidRPr="0031123F">
          <w:t>error</w:t>
        </w:r>
      </w:ins>
      <w:ins w:id="554" w:author="Anurag Thakur" w:date="2026-05-01T12:33:00Z" w16du:dateUtc="2026-05-01T07:03:00Z">
        <w:r w:rsidR="00806505">
          <w:t xml:space="preserve"> </w:t>
        </w:r>
      </w:ins>
      <w:ins w:id="555" w:author="Anurag Thakur" w:date="2026-04-28T14:36:00Z">
        <w:r w:rsidRPr="0031123F">
          <w:t>attributes.</w:t>
        </w:r>
      </w:ins>
    </w:p>
    <w:p w14:paraId="55BDFB8D" w14:textId="67B50F18" w:rsidR="0031123F" w:rsidRPr="0094009C" w:rsidRDefault="0031123F" w:rsidP="0031123F">
      <w:pPr>
        <w:rPr>
          <w:ins w:id="556" w:author="Anurag Thakur" w:date="2026-04-28T14:36:00Z"/>
          <w:b/>
          <w:bCs/>
        </w:rPr>
      </w:pPr>
      <w:ins w:id="557" w:author="Anurag Thakur" w:date="2026-04-28T14:36:00Z">
        <w:r w:rsidRPr="0094009C">
          <w:rPr>
            <w:b/>
            <w:bCs/>
          </w:rPr>
          <w:t>Why</w:t>
        </w:r>
      </w:ins>
      <w:ins w:id="558" w:author="Anurag Thakur" w:date="2026-05-01T12:33:00Z" w16du:dateUtc="2026-05-01T07:03:00Z">
        <w:r w:rsidR="00806505">
          <w:rPr>
            <w:b/>
            <w:bCs/>
          </w:rPr>
          <w:t xml:space="preserve"> </w:t>
        </w:r>
      </w:ins>
      <w:ins w:id="559" w:author="Anurag Thakur" w:date="2026-04-28T14:36:00Z">
        <w:r w:rsidRPr="0094009C">
          <w:rPr>
            <w:b/>
            <w:bCs/>
          </w:rPr>
          <w:t>it</w:t>
        </w:r>
      </w:ins>
      <w:ins w:id="560" w:author="Anurag Thakur" w:date="2026-05-01T12:33:00Z" w16du:dateUtc="2026-05-01T07:03:00Z">
        <w:r w:rsidR="00806505">
          <w:rPr>
            <w:b/>
            <w:bCs/>
          </w:rPr>
          <w:t xml:space="preserve"> </w:t>
        </w:r>
      </w:ins>
      <w:ins w:id="561" w:author="Anurag Thakur" w:date="2026-04-28T14:36:00Z">
        <w:r w:rsidRPr="0094009C">
          <w:rPr>
            <w:b/>
            <w:bCs/>
          </w:rPr>
          <w:t>matters:</w:t>
        </w:r>
      </w:ins>
    </w:p>
    <w:p w14:paraId="746830CD" w14:textId="1FB8721A" w:rsidR="0031123F" w:rsidRPr="0031123F" w:rsidRDefault="0031123F" w:rsidP="0094009C">
      <w:pPr>
        <w:pStyle w:val="Bullets"/>
        <w:rPr>
          <w:ins w:id="562" w:author="Anurag Thakur" w:date="2026-04-28T14:36:00Z"/>
        </w:rPr>
      </w:pPr>
      <w:ins w:id="563" w:author="Anurag Thakur" w:date="2026-04-28T14:36:00Z">
        <w:r w:rsidRPr="0031123F">
          <w:t>Prevents</w:t>
        </w:r>
      </w:ins>
      <w:ins w:id="564" w:author="Anurag Thakur" w:date="2026-05-01T12:33:00Z" w16du:dateUtc="2026-05-01T07:03:00Z">
        <w:r w:rsidR="00806505">
          <w:t xml:space="preserve"> </w:t>
        </w:r>
      </w:ins>
      <w:ins w:id="565" w:author="Anurag Thakur" w:date="2026-04-28T14:36:00Z">
        <w:r w:rsidRPr="0031123F">
          <w:t>fragmented</w:t>
        </w:r>
      </w:ins>
      <w:ins w:id="566" w:author="Anurag Thakur" w:date="2026-05-01T12:33:00Z" w16du:dateUtc="2026-05-01T07:03:00Z">
        <w:r w:rsidR="00806505">
          <w:t xml:space="preserve"> </w:t>
        </w:r>
      </w:ins>
      <w:ins w:id="567" w:author="Anurag Thakur" w:date="2026-04-28T14:36:00Z">
        <w:r w:rsidRPr="0031123F">
          <w:t>telemetry</w:t>
        </w:r>
      </w:ins>
      <w:ins w:id="568" w:author="Anurag Thakur" w:date="2026-05-01T12:33:00Z" w16du:dateUtc="2026-05-01T07:03:00Z">
        <w:r w:rsidR="00806505">
          <w:t xml:space="preserve"> </w:t>
        </w:r>
      </w:ins>
      <w:ins w:id="569" w:author="Anurag Thakur" w:date="2026-04-28T14:36:00Z">
        <w:r w:rsidRPr="0031123F">
          <w:t>patterns.</w:t>
        </w:r>
      </w:ins>
    </w:p>
    <w:p w14:paraId="5C252DD8" w14:textId="722BA2FD" w:rsidR="0031123F" w:rsidRPr="0031123F" w:rsidRDefault="0031123F" w:rsidP="0094009C">
      <w:pPr>
        <w:pStyle w:val="Bullets"/>
        <w:rPr>
          <w:ins w:id="570" w:author="Anurag Thakur" w:date="2026-04-28T14:36:00Z"/>
        </w:rPr>
      </w:pPr>
      <w:ins w:id="571" w:author="Anurag Thakur" w:date="2026-04-28T14:36:00Z">
        <w:r w:rsidRPr="0031123F">
          <w:t>Makes</w:t>
        </w:r>
      </w:ins>
      <w:ins w:id="572" w:author="Anurag Thakur" w:date="2026-05-01T12:33:00Z" w16du:dateUtc="2026-05-01T07:03:00Z">
        <w:r w:rsidR="00806505">
          <w:t xml:space="preserve"> </w:t>
        </w:r>
      </w:ins>
      <w:ins w:id="573" w:author="Anurag Thakur" w:date="2026-04-28T14:36:00Z">
        <w:r w:rsidRPr="0031123F">
          <w:t>dashboards,</w:t>
        </w:r>
      </w:ins>
      <w:ins w:id="574" w:author="Anurag Thakur" w:date="2026-05-01T12:33:00Z" w16du:dateUtc="2026-05-01T07:03:00Z">
        <w:r w:rsidR="00806505">
          <w:t xml:space="preserve"> </w:t>
        </w:r>
      </w:ins>
      <w:ins w:id="575" w:author="Anurag Thakur" w:date="2026-04-28T14:36:00Z">
        <w:r w:rsidRPr="0031123F">
          <w:t>alerts,</w:t>
        </w:r>
      </w:ins>
      <w:ins w:id="576" w:author="Anurag Thakur" w:date="2026-05-01T12:33:00Z" w16du:dateUtc="2026-05-01T07:03:00Z">
        <w:r w:rsidR="00806505">
          <w:t xml:space="preserve"> </w:t>
        </w:r>
      </w:ins>
      <w:ins w:id="577" w:author="Anurag Thakur" w:date="2026-04-28T14:36:00Z">
        <w:r w:rsidRPr="0031123F">
          <w:t>and</w:t>
        </w:r>
      </w:ins>
      <w:ins w:id="578" w:author="Anurag Thakur" w:date="2026-05-01T12:33:00Z" w16du:dateUtc="2026-05-01T07:03:00Z">
        <w:r w:rsidR="00806505">
          <w:t xml:space="preserve"> </w:t>
        </w:r>
      </w:ins>
      <w:ins w:id="579" w:author="Anurag Thakur" w:date="2026-04-28T14:36:00Z">
        <w:r w:rsidRPr="0031123F">
          <w:t>runbooks</w:t>
        </w:r>
      </w:ins>
      <w:ins w:id="580" w:author="Anurag Thakur" w:date="2026-05-01T12:33:00Z" w16du:dateUtc="2026-05-01T07:03:00Z">
        <w:r w:rsidR="00806505">
          <w:t xml:space="preserve"> </w:t>
        </w:r>
      </w:ins>
      <w:ins w:id="581" w:author="Anurag Thakur" w:date="2026-04-28T14:36:00Z">
        <w:r w:rsidRPr="0031123F">
          <w:t>reusable</w:t>
        </w:r>
      </w:ins>
      <w:ins w:id="582" w:author="Anurag Thakur" w:date="2026-05-01T12:33:00Z" w16du:dateUtc="2026-05-01T07:03:00Z">
        <w:r w:rsidR="00806505">
          <w:t xml:space="preserve"> </w:t>
        </w:r>
      </w:ins>
      <w:ins w:id="583" w:author="Anurag Thakur" w:date="2026-04-28T14:36:00Z">
        <w:r w:rsidRPr="0031123F">
          <w:t>across</w:t>
        </w:r>
      </w:ins>
      <w:ins w:id="584" w:author="Anurag Thakur" w:date="2026-05-01T12:33:00Z" w16du:dateUtc="2026-05-01T07:03:00Z">
        <w:r w:rsidR="00806505">
          <w:t xml:space="preserve"> </w:t>
        </w:r>
      </w:ins>
      <w:ins w:id="585" w:author="Anurag Thakur" w:date="2026-04-28T14:36:00Z">
        <w:r w:rsidRPr="0031123F">
          <w:t>teams.</w:t>
        </w:r>
      </w:ins>
    </w:p>
    <w:p w14:paraId="269F5268" w14:textId="2A5DE739" w:rsidR="00EF79FD" w:rsidRDefault="0031123F" w:rsidP="004E17AF">
      <w:pPr>
        <w:pStyle w:val="Heading3"/>
        <w:rPr>
          <w:ins w:id="586" w:author="Anurag Thakur" w:date="2026-04-28T14:39:00Z" w16du:dateUtc="2026-04-28T09:09:00Z"/>
        </w:rPr>
      </w:pPr>
      <w:bookmarkStart w:id="587" w:name="_Toc228549484"/>
      <w:bookmarkStart w:id="588" w:name="_Toc228784872"/>
      <w:ins w:id="589" w:author="Anurag Thakur" w:date="2026-04-28T14:36:00Z">
        <w:r w:rsidRPr="0031123F">
          <w:t>Layer:</w:t>
        </w:r>
      </w:ins>
      <w:ins w:id="590" w:author="Anurag Thakur" w:date="2026-05-01T12:33:00Z" w16du:dateUtc="2026-05-01T07:03:00Z">
        <w:r w:rsidR="00806505">
          <w:t xml:space="preserve"> </w:t>
        </w:r>
      </w:ins>
      <w:ins w:id="591" w:author="Anurag Thakur" w:date="2026-04-28T14:36:00Z">
        <w:r w:rsidRPr="0031123F">
          <w:t>Telemetry</w:t>
        </w:r>
      </w:ins>
      <w:ins w:id="592" w:author="Anurag Thakur" w:date="2026-05-01T12:33:00Z" w16du:dateUtc="2026-05-01T07:03:00Z">
        <w:r w:rsidR="00806505">
          <w:t xml:space="preserve"> </w:t>
        </w:r>
      </w:ins>
      <w:ins w:id="593" w:author="Anurag Thakur" w:date="2026-04-28T14:36:00Z">
        <w:r w:rsidRPr="0031123F">
          <w:t>Gateway</w:t>
        </w:r>
      </w:ins>
      <w:ins w:id="594" w:author="Anurag Thakur" w:date="2026-05-01T12:33:00Z" w16du:dateUtc="2026-05-01T07:03:00Z">
        <w:r w:rsidR="00806505">
          <w:t xml:space="preserve"> </w:t>
        </w:r>
      </w:ins>
      <w:ins w:id="595" w:author="Anurag Thakur" w:date="2026-04-28T14:42:00Z" w16du:dateUtc="2026-04-28T09:12:00Z">
        <w:r w:rsidR="002F5D30">
          <w:t>/</w:t>
        </w:r>
      </w:ins>
      <w:ins w:id="596" w:author="Anurag Thakur" w:date="2026-05-01T12:33:00Z" w16du:dateUtc="2026-05-01T07:03:00Z">
        <w:r w:rsidR="00806505">
          <w:t xml:space="preserve"> </w:t>
        </w:r>
      </w:ins>
      <w:ins w:id="597" w:author="Anurag Thakur" w:date="2026-04-28T14:36:00Z">
        <w:r w:rsidRPr="0031123F">
          <w:t>Tool:</w:t>
        </w:r>
      </w:ins>
      <w:ins w:id="598" w:author="Anurag Thakur" w:date="2026-05-01T12:33:00Z" w16du:dateUtc="2026-05-01T07:03:00Z">
        <w:r w:rsidR="00806505">
          <w:t xml:space="preserve"> </w:t>
        </w:r>
      </w:ins>
      <w:ins w:id="599" w:author="Anurag Thakur" w:date="2026-04-28T14:36:00Z">
        <w:r w:rsidRPr="0031123F">
          <w:t>OpenTelemetry</w:t>
        </w:r>
      </w:ins>
      <w:ins w:id="600" w:author="Anurag Thakur" w:date="2026-05-01T12:33:00Z" w16du:dateUtc="2026-05-01T07:03:00Z">
        <w:r w:rsidR="00806505">
          <w:t xml:space="preserve"> </w:t>
        </w:r>
      </w:ins>
      <w:ins w:id="601" w:author="Anurag Thakur" w:date="2026-04-28T14:36:00Z">
        <w:r w:rsidRPr="0031123F">
          <w:t>Collector</w:t>
        </w:r>
      </w:ins>
      <w:bookmarkEnd w:id="587"/>
      <w:bookmarkEnd w:id="588"/>
    </w:p>
    <w:p w14:paraId="1116C02A" w14:textId="7C4E9DD4" w:rsidR="0031123F" w:rsidRPr="0031123F" w:rsidRDefault="0031123F" w:rsidP="002F5D30">
      <w:pPr>
        <w:rPr>
          <w:ins w:id="602" w:author="Anurag Thakur" w:date="2026-04-28T14:36:00Z"/>
        </w:rPr>
      </w:pPr>
      <w:ins w:id="603" w:author="Anurag Thakur" w:date="2026-04-28T14:36:00Z">
        <w:r w:rsidRPr="0031123F">
          <w:t>Central</w:t>
        </w:r>
      </w:ins>
      <w:ins w:id="604" w:author="Anurag Thakur" w:date="2026-05-01T12:33:00Z" w16du:dateUtc="2026-05-01T07:03:00Z">
        <w:r w:rsidR="00806505">
          <w:t xml:space="preserve"> </w:t>
        </w:r>
      </w:ins>
      <w:ins w:id="605" w:author="Anurag Thakur" w:date="2026-04-28T14:36:00Z">
        <w:r w:rsidRPr="0031123F">
          <w:t>collection,</w:t>
        </w:r>
      </w:ins>
      <w:ins w:id="606" w:author="Anurag Thakur" w:date="2026-05-01T12:33:00Z" w16du:dateUtc="2026-05-01T07:03:00Z">
        <w:r w:rsidR="00806505">
          <w:t xml:space="preserve"> </w:t>
        </w:r>
      </w:ins>
      <w:ins w:id="607" w:author="Anurag Thakur" w:date="2026-04-28T14:36:00Z">
        <w:r w:rsidRPr="0031123F">
          <w:t>enrichment,</w:t>
        </w:r>
      </w:ins>
      <w:ins w:id="608" w:author="Anurag Thakur" w:date="2026-05-01T12:33:00Z" w16du:dateUtc="2026-05-01T07:03:00Z">
        <w:r w:rsidR="00806505">
          <w:t xml:space="preserve"> </w:t>
        </w:r>
      </w:ins>
      <w:ins w:id="609" w:author="Anurag Thakur" w:date="2026-04-28T14:36:00Z">
        <w:r w:rsidRPr="0031123F">
          <w:t>filtering,</w:t>
        </w:r>
      </w:ins>
      <w:ins w:id="610" w:author="Anurag Thakur" w:date="2026-05-01T12:33:00Z" w16du:dateUtc="2026-05-01T07:03:00Z">
        <w:r w:rsidR="00806505">
          <w:t xml:space="preserve"> </w:t>
        </w:r>
      </w:ins>
      <w:ins w:id="611" w:author="Anurag Thakur" w:date="2026-04-28T14:36:00Z">
        <w:r w:rsidRPr="0031123F">
          <w:t>sampling,</w:t>
        </w:r>
      </w:ins>
      <w:ins w:id="612" w:author="Anurag Thakur" w:date="2026-05-01T12:33:00Z" w16du:dateUtc="2026-05-01T07:03:00Z">
        <w:r w:rsidR="00806505">
          <w:t xml:space="preserve"> </w:t>
        </w:r>
      </w:ins>
      <w:ins w:id="613" w:author="Anurag Thakur" w:date="2026-04-28T14:36:00Z">
        <w:r w:rsidRPr="0031123F">
          <w:t>and</w:t>
        </w:r>
      </w:ins>
      <w:ins w:id="614" w:author="Anurag Thakur" w:date="2026-05-01T12:33:00Z" w16du:dateUtc="2026-05-01T07:03:00Z">
        <w:r w:rsidR="00806505">
          <w:t xml:space="preserve"> </w:t>
        </w:r>
      </w:ins>
      <w:ins w:id="615" w:author="Anurag Thakur" w:date="2026-04-28T14:36:00Z">
        <w:r w:rsidRPr="0031123F">
          <w:t>routing</w:t>
        </w:r>
      </w:ins>
      <w:ins w:id="616" w:author="Anurag Thakur" w:date="2026-05-01T12:33:00Z" w16du:dateUtc="2026-05-01T07:03:00Z">
        <w:r w:rsidR="00806505">
          <w:t xml:space="preserve"> </w:t>
        </w:r>
      </w:ins>
      <w:ins w:id="617" w:author="Anurag Thakur" w:date="2026-04-28T14:36:00Z">
        <w:r w:rsidRPr="0031123F">
          <w:t>pipeline</w:t>
        </w:r>
      </w:ins>
      <w:ins w:id="618" w:author="Anurag Thakur" w:date="2026-05-01T12:33:00Z" w16du:dateUtc="2026-05-01T07:03:00Z">
        <w:r w:rsidR="00806505">
          <w:t xml:space="preserve"> </w:t>
        </w:r>
      </w:ins>
      <w:ins w:id="619" w:author="Anurag Thakur" w:date="2026-04-28T14:36:00Z">
        <w:r w:rsidRPr="0031123F">
          <w:t>for</w:t>
        </w:r>
      </w:ins>
      <w:ins w:id="620" w:author="Anurag Thakur" w:date="2026-05-01T12:33:00Z" w16du:dateUtc="2026-05-01T07:03:00Z">
        <w:r w:rsidR="00806505">
          <w:t xml:space="preserve"> </w:t>
        </w:r>
      </w:ins>
      <w:ins w:id="621" w:author="Anurag Thakur" w:date="2026-04-28T14:36:00Z">
        <w:r w:rsidRPr="0031123F">
          <w:t>all</w:t>
        </w:r>
      </w:ins>
      <w:ins w:id="622" w:author="Anurag Thakur" w:date="2026-05-01T12:33:00Z" w16du:dateUtc="2026-05-01T07:03:00Z">
        <w:r w:rsidR="00806505">
          <w:t xml:space="preserve"> </w:t>
        </w:r>
      </w:ins>
      <w:ins w:id="623" w:author="Anurag Thakur" w:date="2026-04-28T14:36:00Z">
        <w:r w:rsidRPr="0031123F">
          <w:t>telemetry.</w:t>
        </w:r>
      </w:ins>
    </w:p>
    <w:p w14:paraId="30D6CCF9" w14:textId="67B47B04" w:rsidR="0031123F" w:rsidRPr="0094009C" w:rsidRDefault="0031123F" w:rsidP="002F5D30">
      <w:pPr>
        <w:rPr>
          <w:ins w:id="624" w:author="Anurag Thakur" w:date="2026-04-28T14:36:00Z"/>
          <w:b/>
          <w:bCs/>
        </w:rPr>
      </w:pPr>
      <w:ins w:id="625" w:author="Anurag Thakur" w:date="2026-04-28T14:36:00Z">
        <w:r w:rsidRPr="0094009C">
          <w:rPr>
            <w:b/>
            <w:bCs/>
          </w:rPr>
          <w:t>Implementation</w:t>
        </w:r>
      </w:ins>
      <w:ins w:id="626" w:author="Anurag Thakur" w:date="2026-05-01T12:33:00Z" w16du:dateUtc="2026-05-01T07:03:00Z">
        <w:r w:rsidR="00806505">
          <w:rPr>
            <w:b/>
            <w:bCs/>
          </w:rPr>
          <w:t xml:space="preserve"> </w:t>
        </w:r>
      </w:ins>
      <w:ins w:id="627" w:author="Anurag Thakur" w:date="2026-04-28T14:36:00Z">
        <w:r w:rsidRPr="0094009C">
          <w:rPr>
            <w:b/>
            <w:bCs/>
          </w:rPr>
          <w:t>detail:</w:t>
        </w:r>
      </w:ins>
    </w:p>
    <w:p w14:paraId="3B822B66" w14:textId="23288E0B" w:rsidR="0031123F" w:rsidRPr="0031123F" w:rsidRDefault="0031123F" w:rsidP="0094009C">
      <w:pPr>
        <w:pStyle w:val="Bullets"/>
        <w:rPr>
          <w:ins w:id="628" w:author="Anurag Thakur" w:date="2026-04-28T14:36:00Z"/>
        </w:rPr>
      </w:pPr>
      <w:ins w:id="629" w:author="Anurag Thakur" w:date="2026-04-28T14:36:00Z">
        <w:r w:rsidRPr="0031123F">
          <w:t>Deploy</w:t>
        </w:r>
      </w:ins>
      <w:ins w:id="630" w:author="Anurag Thakur" w:date="2026-05-01T12:33:00Z" w16du:dateUtc="2026-05-01T07:03:00Z">
        <w:r w:rsidR="00806505">
          <w:t xml:space="preserve"> </w:t>
        </w:r>
      </w:ins>
      <w:ins w:id="631" w:author="Anurag Thakur" w:date="2026-04-28T14:36:00Z">
        <w:r w:rsidRPr="0031123F">
          <w:t>collectors</w:t>
        </w:r>
      </w:ins>
      <w:ins w:id="632" w:author="Anurag Thakur" w:date="2026-05-01T12:33:00Z" w16du:dateUtc="2026-05-01T07:03:00Z">
        <w:r w:rsidR="00806505">
          <w:t xml:space="preserve"> </w:t>
        </w:r>
      </w:ins>
      <w:ins w:id="633" w:author="Anurag Thakur" w:date="2026-04-28T14:36:00Z">
        <w:r w:rsidRPr="0031123F">
          <w:t>in</w:t>
        </w:r>
      </w:ins>
      <w:ins w:id="634" w:author="Anurag Thakur" w:date="2026-05-01T12:33:00Z" w16du:dateUtc="2026-05-01T07:03:00Z">
        <w:r w:rsidR="00806505">
          <w:t xml:space="preserve"> </w:t>
        </w:r>
      </w:ins>
      <w:ins w:id="635" w:author="Anurag Thakur" w:date="2026-04-28T14:36:00Z">
        <w:r w:rsidRPr="0031123F">
          <w:t>tiers</w:t>
        </w:r>
      </w:ins>
      <w:ins w:id="636" w:author="Anurag Thakur" w:date="2026-05-01T12:33:00Z" w16du:dateUtc="2026-05-01T07:03:00Z">
        <w:r w:rsidR="00806505">
          <w:t xml:space="preserve"> </w:t>
        </w:r>
      </w:ins>
      <w:ins w:id="637" w:author="Anurag Thakur" w:date="2026-04-28T14:36:00Z">
        <w:r w:rsidRPr="0031123F">
          <w:t>(agent/daemonset</w:t>
        </w:r>
      </w:ins>
      <w:ins w:id="638" w:author="Anurag Thakur" w:date="2026-05-01T12:33:00Z" w16du:dateUtc="2026-05-01T07:03:00Z">
        <w:r w:rsidR="00806505">
          <w:t xml:space="preserve"> </w:t>
        </w:r>
      </w:ins>
      <w:ins w:id="639" w:author="Anurag Thakur" w:date="2026-04-28T14:36:00Z">
        <w:r w:rsidRPr="0031123F">
          <w:t>+</w:t>
        </w:r>
      </w:ins>
      <w:ins w:id="640" w:author="Anurag Thakur" w:date="2026-05-01T12:33:00Z" w16du:dateUtc="2026-05-01T07:03:00Z">
        <w:r w:rsidR="00806505">
          <w:t xml:space="preserve"> </w:t>
        </w:r>
      </w:ins>
      <w:ins w:id="641" w:author="Anurag Thakur" w:date="2026-04-28T14:36:00Z">
        <w:r w:rsidRPr="0031123F">
          <w:t>centralized</w:t>
        </w:r>
      </w:ins>
      <w:ins w:id="642" w:author="Anurag Thakur" w:date="2026-05-01T12:33:00Z" w16du:dateUtc="2026-05-01T07:03:00Z">
        <w:r w:rsidR="00806505">
          <w:t xml:space="preserve"> </w:t>
        </w:r>
      </w:ins>
      <w:ins w:id="643" w:author="Anurag Thakur" w:date="2026-04-28T14:36:00Z">
        <w:r w:rsidRPr="0031123F">
          <w:t>gateway).</w:t>
        </w:r>
      </w:ins>
    </w:p>
    <w:p w14:paraId="0BC7B1B6" w14:textId="7E2C7278" w:rsidR="0031123F" w:rsidRPr="0031123F" w:rsidRDefault="0031123F" w:rsidP="0094009C">
      <w:pPr>
        <w:pStyle w:val="Bullets"/>
        <w:rPr>
          <w:ins w:id="644" w:author="Anurag Thakur" w:date="2026-04-28T14:36:00Z"/>
        </w:rPr>
      </w:pPr>
      <w:ins w:id="645" w:author="Anurag Thakur" w:date="2026-04-28T14:36:00Z">
        <w:r w:rsidRPr="0031123F">
          <w:t>Configure</w:t>
        </w:r>
      </w:ins>
      <w:ins w:id="646" w:author="Anurag Thakur" w:date="2026-05-01T12:33:00Z" w16du:dateUtc="2026-05-01T07:03:00Z">
        <w:r w:rsidR="00806505">
          <w:t xml:space="preserve"> </w:t>
        </w:r>
      </w:ins>
      <w:ins w:id="647" w:author="Anurag Thakur" w:date="2026-04-28T14:36:00Z">
        <w:r w:rsidRPr="0031123F">
          <w:t>processors</w:t>
        </w:r>
      </w:ins>
      <w:ins w:id="648" w:author="Anurag Thakur" w:date="2026-05-01T12:33:00Z" w16du:dateUtc="2026-05-01T07:03:00Z">
        <w:r w:rsidR="00806505">
          <w:t xml:space="preserve"> </w:t>
        </w:r>
      </w:ins>
      <w:ins w:id="649" w:author="Anurag Thakur" w:date="2026-04-28T14:36:00Z">
        <w:r w:rsidRPr="0031123F">
          <w:t>for</w:t>
        </w:r>
      </w:ins>
      <w:ins w:id="650" w:author="Anurag Thakur" w:date="2026-05-01T12:33:00Z" w16du:dateUtc="2026-05-01T07:03:00Z">
        <w:r w:rsidR="00806505">
          <w:t xml:space="preserve"> </w:t>
        </w:r>
      </w:ins>
      <w:ins w:id="651" w:author="Anurag Thakur" w:date="2026-04-28T14:36:00Z">
        <w:r w:rsidRPr="0031123F">
          <w:t>PII</w:t>
        </w:r>
      </w:ins>
      <w:ins w:id="652" w:author="Anurag Thakur" w:date="2026-05-01T12:33:00Z" w16du:dateUtc="2026-05-01T07:03:00Z">
        <w:r w:rsidR="00806505">
          <w:t xml:space="preserve"> </w:t>
        </w:r>
      </w:ins>
      <w:ins w:id="653" w:author="Anurag Thakur" w:date="2026-04-28T14:36:00Z">
        <w:r w:rsidRPr="0031123F">
          <w:t>redaction,</w:t>
        </w:r>
      </w:ins>
      <w:ins w:id="654" w:author="Anurag Thakur" w:date="2026-05-01T12:33:00Z" w16du:dateUtc="2026-05-01T07:03:00Z">
        <w:r w:rsidR="00806505">
          <w:t xml:space="preserve"> </w:t>
        </w:r>
      </w:ins>
      <w:ins w:id="655" w:author="Anurag Thakur" w:date="2026-04-28T14:36:00Z">
        <w:r w:rsidRPr="0031123F">
          <w:t>attribute</w:t>
        </w:r>
      </w:ins>
      <w:ins w:id="656" w:author="Anurag Thakur" w:date="2026-05-01T12:33:00Z" w16du:dateUtc="2026-05-01T07:03:00Z">
        <w:r w:rsidR="00806505">
          <w:t xml:space="preserve"> </w:t>
        </w:r>
      </w:ins>
      <w:ins w:id="657" w:author="Anurag Thakur" w:date="2026-04-28T14:36:00Z">
        <w:r w:rsidRPr="0031123F">
          <w:t>normalization,</w:t>
        </w:r>
      </w:ins>
      <w:ins w:id="658" w:author="Anurag Thakur" w:date="2026-05-01T12:33:00Z" w16du:dateUtc="2026-05-01T07:03:00Z">
        <w:r w:rsidR="00806505">
          <w:t xml:space="preserve"> </w:t>
        </w:r>
      </w:ins>
      <w:ins w:id="659" w:author="Anurag Thakur" w:date="2026-04-28T14:36:00Z">
        <w:r w:rsidRPr="0031123F">
          <w:t>batching,</w:t>
        </w:r>
      </w:ins>
      <w:ins w:id="660" w:author="Anurag Thakur" w:date="2026-05-01T12:33:00Z" w16du:dateUtc="2026-05-01T07:03:00Z">
        <w:r w:rsidR="00806505">
          <w:t xml:space="preserve"> </w:t>
        </w:r>
      </w:ins>
      <w:ins w:id="661" w:author="Anurag Thakur" w:date="2026-04-28T14:36:00Z">
        <w:r w:rsidRPr="0031123F">
          <w:t>retries,</w:t>
        </w:r>
      </w:ins>
      <w:ins w:id="662" w:author="Anurag Thakur" w:date="2026-05-01T12:33:00Z" w16du:dateUtc="2026-05-01T07:03:00Z">
        <w:r w:rsidR="00806505">
          <w:t xml:space="preserve"> </w:t>
        </w:r>
      </w:ins>
      <w:ins w:id="663" w:author="Anurag Thakur" w:date="2026-04-28T14:36:00Z">
        <w:r w:rsidRPr="0031123F">
          <w:t>and</w:t>
        </w:r>
      </w:ins>
      <w:ins w:id="664" w:author="Anurag Thakur" w:date="2026-05-01T12:33:00Z" w16du:dateUtc="2026-05-01T07:03:00Z">
        <w:r w:rsidR="00806505">
          <w:t xml:space="preserve"> </w:t>
        </w:r>
      </w:ins>
      <w:ins w:id="665" w:author="Anurag Thakur" w:date="2026-04-28T14:36:00Z">
        <w:r w:rsidRPr="0031123F">
          <w:t>tail/ratio</w:t>
        </w:r>
      </w:ins>
      <w:ins w:id="666" w:author="Anurag Thakur" w:date="2026-05-01T12:33:00Z" w16du:dateUtc="2026-05-01T07:03:00Z">
        <w:r w:rsidR="00806505">
          <w:t xml:space="preserve"> </w:t>
        </w:r>
      </w:ins>
      <w:ins w:id="667" w:author="Anurag Thakur" w:date="2026-04-28T14:36:00Z">
        <w:r w:rsidRPr="0031123F">
          <w:t>sampling.</w:t>
        </w:r>
      </w:ins>
    </w:p>
    <w:p w14:paraId="06F95BCD" w14:textId="17412C2B" w:rsidR="0031123F" w:rsidRPr="0031123F" w:rsidRDefault="0031123F" w:rsidP="0094009C">
      <w:pPr>
        <w:pStyle w:val="Bullets"/>
        <w:rPr>
          <w:ins w:id="668" w:author="Anurag Thakur" w:date="2026-04-28T14:36:00Z"/>
        </w:rPr>
      </w:pPr>
      <w:ins w:id="669" w:author="Anurag Thakur" w:date="2026-04-28T14:36:00Z">
        <w:r w:rsidRPr="0031123F">
          <w:t>Route</w:t>
        </w:r>
      </w:ins>
      <w:ins w:id="670" w:author="Anurag Thakur" w:date="2026-05-01T12:33:00Z" w16du:dateUtc="2026-05-01T07:03:00Z">
        <w:r w:rsidR="00806505">
          <w:t xml:space="preserve"> </w:t>
        </w:r>
      </w:ins>
      <w:ins w:id="671" w:author="Anurag Thakur" w:date="2026-04-28T14:36:00Z">
        <w:r w:rsidRPr="0031123F">
          <w:t>signals</w:t>
        </w:r>
      </w:ins>
      <w:ins w:id="672" w:author="Anurag Thakur" w:date="2026-05-01T12:33:00Z" w16du:dateUtc="2026-05-01T07:03:00Z">
        <w:r w:rsidR="00806505">
          <w:t xml:space="preserve"> </w:t>
        </w:r>
      </w:ins>
      <w:ins w:id="673" w:author="Anurag Thakur" w:date="2026-04-28T14:36:00Z">
        <w:r w:rsidRPr="0031123F">
          <w:t>to</w:t>
        </w:r>
      </w:ins>
      <w:ins w:id="674" w:author="Anurag Thakur" w:date="2026-05-01T12:33:00Z" w16du:dateUtc="2026-05-01T07:03:00Z">
        <w:r w:rsidR="00806505">
          <w:t xml:space="preserve"> </w:t>
        </w:r>
      </w:ins>
      <w:ins w:id="675" w:author="Anurag Thakur" w:date="2026-04-28T14:36:00Z">
        <w:r w:rsidRPr="0031123F">
          <w:t>Prometheus/Loki/Tempo</w:t>
        </w:r>
      </w:ins>
      <w:ins w:id="676" w:author="Anurag Thakur" w:date="2026-05-01T12:33:00Z" w16du:dateUtc="2026-05-01T07:03:00Z">
        <w:r w:rsidR="00806505">
          <w:t xml:space="preserve"> </w:t>
        </w:r>
      </w:ins>
      <w:ins w:id="677" w:author="Anurag Thakur" w:date="2026-04-28T14:36:00Z">
        <w:r w:rsidRPr="0031123F">
          <w:t>with</w:t>
        </w:r>
      </w:ins>
      <w:ins w:id="678" w:author="Anurag Thakur" w:date="2026-05-01T12:33:00Z" w16du:dateUtc="2026-05-01T07:03:00Z">
        <w:r w:rsidR="00806505">
          <w:t xml:space="preserve"> </w:t>
        </w:r>
      </w:ins>
      <w:ins w:id="679" w:author="Anurag Thakur" w:date="2026-04-28T14:36:00Z">
        <w:r w:rsidRPr="0031123F">
          <w:t>environment-aware</w:t>
        </w:r>
      </w:ins>
      <w:ins w:id="680" w:author="Anurag Thakur" w:date="2026-05-01T12:33:00Z" w16du:dateUtc="2026-05-01T07:03:00Z">
        <w:r w:rsidR="00806505">
          <w:t xml:space="preserve"> </w:t>
        </w:r>
      </w:ins>
      <w:ins w:id="681" w:author="Anurag Thakur" w:date="2026-04-28T14:36:00Z">
        <w:r w:rsidRPr="0031123F">
          <w:t>isolation.</w:t>
        </w:r>
      </w:ins>
    </w:p>
    <w:p w14:paraId="2743824B" w14:textId="40125928" w:rsidR="0031123F" w:rsidRPr="0031123F" w:rsidRDefault="0031123F" w:rsidP="0094009C">
      <w:pPr>
        <w:pStyle w:val="Bullets"/>
        <w:rPr>
          <w:ins w:id="682" w:author="Anurag Thakur" w:date="2026-04-28T14:36:00Z"/>
        </w:rPr>
      </w:pPr>
      <w:ins w:id="683" w:author="Anurag Thakur" w:date="2026-04-28T14:36:00Z">
        <w:r w:rsidRPr="0031123F">
          <w:t>Expose</w:t>
        </w:r>
      </w:ins>
      <w:ins w:id="684" w:author="Anurag Thakur" w:date="2026-05-01T12:33:00Z" w16du:dateUtc="2026-05-01T07:03:00Z">
        <w:r w:rsidR="00806505">
          <w:t xml:space="preserve"> </w:t>
        </w:r>
      </w:ins>
      <w:ins w:id="685" w:author="Anurag Thakur" w:date="2026-04-28T14:36:00Z">
        <w:r w:rsidRPr="0031123F">
          <w:t>collector</w:t>
        </w:r>
      </w:ins>
      <w:ins w:id="686" w:author="Anurag Thakur" w:date="2026-05-01T12:33:00Z" w16du:dateUtc="2026-05-01T07:03:00Z">
        <w:r w:rsidR="00806505">
          <w:t xml:space="preserve"> </w:t>
        </w:r>
      </w:ins>
      <w:ins w:id="687" w:author="Anurag Thakur" w:date="2026-04-28T14:36:00Z">
        <w:r w:rsidRPr="0031123F">
          <w:t>health</w:t>
        </w:r>
      </w:ins>
      <w:ins w:id="688" w:author="Anurag Thakur" w:date="2026-05-01T12:33:00Z" w16du:dateUtc="2026-05-01T07:03:00Z">
        <w:r w:rsidR="00806505">
          <w:t xml:space="preserve"> </w:t>
        </w:r>
      </w:ins>
      <w:ins w:id="689" w:author="Anurag Thakur" w:date="2026-04-28T14:36:00Z">
        <w:r w:rsidRPr="0031123F">
          <w:t>metrics</w:t>
        </w:r>
      </w:ins>
      <w:ins w:id="690" w:author="Anurag Thakur" w:date="2026-05-01T12:33:00Z" w16du:dateUtc="2026-05-01T07:03:00Z">
        <w:r w:rsidR="00806505">
          <w:t xml:space="preserve"> </w:t>
        </w:r>
      </w:ins>
      <w:ins w:id="691" w:author="Anurag Thakur" w:date="2026-04-28T14:36:00Z">
        <w:r w:rsidRPr="0031123F">
          <w:t>and</w:t>
        </w:r>
      </w:ins>
      <w:ins w:id="692" w:author="Anurag Thakur" w:date="2026-05-01T12:33:00Z" w16du:dateUtc="2026-05-01T07:03:00Z">
        <w:r w:rsidR="00806505">
          <w:t xml:space="preserve"> </w:t>
        </w:r>
      </w:ins>
      <w:ins w:id="693" w:author="Anurag Thakur" w:date="2026-04-28T14:36:00Z">
        <w:r w:rsidRPr="0031123F">
          <w:t>queue</w:t>
        </w:r>
      </w:ins>
      <w:ins w:id="694" w:author="Anurag Thakur" w:date="2026-05-01T12:33:00Z" w16du:dateUtc="2026-05-01T07:03:00Z">
        <w:r w:rsidR="00806505">
          <w:t xml:space="preserve"> </w:t>
        </w:r>
      </w:ins>
      <w:ins w:id="695" w:author="Anurag Thakur" w:date="2026-04-28T14:36:00Z">
        <w:r w:rsidRPr="0031123F">
          <w:t>depth</w:t>
        </w:r>
      </w:ins>
      <w:ins w:id="696" w:author="Anurag Thakur" w:date="2026-05-01T12:33:00Z" w16du:dateUtc="2026-05-01T07:03:00Z">
        <w:r w:rsidR="00806505">
          <w:t xml:space="preserve"> </w:t>
        </w:r>
      </w:ins>
      <w:ins w:id="697" w:author="Anurag Thakur" w:date="2026-04-28T14:36:00Z">
        <w:r w:rsidRPr="0031123F">
          <w:t>to</w:t>
        </w:r>
      </w:ins>
      <w:ins w:id="698" w:author="Anurag Thakur" w:date="2026-05-01T12:33:00Z" w16du:dateUtc="2026-05-01T07:03:00Z">
        <w:r w:rsidR="00806505">
          <w:t xml:space="preserve"> </w:t>
        </w:r>
      </w:ins>
      <w:ins w:id="699" w:author="Anurag Thakur" w:date="2026-04-28T14:36:00Z">
        <w:r w:rsidRPr="0031123F">
          <w:t>monitor</w:t>
        </w:r>
      </w:ins>
      <w:ins w:id="700" w:author="Anurag Thakur" w:date="2026-05-01T12:33:00Z" w16du:dateUtc="2026-05-01T07:03:00Z">
        <w:r w:rsidR="00806505">
          <w:t xml:space="preserve"> </w:t>
        </w:r>
      </w:ins>
      <w:ins w:id="701" w:author="Anurag Thakur" w:date="2026-04-28T14:36:00Z">
        <w:r w:rsidRPr="0031123F">
          <w:t>pipeline</w:t>
        </w:r>
      </w:ins>
      <w:ins w:id="702" w:author="Anurag Thakur" w:date="2026-05-01T12:33:00Z" w16du:dateUtc="2026-05-01T07:03:00Z">
        <w:r w:rsidR="00806505">
          <w:t xml:space="preserve"> </w:t>
        </w:r>
      </w:ins>
      <w:ins w:id="703" w:author="Anurag Thakur" w:date="2026-04-28T14:36:00Z">
        <w:r w:rsidRPr="0031123F">
          <w:t>reliability.</w:t>
        </w:r>
      </w:ins>
    </w:p>
    <w:p w14:paraId="63EA4146" w14:textId="3C317F0C" w:rsidR="0031123F" w:rsidRPr="0094009C" w:rsidRDefault="0031123F" w:rsidP="002F5D30">
      <w:pPr>
        <w:rPr>
          <w:ins w:id="704" w:author="Anurag Thakur" w:date="2026-04-28T14:36:00Z"/>
          <w:b/>
          <w:bCs/>
        </w:rPr>
      </w:pPr>
      <w:ins w:id="705" w:author="Anurag Thakur" w:date="2026-04-28T14:36:00Z">
        <w:r w:rsidRPr="0094009C">
          <w:rPr>
            <w:b/>
            <w:bCs/>
          </w:rPr>
          <w:t>Why</w:t>
        </w:r>
      </w:ins>
      <w:ins w:id="706" w:author="Anurag Thakur" w:date="2026-05-01T12:33:00Z" w16du:dateUtc="2026-05-01T07:03:00Z">
        <w:r w:rsidR="00806505">
          <w:rPr>
            <w:b/>
            <w:bCs/>
          </w:rPr>
          <w:t xml:space="preserve"> </w:t>
        </w:r>
      </w:ins>
      <w:ins w:id="707" w:author="Anurag Thakur" w:date="2026-04-28T14:36:00Z">
        <w:r w:rsidRPr="0094009C">
          <w:rPr>
            <w:b/>
            <w:bCs/>
          </w:rPr>
          <w:t>it</w:t>
        </w:r>
      </w:ins>
      <w:ins w:id="708" w:author="Anurag Thakur" w:date="2026-05-01T12:33:00Z" w16du:dateUtc="2026-05-01T07:03:00Z">
        <w:r w:rsidR="00806505">
          <w:rPr>
            <w:b/>
            <w:bCs/>
          </w:rPr>
          <w:t xml:space="preserve"> </w:t>
        </w:r>
      </w:ins>
      <w:ins w:id="709" w:author="Anurag Thakur" w:date="2026-04-28T14:36:00Z">
        <w:r w:rsidRPr="0094009C">
          <w:rPr>
            <w:b/>
            <w:bCs/>
          </w:rPr>
          <w:t>matters:</w:t>
        </w:r>
      </w:ins>
    </w:p>
    <w:p w14:paraId="2CD705F4" w14:textId="5F3714BE" w:rsidR="0031123F" w:rsidRPr="0031123F" w:rsidRDefault="0031123F" w:rsidP="00D966BE">
      <w:pPr>
        <w:pStyle w:val="Bullets"/>
        <w:rPr>
          <w:ins w:id="710" w:author="Anurag Thakur" w:date="2026-04-28T14:36:00Z"/>
        </w:rPr>
      </w:pPr>
      <w:ins w:id="711" w:author="Anurag Thakur" w:date="2026-04-28T14:36:00Z">
        <w:r w:rsidRPr="0031123F">
          <w:t>Separates</w:t>
        </w:r>
      </w:ins>
      <w:ins w:id="712" w:author="Anurag Thakur" w:date="2026-05-01T12:33:00Z" w16du:dateUtc="2026-05-01T07:03:00Z">
        <w:r w:rsidR="00806505">
          <w:t xml:space="preserve"> </w:t>
        </w:r>
      </w:ins>
      <w:ins w:id="713" w:author="Anurag Thakur" w:date="2026-04-28T14:36:00Z">
        <w:r w:rsidRPr="0031123F">
          <w:t>application</w:t>
        </w:r>
      </w:ins>
      <w:ins w:id="714" w:author="Anurag Thakur" w:date="2026-05-01T12:33:00Z" w16du:dateUtc="2026-05-01T07:03:00Z">
        <w:r w:rsidR="00806505">
          <w:t xml:space="preserve"> </w:t>
        </w:r>
      </w:ins>
      <w:ins w:id="715" w:author="Anurag Thakur" w:date="2026-04-28T14:36:00Z">
        <w:r w:rsidRPr="0031123F">
          <w:t>code</w:t>
        </w:r>
      </w:ins>
      <w:ins w:id="716" w:author="Anurag Thakur" w:date="2026-05-01T12:33:00Z" w16du:dateUtc="2026-05-01T07:03:00Z">
        <w:r w:rsidR="00806505">
          <w:t xml:space="preserve"> </w:t>
        </w:r>
      </w:ins>
      <w:ins w:id="717" w:author="Anurag Thakur" w:date="2026-04-28T14:36:00Z">
        <w:r w:rsidRPr="0031123F">
          <w:t>from</w:t>
        </w:r>
      </w:ins>
      <w:ins w:id="718" w:author="Anurag Thakur" w:date="2026-05-01T12:33:00Z" w16du:dateUtc="2026-05-01T07:03:00Z">
        <w:r w:rsidR="00806505">
          <w:t xml:space="preserve"> </w:t>
        </w:r>
      </w:ins>
      <w:ins w:id="719" w:author="Anurag Thakur" w:date="2026-04-28T14:36:00Z">
        <w:r w:rsidRPr="0031123F">
          <w:t>backend-specific</w:t>
        </w:r>
      </w:ins>
      <w:ins w:id="720" w:author="Anurag Thakur" w:date="2026-05-01T12:33:00Z" w16du:dateUtc="2026-05-01T07:03:00Z">
        <w:r w:rsidR="00806505">
          <w:t xml:space="preserve"> </w:t>
        </w:r>
      </w:ins>
      <w:ins w:id="721" w:author="Anurag Thakur" w:date="2026-04-28T14:36:00Z">
        <w:r w:rsidRPr="0031123F">
          <w:t>logic.</w:t>
        </w:r>
      </w:ins>
    </w:p>
    <w:p w14:paraId="500C2E37" w14:textId="0CAACA6D" w:rsidR="0031123F" w:rsidRPr="0031123F" w:rsidRDefault="0031123F" w:rsidP="00D966BE">
      <w:pPr>
        <w:pStyle w:val="Bullets"/>
        <w:rPr>
          <w:ins w:id="722" w:author="Anurag Thakur" w:date="2026-04-28T14:36:00Z"/>
        </w:rPr>
      </w:pPr>
      <w:ins w:id="723" w:author="Anurag Thakur" w:date="2026-04-28T14:36:00Z">
        <w:r w:rsidRPr="0031123F">
          <w:t>Provides</w:t>
        </w:r>
      </w:ins>
      <w:ins w:id="724" w:author="Anurag Thakur" w:date="2026-05-01T12:33:00Z" w16du:dateUtc="2026-05-01T07:03:00Z">
        <w:r w:rsidR="00806505">
          <w:t xml:space="preserve"> </w:t>
        </w:r>
      </w:ins>
      <w:ins w:id="725" w:author="Anurag Thakur" w:date="2026-04-28T14:36:00Z">
        <w:r w:rsidRPr="0031123F">
          <w:t>centralized</w:t>
        </w:r>
      </w:ins>
      <w:ins w:id="726" w:author="Anurag Thakur" w:date="2026-05-01T12:33:00Z" w16du:dateUtc="2026-05-01T07:03:00Z">
        <w:r w:rsidR="00806505">
          <w:t xml:space="preserve"> </w:t>
        </w:r>
      </w:ins>
      <w:ins w:id="727" w:author="Anurag Thakur" w:date="2026-04-28T14:36:00Z">
        <w:r w:rsidRPr="0031123F">
          <w:t>governance</w:t>
        </w:r>
      </w:ins>
      <w:ins w:id="728" w:author="Anurag Thakur" w:date="2026-05-01T12:33:00Z" w16du:dateUtc="2026-05-01T07:03:00Z">
        <w:r w:rsidR="00806505">
          <w:t xml:space="preserve"> </w:t>
        </w:r>
      </w:ins>
      <w:ins w:id="729" w:author="Anurag Thakur" w:date="2026-04-28T14:36:00Z">
        <w:r w:rsidRPr="0031123F">
          <w:t>for</w:t>
        </w:r>
      </w:ins>
      <w:ins w:id="730" w:author="Anurag Thakur" w:date="2026-05-01T12:33:00Z" w16du:dateUtc="2026-05-01T07:03:00Z">
        <w:r w:rsidR="00806505">
          <w:t xml:space="preserve"> </w:t>
        </w:r>
      </w:ins>
      <w:ins w:id="731" w:author="Anurag Thakur" w:date="2026-04-28T14:36:00Z">
        <w:r w:rsidRPr="0031123F">
          <w:t>security,</w:t>
        </w:r>
      </w:ins>
      <w:ins w:id="732" w:author="Anurag Thakur" w:date="2026-05-01T12:33:00Z" w16du:dateUtc="2026-05-01T07:03:00Z">
        <w:r w:rsidR="00806505">
          <w:t xml:space="preserve"> </w:t>
        </w:r>
      </w:ins>
      <w:ins w:id="733" w:author="Anurag Thakur" w:date="2026-04-28T14:36:00Z">
        <w:r w:rsidRPr="0031123F">
          <w:t>cost,</w:t>
        </w:r>
      </w:ins>
      <w:ins w:id="734" w:author="Anurag Thakur" w:date="2026-05-01T12:33:00Z" w16du:dateUtc="2026-05-01T07:03:00Z">
        <w:r w:rsidR="00806505">
          <w:t xml:space="preserve"> </w:t>
        </w:r>
      </w:ins>
      <w:ins w:id="735" w:author="Anurag Thakur" w:date="2026-04-28T14:36:00Z">
        <w:r w:rsidRPr="0031123F">
          <w:t>and</w:t>
        </w:r>
      </w:ins>
      <w:ins w:id="736" w:author="Anurag Thakur" w:date="2026-05-01T12:33:00Z" w16du:dateUtc="2026-05-01T07:03:00Z">
        <w:r w:rsidR="00806505">
          <w:t xml:space="preserve"> </w:t>
        </w:r>
      </w:ins>
      <w:ins w:id="737" w:author="Anurag Thakur" w:date="2026-04-28T14:36:00Z">
        <w:r w:rsidRPr="0031123F">
          <w:t>data</w:t>
        </w:r>
      </w:ins>
      <w:ins w:id="738" w:author="Anurag Thakur" w:date="2026-05-01T12:33:00Z" w16du:dateUtc="2026-05-01T07:03:00Z">
        <w:r w:rsidR="00806505">
          <w:t xml:space="preserve"> </w:t>
        </w:r>
      </w:ins>
      <w:ins w:id="739" w:author="Anurag Thakur" w:date="2026-04-28T14:36:00Z">
        <w:r w:rsidRPr="0031123F">
          <w:t>quality.</w:t>
        </w:r>
      </w:ins>
    </w:p>
    <w:p w14:paraId="7574BF74" w14:textId="61D88DDF" w:rsidR="002828E1" w:rsidRDefault="0031123F" w:rsidP="004E17AF">
      <w:pPr>
        <w:pStyle w:val="Heading3"/>
        <w:rPr>
          <w:ins w:id="740" w:author="Anurag Thakur" w:date="2026-04-28T14:44:00Z" w16du:dateUtc="2026-04-28T09:14:00Z"/>
        </w:rPr>
      </w:pPr>
      <w:bookmarkStart w:id="741" w:name="_Toc228549485"/>
      <w:bookmarkStart w:id="742" w:name="_Toc228784873"/>
      <w:ins w:id="743" w:author="Anurag Thakur" w:date="2026-04-28T14:36:00Z">
        <w:r w:rsidRPr="0031123F">
          <w:t>Layer:</w:t>
        </w:r>
      </w:ins>
      <w:ins w:id="744" w:author="Anurag Thakur" w:date="2026-05-01T12:33:00Z" w16du:dateUtc="2026-05-01T07:03:00Z">
        <w:r w:rsidR="00806505">
          <w:t xml:space="preserve"> </w:t>
        </w:r>
      </w:ins>
      <w:ins w:id="745" w:author="Anurag Thakur" w:date="2026-04-28T14:36:00Z">
        <w:r w:rsidRPr="0031123F">
          <w:t>Metrics</w:t>
        </w:r>
      </w:ins>
      <w:ins w:id="746" w:author="Anurag Thakur" w:date="2026-05-01T12:33:00Z" w16du:dateUtc="2026-05-01T07:03:00Z">
        <w:r w:rsidR="00806505">
          <w:t xml:space="preserve"> </w:t>
        </w:r>
      </w:ins>
      <w:ins w:id="747" w:author="Anurag Thakur" w:date="2026-04-28T14:44:00Z" w16du:dateUtc="2026-04-28T09:14:00Z">
        <w:r w:rsidR="002828E1" w:rsidRPr="0031123F">
          <w:t>Storage</w:t>
        </w:r>
      </w:ins>
      <w:ins w:id="748" w:author="Anurag Thakur" w:date="2026-05-01T12:33:00Z" w16du:dateUtc="2026-05-01T07:03:00Z">
        <w:r w:rsidR="00806505">
          <w:t xml:space="preserve"> </w:t>
        </w:r>
      </w:ins>
      <w:ins w:id="749" w:author="Anurag Thakur" w:date="2026-04-28T14:44:00Z" w16du:dateUtc="2026-04-28T09:14:00Z">
        <w:r w:rsidR="002828E1">
          <w:t>/</w:t>
        </w:r>
      </w:ins>
      <w:ins w:id="750" w:author="Anurag Thakur" w:date="2026-05-01T12:33:00Z" w16du:dateUtc="2026-05-01T07:03:00Z">
        <w:r w:rsidR="00806505">
          <w:t xml:space="preserve"> </w:t>
        </w:r>
      </w:ins>
      <w:ins w:id="751" w:author="Anurag Thakur" w:date="2026-04-28T14:36:00Z">
        <w:r w:rsidRPr="0031123F">
          <w:t>Tool:</w:t>
        </w:r>
      </w:ins>
      <w:ins w:id="752" w:author="Anurag Thakur" w:date="2026-05-01T12:33:00Z" w16du:dateUtc="2026-05-01T07:03:00Z">
        <w:r w:rsidR="00806505">
          <w:t xml:space="preserve"> </w:t>
        </w:r>
      </w:ins>
      <w:ins w:id="753" w:author="Anurag Thakur" w:date="2026-04-28T14:36:00Z">
        <w:r w:rsidRPr="0031123F">
          <w:t>Prometheus</w:t>
        </w:r>
      </w:ins>
      <w:bookmarkEnd w:id="741"/>
      <w:bookmarkEnd w:id="742"/>
    </w:p>
    <w:p w14:paraId="406ED8CD" w14:textId="57AD7A8B" w:rsidR="0031123F" w:rsidRPr="0031123F" w:rsidRDefault="0031123F" w:rsidP="004C6B2A">
      <w:pPr>
        <w:rPr>
          <w:ins w:id="754" w:author="Anurag Thakur" w:date="2026-04-28T14:36:00Z"/>
        </w:rPr>
      </w:pPr>
      <w:ins w:id="755" w:author="Anurag Thakur" w:date="2026-04-28T14:36:00Z">
        <w:r w:rsidRPr="0031123F">
          <w:t>Time-series</w:t>
        </w:r>
      </w:ins>
      <w:ins w:id="756" w:author="Anurag Thakur" w:date="2026-05-01T12:33:00Z" w16du:dateUtc="2026-05-01T07:03:00Z">
        <w:r w:rsidR="00806505">
          <w:t xml:space="preserve"> </w:t>
        </w:r>
      </w:ins>
      <w:ins w:id="757" w:author="Anurag Thakur" w:date="2026-04-28T14:36:00Z">
        <w:r w:rsidRPr="0031123F">
          <w:t>storage</w:t>
        </w:r>
      </w:ins>
      <w:ins w:id="758" w:author="Anurag Thakur" w:date="2026-05-01T12:33:00Z" w16du:dateUtc="2026-05-01T07:03:00Z">
        <w:r w:rsidR="00806505">
          <w:t xml:space="preserve"> </w:t>
        </w:r>
      </w:ins>
      <w:ins w:id="759" w:author="Anurag Thakur" w:date="2026-04-28T14:36:00Z">
        <w:r w:rsidRPr="0031123F">
          <w:t>and</w:t>
        </w:r>
      </w:ins>
      <w:ins w:id="760" w:author="Anurag Thakur" w:date="2026-05-01T12:33:00Z" w16du:dateUtc="2026-05-01T07:03:00Z">
        <w:r w:rsidR="00806505">
          <w:t xml:space="preserve"> </w:t>
        </w:r>
      </w:ins>
      <w:ins w:id="761" w:author="Anurag Thakur" w:date="2026-04-28T14:36:00Z">
        <w:r w:rsidRPr="0031123F">
          <w:t>query</w:t>
        </w:r>
      </w:ins>
      <w:ins w:id="762" w:author="Anurag Thakur" w:date="2026-05-01T12:33:00Z" w16du:dateUtc="2026-05-01T07:03:00Z">
        <w:r w:rsidR="00806505">
          <w:t xml:space="preserve"> </w:t>
        </w:r>
      </w:ins>
      <w:ins w:id="763" w:author="Anurag Thakur" w:date="2026-04-28T14:36:00Z">
        <w:r w:rsidRPr="0031123F">
          <w:t>engine</w:t>
        </w:r>
      </w:ins>
      <w:ins w:id="764" w:author="Anurag Thakur" w:date="2026-05-01T12:33:00Z" w16du:dateUtc="2026-05-01T07:03:00Z">
        <w:r w:rsidR="00806505">
          <w:t xml:space="preserve"> </w:t>
        </w:r>
      </w:ins>
      <w:ins w:id="765" w:author="Anurag Thakur" w:date="2026-04-28T14:36:00Z">
        <w:r w:rsidRPr="0031123F">
          <w:t>for</w:t>
        </w:r>
      </w:ins>
      <w:ins w:id="766" w:author="Anurag Thakur" w:date="2026-05-01T12:33:00Z" w16du:dateUtc="2026-05-01T07:03:00Z">
        <w:r w:rsidR="00806505">
          <w:t xml:space="preserve"> </w:t>
        </w:r>
      </w:ins>
      <w:ins w:id="767" w:author="Anurag Thakur" w:date="2026-04-28T14:36:00Z">
        <w:r w:rsidRPr="0031123F">
          <w:t>infrastructure</w:t>
        </w:r>
      </w:ins>
      <w:ins w:id="768" w:author="Anurag Thakur" w:date="2026-05-01T12:33:00Z" w16du:dateUtc="2026-05-01T07:03:00Z">
        <w:r w:rsidR="00806505">
          <w:t xml:space="preserve"> </w:t>
        </w:r>
      </w:ins>
      <w:ins w:id="769" w:author="Anurag Thakur" w:date="2026-04-28T14:36:00Z">
        <w:r w:rsidRPr="0031123F">
          <w:t>and</w:t>
        </w:r>
      </w:ins>
      <w:ins w:id="770" w:author="Anurag Thakur" w:date="2026-05-01T12:33:00Z" w16du:dateUtc="2026-05-01T07:03:00Z">
        <w:r w:rsidR="00806505">
          <w:t xml:space="preserve"> </w:t>
        </w:r>
      </w:ins>
      <w:ins w:id="771" w:author="Anurag Thakur" w:date="2026-04-28T14:36:00Z">
        <w:r w:rsidRPr="0031123F">
          <w:t>application</w:t>
        </w:r>
      </w:ins>
      <w:ins w:id="772" w:author="Anurag Thakur" w:date="2026-05-01T12:33:00Z" w16du:dateUtc="2026-05-01T07:03:00Z">
        <w:r w:rsidR="00806505">
          <w:t xml:space="preserve"> </w:t>
        </w:r>
      </w:ins>
      <w:ins w:id="773" w:author="Anurag Thakur" w:date="2026-04-28T14:36:00Z">
        <w:r w:rsidRPr="0031123F">
          <w:t>metrics.</w:t>
        </w:r>
      </w:ins>
    </w:p>
    <w:p w14:paraId="7780091C" w14:textId="6A72E6BE" w:rsidR="0031123F" w:rsidRPr="00D966BE" w:rsidRDefault="0031123F" w:rsidP="004C6B2A">
      <w:pPr>
        <w:rPr>
          <w:ins w:id="774" w:author="Anurag Thakur" w:date="2026-04-28T14:36:00Z"/>
          <w:b/>
          <w:bCs/>
        </w:rPr>
      </w:pPr>
      <w:ins w:id="775" w:author="Anurag Thakur" w:date="2026-04-28T14:36:00Z">
        <w:r w:rsidRPr="00D966BE">
          <w:rPr>
            <w:b/>
            <w:bCs/>
          </w:rPr>
          <w:t>Implementation</w:t>
        </w:r>
      </w:ins>
      <w:ins w:id="776" w:author="Anurag Thakur" w:date="2026-05-01T12:33:00Z" w16du:dateUtc="2026-05-01T07:03:00Z">
        <w:r w:rsidR="00806505">
          <w:rPr>
            <w:b/>
            <w:bCs/>
          </w:rPr>
          <w:t xml:space="preserve"> </w:t>
        </w:r>
      </w:ins>
      <w:ins w:id="777" w:author="Anurag Thakur" w:date="2026-04-28T14:36:00Z">
        <w:r w:rsidRPr="00D966BE">
          <w:rPr>
            <w:b/>
            <w:bCs/>
          </w:rPr>
          <w:t>detail:</w:t>
        </w:r>
      </w:ins>
    </w:p>
    <w:p w14:paraId="05EA72CF" w14:textId="54D1C7BE" w:rsidR="0031123F" w:rsidRPr="0031123F" w:rsidRDefault="0031123F" w:rsidP="00D966BE">
      <w:pPr>
        <w:pStyle w:val="Bullets"/>
        <w:rPr>
          <w:ins w:id="778" w:author="Anurag Thakur" w:date="2026-04-28T14:36:00Z"/>
        </w:rPr>
      </w:pPr>
      <w:ins w:id="779" w:author="Anurag Thakur" w:date="2026-04-28T14:36:00Z">
        <w:r w:rsidRPr="0031123F">
          <w:t>Scrape</w:t>
        </w:r>
      </w:ins>
      <w:ins w:id="780" w:author="Anurag Thakur" w:date="2026-05-01T12:33:00Z" w16du:dateUtc="2026-05-01T07:03:00Z">
        <w:r w:rsidR="00806505">
          <w:t xml:space="preserve"> </w:t>
        </w:r>
      </w:ins>
      <w:ins w:id="781" w:author="Anurag Thakur" w:date="2026-04-28T14:36:00Z">
        <w:r w:rsidRPr="0031123F">
          <w:t>exporters</w:t>
        </w:r>
      </w:ins>
      <w:ins w:id="782" w:author="Anurag Thakur" w:date="2026-05-01T12:33:00Z" w16du:dateUtc="2026-05-01T07:03:00Z">
        <w:r w:rsidR="00806505">
          <w:t xml:space="preserve"> </w:t>
        </w:r>
      </w:ins>
      <w:ins w:id="783" w:author="Anurag Thakur" w:date="2026-04-28T14:36:00Z">
        <w:r w:rsidRPr="0031123F">
          <w:t>and</w:t>
        </w:r>
      </w:ins>
      <w:ins w:id="784" w:author="Anurag Thakur" w:date="2026-05-01T12:33:00Z" w16du:dateUtc="2026-05-01T07:03:00Z">
        <w:r w:rsidR="00806505">
          <w:t xml:space="preserve"> </w:t>
        </w:r>
      </w:ins>
      <w:ins w:id="785" w:author="Anurag Thakur" w:date="2026-04-28T14:36:00Z">
        <w:r w:rsidRPr="0031123F">
          <w:t>service</w:t>
        </w:r>
      </w:ins>
      <w:ins w:id="786" w:author="Anurag Thakur" w:date="2026-05-01T12:33:00Z" w16du:dateUtc="2026-05-01T07:03:00Z">
        <w:r w:rsidR="00806505">
          <w:t xml:space="preserve"> </w:t>
        </w:r>
      </w:ins>
      <w:ins w:id="787" w:author="Anurag Thakur" w:date="2026-04-28T14:36:00Z">
        <w:r w:rsidRPr="0031123F">
          <w:t>endpoints</w:t>
        </w:r>
      </w:ins>
      <w:ins w:id="788" w:author="Anurag Thakur" w:date="2026-05-01T12:33:00Z" w16du:dateUtc="2026-05-01T07:03:00Z">
        <w:r w:rsidR="00806505">
          <w:t xml:space="preserve"> </w:t>
        </w:r>
      </w:ins>
      <w:ins w:id="789" w:author="Anurag Thakur" w:date="2026-04-28T14:36:00Z">
        <w:r w:rsidRPr="0031123F">
          <w:t>via</w:t>
        </w:r>
      </w:ins>
      <w:ins w:id="790" w:author="Anurag Thakur" w:date="2026-05-01T12:33:00Z" w16du:dateUtc="2026-05-01T07:03:00Z">
        <w:r w:rsidR="00806505">
          <w:t xml:space="preserve"> </w:t>
        </w:r>
      </w:ins>
      <w:ins w:id="791" w:author="Anurag Thakur" w:date="2026-04-28T14:36:00Z">
        <w:r w:rsidRPr="0031123F">
          <w:t>service</w:t>
        </w:r>
      </w:ins>
      <w:ins w:id="792" w:author="Anurag Thakur" w:date="2026-05-01T12:33:00Z" w16du:dateUtc="2026-05-01T07:03:00Z">
        <w:r w:rsidR="00806505">
          <w:t xml:space="preserve"> </w:t>
        </w:r>
      </w:ins>
      <w:ins w:id="793" w:author="Anurag Thakur" w:date="2026-04-28T14:36:00Z">
        <w:r w:rsidRPr="0031123F">
          <w:t>discovery</w:t>
        </w:r>
      </w:ins>
      <w:ins w:id="794" w:author="Anurag Thakur" w:date="2026-05-01T12:33:00Z" w16du:dateUtc="2026-05-01T07:03:00Z">
        <w:r w:rsidR="00806505">
          <w:t xml:space="preserve"> </w:t>
        </w:r>
      </w:ins>
      <w:ins w:id="795" w:author="Anurag Thakur" w:date="2026-04-28T14:36:00Z">
        <w:r w:rsidRPr="0031123F">
          <w:t>(Kubernetes</w:t>
        </w:r>
      </w:ins>
      <w:ins w:id="796" w:author="Anurag Thakur" w:date="2026-05-01T12:33:00Z" w16du:dateUtc="2026-05-01T07:03:00Z">
        <w:r w:rsidR="00806505">
          <w:t xml:space="preserve"> </w:t>
        </w:r>
      </w:ins>
      <w:ins w:id="797" w:author="Anurag Thakur" w:date="2026-04-28T14:36:00Z">
        <w:r w:rsidRPr="0031123F">
          <w:t>and</w:t>
        </w:r>
      </w:ins>
      <w:ins w:id="798" w:author="Anurag Thakur" w:date="2026-05-01T12:33:00Z" w16du:dateUtc="2026-05-01T07:03:00Z">
        <w:r w:rsidR="00806505">
          <w:t xml:space="preserve"> </w:t>
        </w:r>
      </w:ins>
      <w:ins w:id="799" w:author="Anurag Thakur" w:date="2026-04-28T14:36:00Z">
        <w:r w:rsidRPr="0031123F">
          <w:t>VM</w:t>
        </w:r>
      </w:ins>
      <w:ins w:id="800" w:author="Anurag Thakur" w:date="2026-05-01T12:33:00Z" w16du:dateUtc="2026-05-01T07:03:00Z">
        <w:r w:rsidR="00806505">
          <w:t xml:space="preserve"> </w:t>
        </w:r>
      </w:ins>
      <w:ins w:id="801" w:author="Anurag Thakur" w:date="2026-04-28T14:36:00Z">
        <w:r w:rsidRPr="0031123F">
          <w:t>targets).</w:t>
        </w:r>
      </w:ins>
    </w:p>
    <w:p w14:paraId="0E431797" w14:textId="37BD34D9" w:rsidR="0031123F" w:rsidRPr="0031123F" w:rsidRDefault="0031123F" w:rsidP="00D966BE">
      <w:pPr>
        <w:pStyle w:val="Bullets"/>
        <w:rPr>
          <w:ins w:id="802" w:author="Anurag Thakur" w:date="2026-04-28T14:36:00Z"/>
        </w:rPr>
      </w:pPr>
      <w:ins w:id="803" w:author="Anurag Thakur" w:date="2026-04-28T14:36:00Z">
        <w:r w:rsidRPr="0031123F">
          <w:lastRenderedPageBreak/>
          <w:t>Define</w:t>
        </w:r>
      </w:ins>
      <w:ins w:id="804" w:author="Anurag Thakur" w:date="2026-05-01T12:33:00Z" w16du:dateUtc="2026-05-01T07:03:00Z">
        <w:r w:rsidR="00806505">
          <w:t xml:space="preserve"> </w:t>
        </w:r>
      </w:ins>
      <w:ins w:id="805" w:author="Anurag Thakur" w:date="2026-04-28T14:36:00Z">
        <w:r w:rsidRPr="0031123F">
          <w:t>recording</w:t>
        </w:r>
      </w:ins>
      <w:ins w:id="806" w:author="Anurag Thakur" w:date="2026-05-01T12:33:00Z" w16du:dateUtc="2026-05-01T07:03:00Z">
        <w:r w:rsidR="00806505">
          <w:t xml:space="preserve"> </w:t>
        </w:r>
      </w:ins>
      <w:ins w:id="807" w:author="Anurag Thakur" w:date="2026-04-28T14:36:00Z">
        <w:r w:rsidRPr="0031123F">
          <w:t>rules</w:t>
        </w:r>
      </w:ins>
      <w:ins w:id="808" w:author="Anurag Thakur" w:date="2026-05-01T12:33:00Z" w16du:dateUtc="2026-05-01T07:03:00Z">
        <w:r w:rsidR="00806505">
          <w:t xml:space="preserve"> </w:t>
        </w:r>
      </w:ins>
      <w:ins w:id="809" w:author="Anurag Thakur" w:date="2026-04-28T14:36:00Z">
        <w:r w:rsidRPr="0031123F">
          <w:t>for</w:t>
        </w:r>
      </w:ins>
      <w:ins w:id="810" w:author="Anurag Thakur" w:date="2026-05-01T12:33:00Z" w16du:dateUtc="2026-05-01T07:03:00Z">
        <w:r w:rsidR="00806505">
          <w:t xml:space="preserve"> </w:t>
        </w:r>
      </w:ins>
      <w:ins w:id="811" w:author="Anurag Thakur" w:date="2026-04-28T14:36:00Z">
        <w:r w:rsidRPr="0031123F">
          <w:t>common</w:t>
        </w:r>
      </w:ins>
      <w:ins w:id="812" w:author="Anurag Thakur" w:date="2026-05-01T12:33:00Z" w16du:dateUtc="2026-05-01T07:03:00Z">
        <w:r w:rsidR="00806505">
          <w:t xml:space="preserve"> </w:t>
        </w:r>
      </w:ins>
      <w:ins w:id="813" w:author="Anurag Thakur" w:date="2026-04-28T14:36:00Z">
        <w:r w:rsidRPr="0031123F">
          <w:t>SLO</w:t>
        </w:r>
      </w:ins>
      <w:ins w:id="814" w:author="Anurag Thakur" w:date="2026-05-01T12:33:00Z" w16du:dateUtc="2026-05-01T07:03:00Z">
        <w:r w:rsidR="00806505">
          <w:t xml:space="preserve"> </w:t>
        </w:r>
      </w:ins>
      <w:ins w:id="815" w:author="Anurag Thakur" w:date="2026-04-28T14:36:00Z">
        <w:r w:rsidRPr="0031123F">
          <w:t>and</w:t>
        </w:r>
      </w:ins>
      <w:ins w:id="816" w:author="Anurag Thakur" w:date="2026-05-01T12:33:00Z" w16du:dateUtc="2026-05-01T07:03:00Z">
        <w:r w:rsidR="00806505">
          <w:t xml:space="preserve"> </w:t>
        </w:r>
      </w:ins>
      <w:ins w:id="817" w:author="Anurag Thakur" w:date="2026-04-28T14:36:00Z">
        <w:r w:rsidRPr="0031123F">
          <w:t>capacity</w:t>
        </w:r>
      </w:ins>
      <w:ins w:id="818" w:author="Anurag Thakur" w:date="2026-05-01T12:33:00Z" w16du:dateUtc="2026-05-01T07:03:00Z">
        <w:r w:rsidR="00806505">
          <w:t xml:space="preserve"> </w:t>
        </w:r>
      </w:ins>
      <w:ins w:id="819" w:author="Anurag Thakur" w:date="2026-04-28T14:36:00Z">
        <w:r w:rsidRPr="0031123F">
          <w:t>queries</w:t>
        </w:r>
      </w:ins>
      <w:ins w:id="820" w:author="Anurag Thakur" w:date="2026-05-01T12:33:00Z" w16du:dateUtc="2026-05-01T07:03:00Z">
        <w:r w:rsidR="00806505">
          <w:t xml:space="preserve"> </w:t>
        </w:r>
      </w:ins>
      <w:ins w:id="821" w:author="Anurag Thakur" w:date="2026-04-28T14:36:00Z">
        <w:r w:rsidRPr="0031123F">
          <w:t>to</w:t>
        </w:r>
      </w:ins>
      <w:ins w:id="822" w:author="Anurag Thakur" w:date="2026-05-01T12:33:00Z" w16du:dateUtc="2026-05-01T07:03:00Z">
        <w:r w:rsidR="00806505">
          <w:t xml:space="preserve"> </w:t>
        </w:r>
      </w:ins>
      <w:ins w:id="823" w:author="Anurag Thakur" w:date="2026-04-28T14:36:00Z">
        <w:r w:rsidRPr="0031123F">
          <w:t>reduce</w:t>
        </w:r>
      </w:ins>
      <w:ins w:id="824" w:author="Anurag Thakur" w:date="2026-05-01T12:33:00Z" w16du:dateUtc="2026-05-01T07:03:00Z">
        <w:r w:rsidR="00806505">
          <w:t xml:space="preserve"> </w:t>
        </w:r>
      </w:ins>
      <w:ins w:id="825" w:author="Anurag Thakur" w:date="2026-04-28T14:36:00Z">
        <w:r w:rsidRPr="0031123F">
          <w:t>dashboard/query</w:t>
        </w:r>
      </w:ins>
      <w:ins w:id="826" w:author="Anurag Thakur" w:date="2026-05-01T12:33:00Z" w16du:dateUtc="2026-05-01T07:03:00Z">
        <w:r w:rsidR="00806505">
          <w:t xml:space="preserve"> </w:t>
        </w:r>
      </w:ins>
      <w:ins w:id="827" w:author="Anurag Thakur" w:date="2026-04-28T14:36:00Z">
        <w:r w:rsidRPr="0031123F">
          <w:t>latency.</w:t>
        </w:r>
      </w:ins>
    </w:p>
    <w:p w14:paraId="3EECABA9" w14:textId="6C309906" w:rsidR="0031123F" w:rsidRPr="0031123F" w:rsidRDefault="0031123F" w:rsidP="00D966BE">
      <w:pPr>
        <w:pStyle w:val="Bullets"/>
        <w:rPr>
          <w:ins w:id="828" w:author="Anurag Thakur" w:date="2026-04-28T14:36:00Z"/>
        </w:rPr>
      </w:pPr>
      <w:ins w:id="829" w:author="Anurag Thakur" w:date="2026-04-28T14:36:00Z">
        <w:r w:rsidRPr="0031123F">
          <w:t>Use</w:t>
        </w:r>
      </w:ins>
      <w:ins w:id="830" w:author="Anurag Thakur" w:date="2026-05-01T12:33:00Z" w16du:dateUtc="2026-05-01T07:03:00Z">
        <w:r w:rsidR="00806505">
          <w:t xml:space="preserve"> </w:t>
        </w:r>
      </w:ins>
      <w:ins w:id="831" w:author="Anurag Thakur" w:date="2026-04-28T14:36:00Z">
        <w:r w:rsidRPr="0031123F">
          <w:t>federation</w:t>
        </w:r>
      </w:ins>
      <w:ins w:id="832" w:author="Anurag Thakur" w:date="2026-05-01T12:33:00Z" w16du:dateUtc="2026-05-01T07:03:00Z">
        <w:r w:rsidR="00806505">
          <w:t xml:space="preserve"> </w:t>
        </w:r>
      </w:ins>
      <w:ins w:id="833" w:author="Anurag Thakur" w:date="2026-04-28T14:36:00Z">
        <w:r w:rsidRPr="0031123F">
          <w:t>or</w:t>
        </w:r>
      </w:ins>
      <w:ins w:id="834" w:author="Anurag Thakur" w:date="2026-05-01T12:33:00Z" w16du:dateUtc="2026-05-01T07:03:00Z">
        <w:r w:rsidR="00806505">
          <w:t xml:space="preserve"> </w:t>
        </w:r>
      </w:ins>
      <w:ins w:id="835" w:author="Anurag Thakur" w:date="2026-04-28T14:47:00Z" w16du:dateUtc="2026-04-28T09:17:00Z">
        <w:r w:rsidR="004C6B2A" w:rsidRPr="0031123F">
          <w:t>remote</w:t>
        </w:r>
      </w:ins>
      <w:ins w:id="836" w:author="Anurag Thakur" w:date="2026-05-01T12:33:00Z" w16du:dateUtc="2026-05-01T07:03:00Z">
        <w:r w:rsidR="00806505">
          <w:t xml:space="preserve"> </w:t>
        </w:r>
      </w:ins>
      <w:ins w:id="837" w:author="Anurag Thakur" w:date="2026-04-28T14:47:00Z" w16du:dateUtc="2026-04-28T09:17:00Z">
        <w:r w:rsidR="004C6B2A" w:rsidRPr="0031123F">
          <w:t>write</w:t>
        </w:r>
      </w:ins>
      <w:ins w:id="838" w:author="Anurag Thakur" w:date="2026-05-01T12:33:00Z" w16du:dateUtc="2026-05-01T07:03:00Z">
        <w:r w:rsidR="00806505">
          <w:t xml:space="preserve"> </w:t>
        </w:r>
      </w:ins>
      <w:ins w:id="839" w:author="Anurag Thakur" w:date="2026-04-28T14:36:00Z">
        <w:r w:rsidRPr="0031123F">
          <w:t>where</w:t>
        </w:r>
      </w:ins>
      <w:ins w:id="840" w:author="Anurag Thakur" w:date="2026-05-01T12:33:00Z" w16du:dateUtc="2026-05-01T07:03:00Z">
        <w:r w:rsidR="00806505">
          <w:t xml:space="preserve"> </w:t>
        </w:r>
      </w:ins>
      <w:ins w:id="841" w:author="Anurag Thakur" w:date="2026-04-28T14:36:00Z">
        <w:r w:rsidRPr="0031123F">
          <w:t>long-term</w:t>
        </w:r>
      </w:ins>
      <w:ins w:id="842" w:author="Anurag Thakur" w:date="2026-05-01T12:33:00Z" w16du:dateUtc="2026-05-01T07:03:00Z">
        <w:r w:rsidR="00806505">
          <w:t xml:space="preserve"> </w:t>
        </w:r>
      </w:ins>
      <w:ins w:id="843" w:author="Anurag Thakur" w:date="2026-04-28T14:36:00Z">
        <w:r w:rsidRPr="0031123F">
          <w:t>retention</w:t>
        </w:r>
      </w:ins>
      <w:ins w:id="844" w:author="Anurag Thakur" w:date="2026-05-01T12:33:00Z" w16du:dateUtc="2026-05-01T07:03:00Z">
        <w:r w:rsidR="00806505">
          <w:t xml:space="preserve"> </w:t>
        </w:r>
      </w:ins>
      <w:ins w:id="845" w:author="Anurag Thakur" w:date="2026-04-28T14:36:00Z">
        <w:r w:rsidRPr="0031123F">
          <w:t>or</w:t>
        </w:r>
      </w:ins>
      <w:ins w:id="846" w:author="Anurag Thakur" w:date="2026-05-01T12:33:00Z" w16du:dateUtc="2026-05-01T07:03:00Z">
        <w:r w:rsidR="00806505">
          <w:t xml:space="preserve"> </w:t>
        </w:r>
      </w:ins>
      <w:ins w:id="847" w:author="Anurag Thakur" w:date="2026-04-28T14:36:00Z">
        <w:r w:rsidRPr="0031123F">
          <w:t>global</w:t>
        </w:r>
      </w:ins>
      <w:ins w:id="848" w:author="Anurag Thakur" w:date="2026-05-01T12:33:00Z" w16du:dateUtc="2026-05-01T07:03:00Z">
        <w:r w:rsidR="00806505">
          <w:t xml:space="preserve"> </w:t>
        </w:r>
      </w:ins>
      <w:ins w:id="849" w:author="Anurag Thakur" w:date="2026-04-28T14:36:00Z">
        <w:r w:rsidRPr="0031123F">
          <w:t>aggregation</w:t>
        </w:r>
      </w:ins>
      <w:ins w:id="850" w:author="Anurag Thakur" w:date="2026-05-01T12:33:00Z" w16du:dateUtc="2026-05-01T07:03:00Z">
        <w:r w:rsidR="00806505">
          <w:t xml:space="preserve"> </w:t>
        </w:r>
      </w:ins>
      <w:ins w:id="851" w:author="Anurag Thakur" w:date="2026-04-28T14:36:00Z">
        <w:r w:rsidRPr="0031123F">
          <w:t>is</w:t>
        </w:r>
      </w:ins>
      <w:ins w:id="852" w:author="Anurag Thakur" w:date="2026-05-01T12:33:00Z" w16du:dateUtc="2026-05-01T07:03:00Z">
        <w:r w:rsidR="00806505">
          <w:t xml:space="preserve"> </w:t>
        </w:r>
      </w:ins>
      <w:ins w:id="853" w:author="Anurag Thakur" w:date="2026-04-28T14:36:00Z">
        <w:r w:rsidRPr="0031123F">
          <w:t>needed.</w:t>
        </w:r>
      </w:ins>
    </w:p>
    <w:p w14:paraId="188247E4" w14:textId="2ECD03D1" w:rsidR="0031123F" w:rsidRPr="0031123F" w:rsidRDefault="0031123F" w:rsidP="00D966BE">
      <w:pPr>
        <w:pStyle w:val="Bullets"/>
        <w:rPr>
          <w:ins w:id="854" w:author="Anurag Thakur" w:date="2026-04-28T14:36:00Z"/>
        </w:rPr>
      </w:pPr>
      <w:ins w:id="855" w:author="Anurag Thakur" w:date="2026-04-28T14:36:00Z">
        <w:r w:rsidRPr="0031123F">
          <w:t>Establish</w:t>
        </w:r>
      </w:ins>
      <w:ins w:id="856" w:author="Anurag Thakur" w:date="2026-05-01T12:33:00Z" w16du:dateUtc="2026-05-01T07:03:00Z">
        <w:r w:rsidR="00806505">
          <w:t xml:space="preserve"> </w:t>
        </w:r>
      </w:ins>
      <w:ins w:id="857" w:author="Anurag Thakur" w:date="2026-04-28T14:36:00Z">
        <w:r w:rsidRPr="0031123F">
          <w:t>label</w:t>
        </w:r>
      </w:ins>
      <w:ins w:id="858" w:author="Anurag Thakur" w:date="2026-05-01T12:33:00Z" w16du:dateUtc="2026-05-01T07:03:00Z">
        <w:r w:rsidR="00806505">
          <w:t xml:space="preserve"> </w:t>
        </w:r>
      </w:ins>
      <w:ins w:id="859" w:author="Anurag Thakur" w:date="2026-04-28T14:36:00Z">
        <w:r w:rsidRPr="0031123F">
          <w:t>hygiene</w:t>
        </w:r>
      </w:ins>
      <w:ins w:id="860" w:author="Anurag Thakur" w:date="2026-05-01T12:33:00Z" w16du:dateUtc="2026-05-01T07:03:00Z">
        <w:r w:rsidR="00806505">
          <w:t xml:space="preserve"> </w:t>
        </w:r>
      </w:ins>
      <w:ins w:id="861" w:author="Anurag Thakur" w:date="2026-04-28T14:36:00Z">
        <w:r w:rsidRPr="0031123F">
          <w:t>and</w:t>
        </w:r>
      </w:ins>
      <w:ins w:id="862" w:author="Anurag Thakur" w:date="2026-05-01T12:33:00Z" w16du:dateUtc="2026-05-01T07:03:00Z">
        <w:r w:rsidR="00806505">
          <w:t xml:space="preserve"> </w:t>
        </w:r>
      </w:ins>
      <w:ins w:id="863" w:author="Anurag Thakur" w:date="2026-04-28T14:36:00Z">
        <w:r w:rsidRPr="0031123F">
          <w:t>cardinality</w:t>
        </w:r>
      </w:ins>
      <w:ins w:id="864" w:author="Anurag Thakur" w:date="2026-05-01T12:33:00Z" w16du:dateUtc="2026-05-01T07:03:00Z">
        <w:r w:rsidR="00806505">
          <w:t xml:space="preserve"> </w:t>
        </w:r>
      </w:ins>
      <w:ins w:id="865" w:author="Anurag Thakur" w:date="2026-04-28T14:36:00Z">
        <w:r w:rsidRPr="0031123F">
          <w:t>guardrails</w:t>
        </w:r>
      </w:ins>
      <w:ins w:id="866" w:author="Anurag Thakur" w:date="2026-05-01T12:33:00Z" w16du:dateUtc="2026-05-01T07:03:00Z">
        <w:r w:rsidR="00806505">
          <w:t xml:space="preserve"> </w:t>
        </w:r>
      </w:ins>
      <w:ins w:id="867" w:author="Anurag Thakur" w:date="2026-04-28T14:36:00Z">
        <w:r w:rsidRPr="0031123F">
          <w:t>to</w:t>
        </w:r>
      </w:ins>
      <w:ins w:id="868" w:author="Anurag Thakur" w:date="2026-05-01T12:33:00Z" w16du:dateUtc="2026-05-01T07:03:00Z">
        <w:r w:rsidR="00806505">
          <w:t xml:space="preserve"> </w:t>
        </w:r>
      </w:ins>
      <w:ins w:id="869" w:author="Anurag Thakur" w:date="2026-04-28T14:36:00Z">
        <w:r w:rsidRPr="0031123F">
          <w:t>control</w:t>
        </w:r>
      </w:ins>
      <w:ins w:id="870" w:author="Anurag Thakur" w:date="2026-05-01T12:33:00Z" w16du:dateUtc="2026-05-01T07:03:00Z">
        <w:r w:rsidR="00806505">
          <w:t xml:space="preserve"> </w:t>
        </w:r>
      </w:ins>
      <w:ins w:id="871" w:author="Anurag Thakur" w:date="2026-04-28T14:36:00Z">
        <w:r w:rsidRPr="0031123F">
          <w:t>cost</w:t>
        </w:r>
      </w:ins>
      <w:ins w:id="872" w:author="Anurag Thakur" w:date="2026-05-01T12:33:00Z" w16du:dateUtc="2026-05-01T07:03:00Z">
        <w:r w:rsidR="00806505">
          <w:t xml:space="preserve"> </w:t>
        </w:r>
      </w:ins>
      <w:ins w:id="873" w:author="Anurag Thakur" w:date="2026-04-28T14:36:00Z">
        <w:r w:rsidRPr="0031123F">
          <w:t>and</w:t>
        </w:r>
      </w:ins>
      <w:ins w:id="874" w:author="Anurag Thakur" w:date="2026-05-01T12:33:00Z" w16du:dateUtc="2026-05-01T07:03:00Z">
        <w:r w:rsidR="00806505">
          <w:t xml:space="preserve"> </w:t>
        </w:r>
      </w:ins>
      <w:ins w:id="875" w:author="Anurag Thakur" w:date="2026-04-28T14:36:00Z">
        <w:r w:rsidRPr="0031123F">
          <w:t>query</w:t>
        </w:r>
      </w:ins>
      <w:ins w:id="876" w:author="Anurag Thakur" w:date="2026-05-01T12:33:00Z" w16du:dateUtc="2026-05-01T07:03:00Z">
        <w:r w:rsidR="00806505">
          <w:t xml:space="preserve"> </w:t>
        </w:r>
      </w:ins>
      <w:ins w:id="877" w:author="Anurag Thakur" w:date="2026-04-28T14:36:00Z">
        <w:r w:rsidRPr="0031123F">
          <w:t>performance.</w:t>
        </w:r>
      </w:ins>
    </w:p>
    <w:p w14:paraId="590CB2F8" w14:textId="42F892B8" w:rsidR="0031123F" w:rsidRPr="00D966BE" w:rsidRDefault="0031123F" w:rsidP="004C6B2A">
      <w:pPr>
        <w:rPr>
          <w:ins w:id="878" w:author="Anurag Thakur" w:date="2026-04-28T14:36:00Z"/>
          <w:b/>
          <w:bCs/>
        </w:rPr>
      </w:pPr>
      <w:ins w:id="879" w:author="Anurag Thakur" w:date="2026-04-28T14:36:00Z">
        <w:r w:rsidRPr="00D966BE">
          <w:rPr>
            <w:b/>
            <w:bCs/>
          </w:rPr>
          <w:t>Why</w:t>
        </w:r>
      </w:ins>
      <w:ins w:id="880" w:author="Anurag Thakur" w:date="2026-05-01T12:33:00Z" w16du:dateUtc="2026-05-01T07:03:00Z">
        <w:r w:rsidR="00806505">
          <w:rPr>
            <w:b/>
            <w:bCs/>
          </w:rPr>
          <w:t xml:space="preserve"> </w:t>
        </w:r>
      </w:ins>
      <w:ins w:id="881" w:author="Anurag Thakur" w:date="2026-04-28T14:36:00Z">
        <w:r w:rsidRPr="00D966BE">
          <w:rPr>
            <w:b/>
            <w:bCs/>
          </w:rPr>
          <w:t>it</w:t>
        </w:r>
      </w:ins>
      <w:ins w:id="882" w:author="Anurag Thakur" w:date="2026-05-01T12:33:00Z" w16du:dateUtc="2026-05-01T07:03:00Z">
        <w:r w:rsidR="00806505">
          <w:rPr>
            <w:b/>
            <w:bCs/>
          </w:rPr>
          <w:t xml:space="preserve"> </w:t>
        </w:r>
      </w:ins>
      <w:ins w:id="883" w:author="Anurag Thakur" w:date="2026-04-28T14:36:00Z">
        <w:r w:rsidRPr="00D966BE">
          <w:rPr>
            <w:b/>
            <w:bCs/>
          </w:rPr>
          <w:t>matters:</w:t>
        </w:r>
      </w:ins>
    </w:p>
    <w:p w14:paraId="573AB653" w14:textId="0D8B174E" w:rsidR="0031123F" w:rsidRPr="0031123F" w:rsidRDefault="0031123F" w:rsidP="00D966BE">
      <w:pPr>
        <w:pStyle w:val="Bullets"/>
        <w:rPr>
          <w:ins w:id="884" w:author="Anurag Thakur" w:date="2026-04-28T14:36:00Z"/>
        </w:rPr>
      </w:pPr>
      <w:ins w:id="885" w:author="Anurag Thakur" w:date="2026-04-28T14:36:00Z">
        <w:r w:rsidRPr="0031123F">
          <w:t>Powers</w:t>
        </w:r>
      </w:ins>
      <w:ins w:id="886" w:author="Anurag Thakur" w:date="2026-05-01T12:33:00Z" w16du:dateUtc="2026-05-01T07:03:00Z">
        <w:r w:rsidR="00806505">
          <w:t xml:space="preserve"> </w:t>
        </w:r>
      </w:ins>
      <w:ins w:id="887" w:author="Anurag Thakur" w:date="2026-04-28T14:36:00Z">
        <w:r w:rsidRPr="0031123F">
          <w:t>SLI/SLO</w:t>
        </w:r>
      </w:ins>
      <w:ins w:id="888" w:author="Anurag Thakur" w:date="2026-05-01T12:33:00Z" w16du:dateUtc="2026-05-01T07:03:00Z">
        <w:r w:rsidR="00806505">
          <w:t xml:space="preserve"> </w:t>
        </w:r>
      </w:ins>
      <w:ins w:id="889" w:author="Anurag Thakur" w:date="2026-04-28T14:36:00Z">
        <w:r w:rsidRPr="0031123F">
          <w:t>computation,</w:t>
        </w:r>
      </w:ins>
      <w:ins w:id="890" w:author="Anurag Thakur" w:date="2026-05-01T12:33:00Z" w16du:dateUtc="2026-05-01T07:03:00Z">
        <w:r w:rsidR="00806505">
          <w:t xml:space="preserve"> </w:t>
        </w:r>
      </w:ins>
      <w:ins w:id="891" w:author="Anurag Thakur" w:date="2026-04-28T14:36:00Z">
        <w:r w:rsidRPr="0031123F">
          <w:t>capacity</w:t>
        </w:r>
      </w:ins>
      <w:ins w:id="892" w:author="Anurag Thakur" w:date="2026-05-01T12:33:00Z" w16du:dateUtc="2026-05-01T07:03:00Z">
        <w:r w:rsidR="00806505">
          <w:t xml:space="preserve"> </w:t>
        </w:r>
      </w:ins>
      <w:ins w:id="893" w:author="Anurag Thakur" w:date="2026-04-28T14:36:00Z">
        <w:r w:rsidRPr="0031123F">
          <w:t>planning,</w:t>
        </w:r>
      </w:ins>
      <w:ins w:id="894" w:author="Anurag Thakur" w:date="2026-05-01T12:33:00Z" w16du:dateUtc="2026-05-01T07:03:00Z">
        <w:r w:rsidR="00806505">
          <w:t xml:space="preserve"> </w:t>
        </w:r>
      </w:ins>
      <w:ins w:id="895" w:author="Anurag Thakur" w:date="2026-04-28T14:36:00Z">
        <w:r w:rsidRPr="0031123F">
          <w:t>and</w:t>
        </w:r>
      </w:ins>
      <w:ins w:id="896" w:author="Anurag Thakur" w:date="2026-05-01T12:33:00Z" w16du:dateUtc="2026-05-01T07:03:00Z">
        <w:r w:rsidR="00806505">
          <w:t xml:space="preserve"> </w:t>
        </w:r>
      </w:ins>
      <w:ins w:id="897" w:author="Anurag Thakur" w:date="2026-04-28T14:36:00Z">
        <w:r w:rsidRPr="0031123F">
          <w:t>proactive</w:t>
        </w:r>
      </w:ins>
      <w:ins w:id="898" w:author="Anurag Thakur" w:date="2026-05-01T12:33:00Z" w16du:dateUtc="2026-05-01T07:03:00Z">
        <w:r w:rsidR="00806505">
          <w:t xml:space="preserve"> </w:t>
        </w:r>
      </w:ins>
      <w:ins w:id="899" w:author="Anurag Thakur" w:date="2026-04-28T14:36:00Z">
        <w:r w:rsidRPr="0031123F">
          <w:t>reliability</w:t>
        </w:r>
      </w:ins>
      <w:ins w:id="900" w:author="Anurag Thakur" w:date="2026-05-01T12:33:00Z" w16du:dateUtc="2026-05-01T07:03:00Z">
        <w:r w:rsidR="00806505">
          <w:t xml:space="preserve"> </w:t>
        </w:r>
      </w:ins>
      <w:ins w:id="901" w:author="Anurag Thakur" w:date="2026-04-28T14:36:00Z">
        <w:r w:rsidRPr="0031123F">
          <w:t>engineering.</w:t>
        </w:r>
      </w:ins>
    </w:p>
    <w:p w14:paraId="16CCD1CE" w14:textId="528E63A3" w:rsidR="004C6B2A" w:rsidRDefault="0031123F" w:rsidP="004E17AF">
      <w:pPr>
        <w:pStyle w:val="Heading3"/>
        <w:rPr>
          <w:ins w:id="902" w:author="Anurag Thakur" w:date="2026-04-28T14:47:00Z" w16du:dateUtc="2026-04-28T09:17:00Z"/>
        </w:rPr>
      </w:pPr>
      <w:bookmarkStart w:id="903" w:name="_Toc228549486"/>
      <w:bookmarkStart w:id="904" w:name="_Toc228784874"/>
      <w:ins w:id="905" w:author="Anurag Thakur" w:date="2026-04-28T14:36:00Z">
        <w:r w:rsidRPr="0031123F">
          <w:t>Layer:</w:t>
        </w:r>
      </w:ins>
      <w:ins w:id="906" w:author="Anurag Thakur" w:date="2026-05-01T12:33:00Z" w16du:dateUtc="2026-05-01T07:03:00Z">
        <w:r w:rsidR="00806505">
          <w:t xml:space="preserve"> </w:t>
        </w:r>
      </w:ins>
      <w:ins w:id="907" w:author="Anurag Thakur" w:date="2026-04-28T14:36:00Z">
        <w:r w:rsidRPr="0031123F">
          <w:t>Logs</w:t>
        </w:r>
      </w:ins>
      <w:ins w:id="908" w:author="Anurag Thakur" w:date="2026-05-01T12:33:00Z" w16du:dateUtc="2026-05-01T07:03:00Z">
        <w:r w:rsidR="00806505">
          <w:t xml:space="preserve"> </w:t>
        </w:r>
      </w:ins>
      <w:ins w:id="909" w:author="Anurag Thakur" w:date="2026-04-28T14:36:00Z">
        <w:r w:rsidRPr="0031123F">
          <w:t>Storage</w:t>
        </w:r>
      </w:ins>
      <w:ins w:id="910" w:author="Anurag Thakur" w:date="2026-05-01T12:33:00Z" w16du:dateUtc="2026-05-01T07:03:00Z">
        <w:r w:rsidR="00806505">
          <w:t xml:space="preserve"> </w:t>
        </w:r>
      </w:ins>
      <w:ins w:id="911" w:author="Anurag Thakur" w:date="2026-04-28T14:47:00Z" w16du:dateUtc="2026-04-28T09:17:00Z">
        <w:r w:rsidR="004C6B2A">
          <w:t>/</w:t>
        </w:r>
      </w:ins>
      <w:ins w:id="912" w:author="Anurag Thakur" w:date="2026-05-01T12:33:00Z" w16du:dateUtc="2026-05-01T07:03:00Z">
        <w:r w:rsidR="00806505">
          <w:t xml:space="preserve"> </w:t>
        </w:r>
      </w:ins>
      <w:ins w:id="913" w:author="Anurag Thakur" w:date="2026-04-28T14:36:00Z">
        <w:r w:rsidRPr="0031123F">
          <w:t>Tool:</w:t>
        </w:r>
      </w:ins>
      <w:ins w:id="914" w:author="Anurag Thakur" w:date="2026-05-01T12:33:00Z" w16du:dateUtc="2026-05-01T07:03:00Z">
        <w:r w:rsidR="00806505">
          <w:t xml:space="preserve"> </w:t>
        </w:r>
      </w:ins>
      <w:ins w:id="915" w:author="Anurag Thakur" w:date="2026-04-28T14:36:00Z">
        <w:r w:rsidRPr="0031123F">
          <w:t>Loki</w:t>
        </w:r>
      </w:ins>
      <w:bookmarkEnd w:id="903"/>
      <w:bookmarkEnd w:id="904"/>
    </w:p>
    <w:p w14:paraId="546FE448" w14:textId="6FEE01E2" w:rsidR="0031123F" w:rsidRPr="0031123F" w:rsidRDefault="0031123F" w:rsidP="0031123F">
      <w:pPr>
        <w:rPr>
          <w:ins w:id="916" w:author="Anurag Thakur" w:date="2026-04-28T14:36:00Z"/>
        </w:rPr>
      </w:pPr>
      <w:ins w:id="917" w:author="Anurag Thakur" w:date="2026-04-28T14:36:00Z">
        <w:r w:rsidRPr="0031123F">
          <w:t>Cost-efficient,</w:t>
        </w:r>
      </w:ins>
      <w:ins w:id="918" w:author="Anurag Thakur" w:date="2026-05-01T12:33:00Z" w16du:dateUtc="2026-05-01T07:03:00Z">
        <w:r w:rsidR="00806505">
          <w:t xml:space="preserve"> </w:t>
        </w:r>
      </w:ins>
      <w:ins w:id="919" w:author="Anurag Thakur" w:date="2026-04-28T14:36:00Z">
        <w:r w:rsidRPr="0031123F">
          <w:t>label-based</w:t>
        </w:r>
      </w:ins>
      <w:ins w:id="920" w:author="Anurag Thakur" w:date="2026-05-01T12:33:00Z" w16du:dateUtc="2026-05-01T07:03:00Z">
        <w:r w:rsidR="00806505">
          <w:t xml:space="preserve"> </w:t>
        </w:r>
      </w:ins>
      <w:ins w:id="921" w:author="Anurag Thakur" w:date="2026-04-28T14:36:00Z">
        <w:r w:rsidRPr="0031123F">
          <w:t>log</w:t>
        </w:r>
      </w:ins>
      <w:ins w:id="922" w:author="Anurag Thakur" w:date="2026-05-01T12:33:00Z" w16du:dateUtc="2026-05-01T07:03:00Z">
        <w:r w:rsidR="00806505">
          <w:t xml:space="preserve"> </w:t>
        </w:r>
      </w:ins>
      <w:ins w:id="923" w:author="Anurag Thakur" w:date="2026-04-28T14:36:00Z">
        <w:r w:rsidRPr="0031123F">
          <w:t>storage</w:t>
        </w:r>
      </w:ins>
      <w:ins w:id="924" w:author="Anurag Thakur" w:date="2026-05-01T12:33:00Z" w16du:dateUtc="2026-05-01T07:03:00Z">
        <w:r w:rsidR="00806505">
          <w:t xml:space="preserve"> </w:t>
        </w:r>
      </w:ins>
      <w:ins w:id="925" w:author="Anurag Thakur" w:date="2026-04-28T14:36:00Z">
        <w:r w:rsidRPr="0031123F">
          <w:t>and</w:t>
        </w:r>
      </w:ins>
      <w:ins w:id="926" w:author="Anurag Thakur" w:date="2026-05-01T12:33:00Z" w16du:dateUtc="2026-05-01T07:03:00Z">
        <w:r w:rsidR="00806505">
          <w:t xml:space="preserve"> </w:t>
        </w:r>
      </w:ins>
      <w:ins w:id="927" w:author="Anurag Thakur" w:date="2026-04-28T14:36:00Z">
        <w:r w:rsidRPr="0031123F">
          <w:t>search</w:t>
        </w:r>
      </w:ins>
      <w:ins w:id="928" w:author="Anurag Thakur" w:date="2026-05-01T12:33:00Z" w16du:dateUtc="2026-05-01T07:03:00Z">
        <w:r w:rsidR="00806505">
          <w:t xml:space="preserve"> </w:t>
        </w:r>
      </w:ins>
      <w:ins w:id="929" w:author="Anurag Thakur" w:date="2026-04-28T14:36:00Z">
        <w:r w:rsidRPr="0031123F">
          <w:t>integrated</w:t>
        </w:r>
      </w:ins>
      <w:ins w:id="930" w:author="Anurag Thakur" w:date="2026-05-01T12:33:00Z" w16du:dateUtc="2026-05-01T07:03:00Z">
        <w:r w:rsidR="00806505">
          <w:t xml:space="preserve"> </w:t>
        </w:r>
      </w:ins>
      <w:ins w:id="931" w:author="Anurag Thakur" w:date="2026-04-28T14:36:00Z">
        <w:r w:rsidRPr="0031123F">
          <w:t>with</w:t>
        </w:r>
      </w:ins>
      <w:ins w:id="932" w:author="Anurag Thakur" w:date="2026-05-01T12:33:00Z" w16du:dateUtc="2026-05-01T07:03:00Z">
        <w:r w:rsidR="00806505">
          <w:t xml:space="preserve"> </w:t>
        </w:r>
      </w:ins>
      <w:ins w:id="933" w:author="Anurag Thakur" w:date="2026-04-28T14:36:00Z">
        <w:r w:rsidRPr="0031123F">
          <w:t>metrics/traces.</w:t>
        </w:r>
      </w:ins>
    </w:p>
    <w:p w14:paraId="63956FFA" w14:textId="439B7FF4" w:rsidR="0031123F" w:rsidRPr="00D966BE" w:rsidRDefault="0031123F" w:rsidP="0031123F">
      <w:pPr>
        <w:rPr>
          <w:ins w:id="934" w:author="Anurag Thakur" w:date="2026-04-28T14:36:00Z"/>
          <w:b/>
          <w:bCs/>
        </w:rPr>
      </w:pPr>
      <w:ins w:id="935" w:author="Anurag Thakur" w:date="2026-04-28T14:36:00Z">
        <w:r w:rsidRPr="00D966BE">
          <w:rPr>
            <w:b/>
            <w:bCs/>
          </w:rPr>
          <w:t>Implementation</w:t>
        </w:r>
      </w:ins>
      <w:ins w:id="936" w:author="Anurag Thakur" w:date="2026-05-01T12:33:00Z" w16du:dateUtc="2026-05-01T07:03:00Z">
        <w:r w:rsidR="00806505">
          <w:rPr>
            <w:b/>
            <w:bCs/>
          </w:rPr>
          <w:t xml:space="preserve"> </w:t>
        </w:r>
      </w:ins>
      <w:ins w:id="937" w:author="Anurag Thakur" w:date="2026-04-28T14:36:00Z">
        <w:r w:rsidRPr="00D966BE">
          <w:rPr>
            <w:b/>
            <w:bCs/>
          </w:rPr>
          <w:t>detail:</w:t>
        </w:r>
      </w:ins>
    </w:p>
    <w:p w14:paraId="76F5C825" w14:textId="2E7A13DC" w:rsidR="0031123F" w:rsidRPr="0031123F" w:rsidRDefault="0031123F" w:rsidP="00D966BE">
      <w:pPr>
        <w:pStyle w:val="Bullets"/>
        <w:rPr>
          <w:ins w:id="938" w:author="Anurag Thakur" w:date="2026-04-28T14:36:00Z"/>
        </w:rPr>
      </w:pPr>
      <w:ins w:id="939" w:author="Anurag Thakur" w:date="2026-04-28T14:36:00Z">
        <w:r w:rsidRPr="0031123F">
          <w:t>Ingest</w:t>
        </w:r>
      </w:ins>
      <w:ins w:id="940" w:author="Anurag Thakur" w:date="2026-05-01T12:33:00Z" w16du:dateUtc="2026-05-01T07:03:00Z">
        <w:r w:rsidR="00806505">
          <w:t xml:space="preserve"> </w:t>
        </w:r>
      </w:ins>
      <w:ins w:id="941" w:author="Anurag Thakur" w:date="2026-04-28T14:36:00Z">
        <w:r w:rsidRPr="0031123F">
          <w:t>logs</w:t>
        </w:r>
      </w:ins>
      <w:ins w:id="942" w:author="Anurag Thakur" w:date="2026-05-01T12:33:00Z" w16du:dateUtc="2026-05-01T07:03:00Z">
        <w:r w:rsidR="00806505">
          <w:t xml:space="preserve"> </w:t>
        </w:r>
      </w:ins>
      <w:ins w:id="943" w:author="Anurag Thakur" w:date="2026-04-28T14:36:00Z">
        <w:r w:rsidRPr="0031123F">
          <w:t>using</w:t>
        </w:r>
      </w:ins>
      <w:ins w:id="944" w:author="Anurag Thakur" w:date="2026-05-01T12:33:00Z" w16du:dateUtc="2026-05-01T07:03:00Z">
        <w:r w:rsidR="00806505">
          <w:t xml:space="preserve"> </w:t>
        </w:r>
      </w:ins>
      <w:ins w:id="945" w:author="Anurag Thakur" w:date="2026-04-28T14:36:00Z">
        <w:r w:rsidRPr="0031123F">
          <w:t>Promtail</w:t>
        </w:r>
      </w:ins>
      <w:ins w:id="946" w:author="Anurag Thakur" w:date="2026-05-01T12:33:00Z" w16du:dateUtc="2026-05-01T07:03:00Z">
        <w:r w:rsidR="00806505">
          <w:t xml:space="preserve"> </w:t>
        </w:r>
      </w:ins>
      <w:ins w:id="947" w:author="Anurag Thakur" w:date="2026-04-28T14:36:00Z">
        <w:r w:rsidRPr="0031123F">
          <w:t>or</w:t>
        </w:r>
      </w:ins>
      <w:ins w:id="948" w:author="Anurag Thakur" w:date="2026-05-01T12:33:00Z" w16du:dateUtc="2026-05-01T07:03:00Z">
        <w:r w:rsidR="00806505">
          <w:t xml:space="preserve"> </w:t>
        </w:r>
      </w:ins>
      <w:ins w:id="949" w:author="Anurag Thakur" w:date="2026-04-28T14:36:00Z">
        <w:r w:rsidRPr="0031123F">
          <w:t>OpenTelemetry</w:t>
        </w:r>
      </w:ins>
      <w:ins w:id="950" w:author="Anurag Thakur" w:date="2026-05-01T12:33:00Z" w16du:dateUtc="2026-05-01T07:03:00Z">
        <w:r w:rsidR="00806505">
          <w:t xml:space="preserve"> </w:t>
        </w:r>
      </w:ins>
      <w:ins w:id="951" w:author="Anurag Thakur" w:date="2026-04-28T14:36:00Z">
        <w:r w:rsidRPr="0031123F">
          <w:t>log</w:t>
        </w:r>
      </w:ins>
      <w:ins w:id="952" w:author="Anurag Thakur" w:date="2026-05-01T12:33:00Z" w16du:dateUtc="2026-05-01T07:03:00Z">
        <w:r w:rsidR="00806505">
          <w:t xml:space="preserve"> </w:t>
        </w:r>
      </w:ins>
      <w:ins w:id="953" w:author="Anurag Thakur" w:date="2026-04-28T14:36:00Z">
        <w:r w:rsidRPr="0031123F">
          <w:t>pipelines.</w:t>
        </w:r>
      </w:ins>
    </w:p>
    <w:p w14:paraId="4E0C3D16" w14:textId="287AB4B8" w:rsidR="0031123F" w:rsidRPr="0031123F" w:rsidRDefault="0031123F" w:rsidP="00D966BE">
      <w:pPr>
        <w:pStyle w:val="Bullets"/>
        <w:rPr>
          <w:ins w:id="954" w:author="Anurag Thakur" w:date="2026-04-28T14:36:00Z"/>
        </w:rPr>
      </w:pPr>
      <w:ins w:id="955" w:author="Anurag Thakur" w:date="2026-04-28T14:36:00Z">
        <w:r w:rsidRPr="0031123F">
          <w:t>Enforce</w:t>
        </w:r>
      </w:ins>
      <w:ins w:id="956" w:author="Anurag Thakur" w:date="2026-05-01T12:33:00Z" w16du:dateUtc="2026-05-01T07:03:00Z">
        <w:r w:rsidR="00806505">
          <w:t xml:space="preserve"> </w:t>
        </w:r>
      </w:ins>
      <w:ins w:id="957" w:author="Anurag Thakur" w:date="2026-04-28T14:36:00Z">
        <w:r w:rsidRPr="0031123F">
          <w:t>structured</w:t>
        </w:r>
      </w:ins>
      <w:ins w:id="958" w:author="Anurag Thakur" w:date="2026-05-01T12:33:00Z" w16du:dateUtc="2026-05-01T07:03:00Z">
        <w:r w:rsidR="00806505">
          <w:t xml:space="preserve"> </w:t>
        </w:r>
      </w:ins>
      <w:ins w:id="959" w:author="Anurag Thakur" w:date="2026-04-28T14:36:00Z">
        <w:r w:rsidRPr="0031123F">
          <w:t>logging</w:t>
        </w:r>
      </w:ins>
      <w:ins w:id="960" w:author="Anurag Thakur" w:date="2026-05-01T12:33:00Z" w16du:dateUtc="2026-05-01T07:03:00Z">
        <w:r w:rsidR="00806505">
          <w:t xml:space="preserve"> </w:t>
        </w:r>
      </w:ins>
      <w:ins w:id="961" w:author="Anurag Thakur" w:date="2026-04-28T14:36:00Z">
        <w:r w:rsidRPr="0031123F">
          <w:t>(JSON)</w:t>
        </w:r>
      </w:ins>
      <w:ins w:id="962" w:author="Anurag Thakur" w:date="2026-05-01T12:33:00Z" w16du:dateUtc="2026-05-01T07:03:00Z">
        <w:r w:rsidR="00806505">
          <w:t xml:space="preserve"> </w:t>
        </w:r>
      </w:ins>
      <w:ins w:id="963" w:author="Anurag Thakur" w:date="2026-04-28T14:36:00Z">
        <w:r w:rsidRPr="0031123F">
          <w:t>with</w:t>
        </w:r>
      </w:ins>
      <w:ins w:id="964" w:author="Anurag Thakur" w:date="2026-05-01T12:33:00Z" w16du:dateUtc="2026-05-01T07:03:00Z">
        <w:r w:rsidR="00806505">
          <w:t xml:space="preserve"> </w:t>
        </w:r>
      </w:ins>
      <w:ins w:id="965" w:author="Anurag Thakur" w:date="2026-04-28T14:36:00Z">
        <w:r w:rsidRPr="0031123F">
          <w:t>correlation</w:t>
        </w:r>
      </w:ins>
      <w:ins w:id="966" w:author="Anurag Thakur" w:date="2026-05-01T12:33:00Z" w16du:dateUtc="2026-05-01T07:03:00Z">
        <w:r w:rsidR="00806505">
          <w:t xml:space="preserve"> </w:t>
        </w:r>
      </w:ins>
      <w:ins w:id="967" w:author="Anurag Thakur" w:date="2026-04-28T14:36:00Z">
        <w:r w:rsidRPr="0031123F">
          <w:t>fields</w:t>
        </w:r>
      </w:ins>
      <w:ins w:id="968" w:author="Anurag Thakur" w:date="2026-05-01T12:33:00Z" w16du:dateUtc="2026-05-01T07:03:00Z">
        <w:r w:rsidR="00806505">
          <w:t xml:space="preserve"> </w:t>
        </w:r>
      </w:ins>
      <w:ins w:id="969" w:author="Anurag Thakur" w:date="2026-04-28T14:36:00Z">
        <w:r w:rsidRPr="0031123F">
          <w:t>(trace_id,</w:t>
        </w:r>
      </w:ins>
      <w:ins w:id="970" w:author="Anurag Thakur" w:date="2026-05-01T12:33:00Z" w16du:dateUtc="2026-05-01T07:03:00Z">
        <w:r w:rsidR="00806505">
          <w:t xml:space="preserve"> </w:t>
        </w:r>
      </w:ins>
      <w:ins w:id="971" w:author="Anurag Thakur" w:date="2026-04-28T14:36:00Z">
        <w:r w:rsidRPr="0031123F">
          <w:t>span_id,</w:t>
        </w:r>
      </w:ins>
      <w:ins w:id="972" w:author="Anurag Thakur" w:date="2026-05-01T12:33:00Z" w16du:dateUtc="2026-05-01T07:03:00Z">
        <w:r w:rsidR="00806505">
          <w:t xml:space="preserve"> </w:t>
        </w:r>
      </w:ins>
      <w:ins w:id="973" w:author="Anurag Thakur" w:date="2026-04-28T14:36:00Z">
        <w:r w:rsidRPr="0031123F">
          <w:t>service,</w:t>
        </w:r>
      </w:ins>
      <w:ins w:id="974" w:author="Anurag Thakur" w:date="2026-05-01T12:33:00Z" w16du:dateUtc="2026-05-01T07:03:00Z">
        <w:r w:rsidR="00806505">
          <w:t xml:space="preserve"> </w:t>
        </w:r>
      </w:ins>
      <w:ins w:id="975" w:author="Anurag Thakur" w:date="2026-04-28T14:36:00Z">
        <w:r w:rsidRPr="0031123F">
          <w:t>env,</w:t>
        </w:r>
      </w:ins>
      <w:ins w:id="976" w:author="Anurag Thakur" w:date="2026-05-01T12:33:00Z" w16du:dateUtc="2026-05-01T07:03:00Z">
        <w:r w:rsidR="00806505">
          <w:t xml:space="preserve"> </w:t>
        </w:r>
      </w:ins>
      <w:ins w:id="977" w:author="Anurag Thakur" w:date="2026-04-28T14:36:00Z">
        <w:r w:rsidRPr="0031123F">
          <w:t>request_id).</w:t>
        </w:r>
      </w:ins>
    </w:p>
    <w:p w14:paraId="46904265" w14:textId="0CD155E7" w:rsidR="0031123F" w:rsidRPr="0031123F" w:rsidRDefault="0031123F" w:rsidP="00D966BE">
      <w:pPr>
        <w:pStyle w:val="Bullets"/>
        <w:rPr>
          <w:ins w:id="978" w:author="Anurag Thakur" w:date="2026-04-28T14:36:00Z"/>
        </w:rPr>
      </w:pPr>
      <w:ins w:id="979" w:author="Anurag Thakur" w:date="2026-04-28T14:36:00Z">
        <w:r w:rsidRPr="0031123F">
          <w:t>Define</w:t>
        </w:r>
      </w:ins>
      <w:ins w:id="980" w:author="Anurag Thakur" w:date="2026-05-01T12:33:00Z" w16du:dateUtc="2026-05-01T07:03:00Z">
        <w:r w:rsidR="00806505">
          <w:t xml:space="preserve"> </w:t>
        </w:r>
      </w:ins>
      <w:ins w:id="981" w:author="Anurag Thakur" w:date="2026-04-28T14:36:00Z">
        <w:r w:rsidRPr="0031123F">
          <w:t>retention</w:t>
        </w:r>
      </w:ins>
      <w:ins w:id="982" w:author="Anurag Thakur" w:date="2026-05-01T12:33:00Z" w16du:dateUtc="2026-05-01T07:03:00Z">
        <w:r w:rsidR="00806505">
          <w:t xml:space="preserve"> </w:t>
        </w:r>
      </w:ins>
      <w:ins w:id="983" w:author="Anurag Thakur" w:date="2026-04-28T14:36:00Z">
        <w:r w:rsidRPr="0031123F">
          <w:t>tiers</w:t>
        </w:r>
      </w:ins>
      <w:ins w:id="984" w:author="Anurag Thakur" w:date="2026-05-01T12:33:00Z" w16du:dateUtc="2026-05-01T07:03:00Z">
        <w:r w:rsidR="00806505">
          <w:t xml:space="preserve"> </w:t>
        </w:r>
      </w:ins>
      <w:ins w:id="985" w:author="Anurag Thakur" w:date="2026-04-28T14:36:00Z">
        <w:r w:rsidRPr="0031123F">
          <w:t>by</w:t>
        </w:r>
      </w:ins>
      <w:ins w:id="986" w:author="Anurag Thakur" w:date="2026-05-01T12:33:00Z" w16du:dateUtc="2026-05-01T07:03:00Z">
        <w:r w:rsidR="00806505">
          <w:t xml:space="preserve"> </w:t>
        </w:r>
      </w:ins>
      <w:ins w:id="987" w:author="Anurag Thakur" w:date="2026-04-28T14:36:00Z">
        <w:r w:rsidRPr="0031123F">
          <w:t>data</w:t>
        </w:r>
      </w:ins>
      <w:ins w:id="988" w:author="Anurag Thakur" w:date="2026-05-01T12:33:00Z" w16du:dateUtc="2026-05-01T07:03:00Z">
        <w:r w:rsidR="00806505">
          <w:t xml:space="preserve"> </w:t>
        </w:r>
      </w:ins>
      <w:ins w:id="989" w:author="Anurag Thakur" w:date="2026-04-28T14:36:00Z">
        <w:r w:rsidRPr="0031123F">
          <w:t>class</w:t>
        </w:r>
      </w:ins>
      <w:ins w:id="990" w:author="Anurag Thakur" w:date="2026-05-01T12:33:00Z" w16du:dateUtc="2026-05-01T07:03:00Z">
        <w:r w:rsidR="00806505">
          <w:t xml:space="preserve"> </w:t>
        </w:r>
      </w:ins>
      <w:ins w:id="991" w:author="Anurag Thakur" w:date="2026-04-28T14:36:00Z">
        <w:r w:rsidRPr="0031123F">
          <w:t>(operational,</w:t>
        </w:r>
      </w:ins>
      <w:ins w:id="992" w:author="Anurag Thakur" w:date="2026-05-01T12:33:00Z" w16du:dateUtc="2026-05-01T07:03:00Z">
        <w:r w:rsidR="00806505">
          <w:t xml:space="preserve"> </w:t>
        </w:r>
      </w:ins>
      <w:ins w:id="993" w:author="Anurag Thakur" w:date="2026-04-28T14:36:00Z">
        <w:r w:rsidRPr="0031123F">
          <w:t>security,</w:t>
        </w:r>
      </w:ins>
      <w:ins w:id="994" w:author="Anurag Thakur" w:date="2026-05-01T12:33:00Z" w16du:dateUtc="2026-05-01T07:03:00Z">
        <w:r w:rsidR="00806505">
          <w:t xml:space="preserve"> </w:t>
        </w:r>
      </w:ins>
      <w:ins w:id="995" w:author="Anurag Thakur" w:date="2026-04-28T14:36:00Z">
        <w:r w:rsidRPr="0031123F">
          <w:t>audit).</w:t>
        </w:r>
      </w:ins>
    </w:p>
    <w:p w14:paraId="274FE885" w14:textId="2C8076F8" w:rsidR="0031123F" w:rsidRPr="0031123F" w:rsidRDefault="0031123F" w:rsidP="00D966BE">
      <w:pPr>
        <w:pStyle w:val="Bullets"/>
        <w:rPr>
          <w:ins w:id="996" w:author="Anurag Thakur" w:date="2026-04-28T14:36:00Z"/>
        </w:rPr>
      </w:pPr>
      <w:ins w:id="997" w:author="Anurag Thakur" w:date="2026-04-28T14:36:00Z">
        <w:r w:rsidRPr="0031123F">
          <w:t>Apply</w:t>
        </w:r>
      </w:ins>
      <w:ins w:id="998" w:author="Anurag Thakur" w:date="2026-05-01T12:33:00Z" w16du:dateUtc="2026-05-01T07:03:00Z">
        <w:r w:rsidR="00806505">
          <w:t xml:space="preserve"> </w:t>
        </w:r>
      </w:ins>
      <w:ins w:id="999" w:author="Anurag Thakur" w:date="2026-04-28T14:36:00Z">
        <w:r w:rsidRPr="0031123F">
          <w:t>ingestion</w:t>
        </w:r>
      </w:ins>
      <w:ins w:id="1000" w:author="Anurag Thakur" w:date="2026-05-01T12:33:00Z" w16du:dateUtc="2026-05-01T07:03:00Z">
        <w:r w:rsidR="00806505">
          <w:t xml:space="preserve"> </w:t>
        </w:r>
      </w:ins>
      <w:ins w:id="1001" w:author="Anurag Thakur" w:date="2026-04-28T14:36:00Z">
        <w:r w:rsidRPr="0031123F">
          <w:t>controls</w:t>
        </w:r>
      </w:ins>
      <w:ins w:id="1002" w:author="Anurag Thakur" w:date="2026-05-01T12:33:00Z" w16du:dateUtc="2026-05-01T07:03:00Z">
        <w:r w:rsidR="00806505">
          <w:t xml:space="preserve"> </w:t>
        </w:r>
      </w:ins>
      <w:ins w:id="1003" w:author="Anurag Thakur" w:date="2026-04-28T14:36:00Z">
        <w:r w:rsidRPr="0031123F">
          <w:t>to</w:t>
        </w:r>
      </w:ins>
      <w:ins w:id="1004" w:author="Anurag Thakur" w:date="2026-05-01T12:33:00Z" w16du:dateUtc="2026-05-01T07:03:00Z">
        <w:r w:rsidR="00806505">
          <w:t xml:space="preserve"> </w:t>
        </w:r>
      </w:ins>
      <w:ins w:id="1005" w:author="Anurag Thakur" w:date="2026-04-28T14:36:00Z">
        <w:r w:rsidRPr="0031123F">
          <w:t>prevent</w:t>
        </w:r>
      </w:ins>
      <w:ins w:id="1006" w:author="Anurag Thakur" w:date="2026-05-01T12:33:00Z" w16du:dateUtc="2026-05-01T07:03:00Z">
        <w:r w:rsidR="00806505">
          <w:t xml:space="preserve"> </w:t>
        </w:r>
      </w:ins>
      <w:ins w:id="1007" w:author="Anurag Thakur" w:date="2026-04-28T14:36:00Z">
        <w:r w:rsidRPr="0031123F">
          <w:t>noisy,</w:t>
        </w:r>
      </w:ins>
      <w:ins w:id="1008" w:author="Anurag Thakur" w:date="2026-05-01T12:33:00Z" w16du:dateUtc="2026-05-01T07:03:00Z">
        <w:r w:rsidR="00806505">
          <w:t xml:space="preserve"> </w:t>
        </w:r>
      </w:ins>
      <w:ins w:id="1009" w:author="Anurag Thakur" w:date="2026-04-28T14:36:00Z">
        <w:r w:rsidRPr="0031123F">
          <w:t>low-value</w:t>
        </w:r>
      </w:ins>
      <w:ins w:id="1010" w:author="Anurag Thakur" w:date="2026-05-01T12:33:00Z" w16du:dateUtc="2026-05-01T07:03:00Z">
        <w:r w:rsidR="00806505">
          <w:t xml:space="preserve"> </w:t>
        </w:r>
      </w:ins>
      <w:ins w:id="1011" w:author="Anurag Thakur" w:date="2026-04-28T14:36:00Z">
        <w:r w:rsidRPr="0031123F">
          <w:t>logs</w:t>
        </w:r>
      </w:ins>
      <w:ins w:id="1012" w:author="Anurag Thakur" w:date="2026-05-01T12:33:00Z" w16du:dateUtc="2026-05-01T07:03:00Z">
        <w:r w:rsidR="00806505">
          <w:t xml:space="preserve"> </w:t>
        </w:r>
      </w:ins>
      <w:ins w:id="1013" w:author="Anurag Thakur" w:date="2026-04-28T14:36:00Z">
        <w:r w:rsidRPr="0031123F">
          <w:t>from</w:t>
        </w:r>
      </w:ins>
      <w:ins w:id="1014" w:author="Anurag Thakur" w:date="2026-05-01T12:33:00Z" w16du:dateUtc="2026-05-01T07:03:00Z">
        <w:r w:rsidR="00806505">
          <w:t xml:space="preserve"> </w:t>
        </w:r>
      </w:ins>
      <w:ins w:id="1015" w:author="Anurag Thakur" w:date="2026-04-28T14:36:00Z">
        <w:r w:rsidRPr="0031123F">
          <w:t>overwhelming</w:t>
        </w:r>
      </w:ins>
      <w:ins w:id="1016" w:author="Anurag Thakur" w:date="2026-05-01T12:33:00Z" w16du:dateUtc="2026-05-01T07:03:00Z">
        <w:r w:rsidR="00806505">
          <w:t xml:space="preserve"> </w:t>
        </w:r>
      </w:ins>
      <w:ins w:id="1017" w:author="Anurag Thakur" w:date="2026-04-28T14:36:00Z">
        <w:r w:rsidRPr="0031123F">
          <w:t>storage.</w:t>
        </w:r>
      </w:ins>
    </w:p>
    <w:p w14:paraId="3F980943" w14:textId="4EDB591F" w:rsidR="0031123F" w:rsidRPr="00D966BE" w:rsidRDefault="0031123F" w:rsidP="0031123F">
      <w:pPr>
        <w:rPr>
          <w:ins w:id="1018" w:author="Anurag Thakur" w:date="2026-04-28T14:36:00Z"/>
          <w:b/>
          <w:bCs/>
        </w:rPr>
      </w:pPr>
      <w:ins w:id="1019" w:author="Anurag Thakur" w:date="2026-04-28T14:36:00Z">
        <w:r w:rsidRPr="00D966BE">
          <w:rPr>
            <w:b/>
            <w:bCs/>
          </w:rPr>
          <w:t>Why</w:t>
        </w:r>
      </w:ins>
      <w:ins w:id="1020" w:author="Anurag Thakur" w:date="2026-05-01T12:33:00Z" w16du:dateUtc="2026-05-01T07:03:00Z">
        <w:r w:rsidR="00806505">
          <w:rPr>
            <w:b/>
            <w:bCs/>
          </w:rPr>
          <w:t xml:space="preserve"> </w:t>
        </w:r>
      </w:ins>
      <w:ins w:id="1021" w:author="Anurag Thakur" w:date="2026-04-28T14:36:00Z">
        <w:r w:rsidRPr="00D966BE">
          <w:rPr>
            <w:b/>
            <w:bCs/>
          </w:rPr>
          <w:t>it</w:t>
        </w:r>
      </w:ins>
      <w:ins w:id="1022" w:author="Anurag Thakur" w:date="2026-05-01T12:33:00Z" w16du:dateUtc="2026-05-01T07:03:00Z">
        <w:r w:rsidR="00806505">
          <w:rPr>
            <w:b/>
            <w:bCs/>
          </w:rPr>
          <w:t xml:space="preserve"> </w:t>
        </w:r>
      </w:ins>
      <w:ins w:id="1023" w:author="Anurag Thakur" w:date="2026-04-28T14:36:00Z">
        <w:r w:rsidRPr="00D966BE">
          <w:rPr>
            <w:b/>
            <w:bCs/>
          </w:rPr>
          <w:t>matters:</w:t>
        </w:r>
      </w:ins>
    </w:p>
    <w:p w14:paraId="46A82C1A" w14:textId="6442EA66" w:rsidR="0031123F" w:rsidRPr="0031123F" w:rsidRDefault="0031123F" w:rsidP="00D966BE">
      <w:pPr>
        <w:pStyle w:val="Bullets"/>
        <w:rPr>
          <w:ins w:id="1024" w:author="Anurag Thakur" w:date="2026-04-28T14:36:00Z"/>
        </w:rPr>
      </w:pPr>
      <w:ins w:id="1025" w:author="Anurag Thakur" w:date="2026-04-28T14:36:00Z">
        <w:r w:rsidRPr="0031123F">
          <w:t>Enables</w:t>
        </w:r>
      </w:ins>
      <w:ins w:id="1026" w:author="Anurag Thakur" w:date="2026-05-01T12:33:00Z" w16du:dateUtc="2026-05-01T07:03:00Z">
        <w:r w:rsidR="00806505">
          <w:t xml:space="preserve"> </w:t>
        </w:r>
      </w:ins>
      <w:ins w:id="1027" w:author="Anurag Thakur" w:date="2026-04-28T14:36:00Z">
        <w:r w:rsidRPr="0031123F">
          <w:t>rapid</w:t>
        </w:r>
      </w:ins>
      <w:ins w:id="1028" w:author="Anurag Thakur" w:date="2026-05-01T12:33:00Z" w16du:dateUtc="2026-05-01T07:03:00Z">
        <w:r w:rsidR="00806505">
          <w:t xml:space="preserve"> </w:t>
        </w:r>
      </w:ins>
      <w:ins w:id="1029" w:author="Anurag Thakur" w:date="2026-04-28T14:36:00Z">
        <w:r w:rsidRPr="0031123F">
          <w:t>incident</w:t>
        </w:r>
      </w:ins>
      <w:ins w:id="1030" w:author="Anurag Thakur" w:date="2026-05-01T12:33:00Z" w16du:dateUtc="2026-05-01T07:03:00Z">
        <w:r w:rsidR="00806505">
          <w:t xml:space="preserve"> </w:t>
        </w:r>
      </w:ins>
      <w:ins w:id="1031" w:author="Anurag Thakur" w:date="2026-04-28T14:36:00Z">
        <w:r w:rsidRPr="0031123F">
          <w:t>triage</w:t>
        </w:r>
      </w:ins>
      <w:ins w:id="1032" w:author="Anurag Thakur" w:date="2026-05-01T12:33:00Z" w16du:dateUtc="2026-05-01T07:03:00Z">
        <w:r w:rsidR="00806505">
          <w:t xml:space="preserve"> </w:t>
        </w:r>
      </w:ins>
      <w:ins w:id="1033" w:author="Anurag Thakur" w:date="2026-04-28T14:36:00Z">
        <w:r w:rsidRPr="0031123F">
          <w:t>by</w:t>
        </w:r>
      </w:ins>
      <w:ins w:id="1034" w:author="Anurag Thakur" w:date="2026-05-01T12:33:00Z" w16du:dateUtc="2026-05-01T07:03:00Z">
        <w:r w:rsidR="00806505">
          <w:t xml:space="preserve"> </w:t>
        </w:r>
      </w:ins>
      <w:ins w:id="1035" w:author="Anurag Thakur" w:date="2026-04-28T14:36:00Z">
        <w:r w:rsidRPr="0031123F">
          <w:t>pivoting</w:t>
        </w:r>
      </w:ins>
      <w:ins w:id="1036" w:author="Anurag Thakur" w:date="2026-05-01T12:33:00Z" w16du:dateUtc="2026-05-01T07:03:00Z">
        <w:r w:rsidR="00806505">
          <w:t xml:space="preserve"> </w:t>
        </w:r>
      </w:ins>
      <w:ins w:id="1037" w:author="Anurag Thakur" w:date="2026-04-28T14:36:00Z">
        <w:r w:rsidRPr="0031123F">
          <w:t>from</w:t>
        </w:r>
      </w:ins>
      <w:ins w:id="1038" w:author="Anurag Thakur" w:date="2026-05-01T12:33:00Z" w16du:dateUtc="2026-05-01T07:03:00Z">
        <w:r w:rsidR="00806505">
          <w:t xml:space="preserve"> </w:t>
        </w:r>
      </w:ins>
      <w:ins w:id="1039" w:author="Anurag Thakur" w:date="2026-04-28T14:36:00Z">
        <w:r w:rsidRPr="0031123F">
          <w:t>alerts/traces</w:t>
        </w:r>
      </w:ins>
      <w:ins w:id="1040" w:author="Anurag Thakur" w:date="2026-05-01T12:33:00Z" w16du:dateUtc="2026-05-01T07:03:00Z">
        <w:r w:rsidR="00806505">
          <w:t xml:space="preserve"> </w:t>
        </w:r>
      </w:ins>
      <w:ins w:id="1041" w:author="Anurag Thakur" w:date="2026-04-28T14:36:00Z">
        <w:r w:rsidRPr="0031123F">
          <w:t>to</w:t>
        </w:r>
      </w:ins>
      <w:ins w:id="1042" w:author="Anurag Thakur" w:date="2026-05-01T12:33:00Z" w16du:dateUtc="2026-05-01T07:03:00Z">
        <w:r w:rsidR="00806505">
          <w:t xml:space="preserve"> </w:t>
        </w:r>
      </w:ins>
      <w:ins w:id="1043" w:author="Anurag Thakur" w:date="2026-04-28T14:36:00Z">
        <w:r w:rsidRPr="0031123F">
          <w:t>exact</w:t>
        </w:r>
      </w:ins>
      <w:ins w:id="1044" w:author="Anurag Thakur" w:date="2026-05-01T12:33:00Z" w16du:dateUtc="2026-05-01T07:03:00Z">
        <w:r w:rsidR="00806505">
          <w:t xml:space="preserve"> </w:t>
        </w:r>
      </w:ins>
      <w:ins w:id="1045" w:author="Anurag Thakur" w:date="2026-04-28T14:36:00Z">
        <w:r w:rsidRPr="0031123F">
          <w:t>log</w:t>
        </w:r>
      </w:ins>
      <w:ins w:id="1046" w:author="Anurag Thakur" w:date="2026-05-01T12:33:00Z" w16du:dateUtc="2026-05-01T07:03:00Z">
        <w:r w:rsidR="00806505">
          <w:t xml:space="preserve"> </w:t>
        </w:r>
      </w:ins>
      <w:ins w:id="1047" w:author="Anurag Thakur" w:date="2026-04-28T14:36:00Z">
        <w:r w:rsidRPr="0031123F">
          <w:t>context.</w:t>
        </w:r>
      </w:ins>
    </w:p>
    <w:p w14:paraId="16118F78" w14:textId="21CC5CA3" w:rsidR="004E55AD" w:rsidRDefault="0031123F" w:rsidP="004E17AF">
      <w:pPr>
        <w:pStyle w:val="Heading3"/>
        <w:rPr>
          <w:ins w:id="1048" w:author="Anurag Thakur" w:date="2026-04-28T14:49:00Z" w16du:dateUtc="2026-04-28T09:19:00Z"/>
        </w:rPr>
      </w:pPr>
      <w:bookmarkStart w:id="1049" w:name="_Toc228549487"/>
      <w:bookmarkStart w:id="1050" w:name="_Toc228784875"/>
      <w:ins w:id="1051" w:author="Anurag Thakur" w:date="2026-04-28T14:36:00Z">
        <w:r w:rsidRPr="0031123F">
          <w:t>Layer:</w:t>
        </w:r>
      </w:ins>
      <w:ins w:id="1052" w:author="Anurag Thakur" w:date="2026-05-01T12:33:00Z" w16du:dateUtc="2026-05-01T07:03:00Z">
        <w:r w:rsidR="00806505">
          <w:t xml:space="preserve"> </w:t>
        </w:r>
      </w:ins>
      <w:ins w:id="1053" w:author="Anurag Thakur" w:date="2026-04-28T14:36:00Z">
        <w:r w:rsidRPr="0031123F">
          <w:t>Traces</w:t>
        </w:r>
      </w:ins>
      <w:ins w:id="1054" w:author="Anurag Thakur" w:date="2026-05-01T12:33:00Z" w16du:dateUtc="2026-05-01T07:03:00Z">
        <w:r w:rsidR="00806505">
          <w:t xml:space="preserve"> </w:t>
        </w:r>
      </w:ins>
      <w:ins w:id="1055" w:author="Anurag Thakur" w:date="2026-04-28T14:36:00Z">
        <w:r w:rsidRPr="0031123F">
          <w:t>Storage</w:t>
        </w:r>
      </w:ins>
      <w:ins w:id="1056" w:author="Anurag Thakur" w:date="2026-05-01T12:33:00Z" w16du:dateUtc="2026-05-01T07:03:00Z">
        <w:r w:rsidR="00806505">
          <w:t xml:space="preserve"> </w:t>
        </w:r>
      </w:ins>
      <w:ins w:id="1057" w:author="Anurag Thakur" w:date="2026-04-28T14:49:00Z" w16du:dateUtc="2026-04-28T09:19:00Z">
        <w:r w:rsidR="004E55AD">
          <w:t>/</w:t>
        </w:r>
      </w:ins>
      <w:ins w:id="1058" w:author="Anurag Thakur" w:date="2026-05-01T12:33:00Z" w16du:dateUtc="2026-05-01T07:03:00Z">
        <w:r w:rsidR="00806505">
          <w:t xml:space="preserve"> </w:t>
        </w:r>
      </w:ins>
      <w:ins w:id="1059" w:author="Anurag Thakur" w:date="2026-04-28T14:36:00Z">
        <w:r w:rsidRPr="0031123F">
          <w:t>Tool:</w:t>
        </w:r>
      </w:ins>
      <w:ins w:id="1060" w:author="Anurag Thakur" w:date="2026-05-01T12:33:00Z" w16du:dateUtc="2026-05-01T07:03:00Z">
        <w:r w:rsidR="00806505">
          <w:t xml:space="preserve"> </w:t>
        </w:r>
      </w:ins>
      <w:ins w:id="1061" w:author="Anurag Thakur" w:date="2026-04-28T14:36:00Z">
        <w:r w:rsidRPr="0031123F">
          <w:t>Tempo</w:t>
        </w:r>
      </w:ins>
      <w:bookmarkEnd w:id="1049"/>
      <w:bookmarkEnd w:id="1050"/>
    </w:p>
    <w:p w14:paraId="624FF9BA" w14:textId="6AEF759C" w:rsidR="0031123F" w:rsidRPr="0031123F" w:rsidRDefault="0031123F" w:rsidP="0031123F">
      <w:pPr>
        <w:rPr>
          <w:ins w:id="1062" w:author="Anurag Thakur" w:date="2026-04-28T14:36:00Z"/>
        </w:rPr>
      </w:pPr>
      <w:ins w:id="1063" w:author="Anurag Thakur" w:date="2026-04-28T14:36:00Z">
        <w:r w:rsidRPr="0031123F">
          <w:t>Distributed</w:t>
        </w:r>
      </w:ins>
      <w:ins w:id="1064" w:author="Anurag Thakur" w:date="2026-05-01T12:33:00Z" w16du:dateUtc="2026-05-01T07:03:00Z">
        <w:r w:rsidR="00806505">
          <w:t xml:space="preserve"> </w:t>
        </w:r>
      </w:ins>
      <w:ins w:id="1065" w:author="Anurag Thakur" w:date="2026-04-28T14:36:00Z">
        <w:r w:rsidRPr="0031123F">
          <w:t>trace</w:t>
        </w:r>
      </w:ins>
      <w:ins w:id="1066" w:author="Anurag Thakur" w:date="2026-05-01T12:33:00Z" w16du:dateUtc="2026-05-01T07:03:00Z">
        <w:r w:rsidR="00806505">
          <w:t xml:space="preserve"> </w:t>
        </w:r>
      </w:ins>
      <w:ins w:id="1067" w:author="Anurag Thakur" w:date="2026-04-28T14:36:00Z">
        <w:r w:rsidRPr="0031123F">
          <w:t>backend</w:t>
        </w:r>
      </w:ins>
      <w:ins w:id="1068" w:author="Anurag Thakur" w:date="2026-05-01T12:33:00Z" w16du:dateUtc="2026-05-01T07:03:00Z">
        <w:r w:rsidR="00806505">
          <w:t xml:space="preserve"> </w:t>
        </w:r>
      </w:ins>
      <w:ins w:id="1069" w:author="Anurag Thakur" w:date="2026-04-28T14:36:00Z">
        <w:r w:rsidRPr="0031123F">
          <w:t>for</w:t>
        </w:r>
      </w:ins>
      <w:ins w:id="1070" w:author="Anurag Thakur" w:date="2026-05-01T12:33:00Z" w16du:dateUtc="2026-05-01T07:03:00Z">
        <w:r w:rsidR="00806505">
          <w:t xml:space="preserve"> </w:t>
        </w:r>
      </w:ins>
      <w:ins w:id="1071" w:author="Anurag Thakur" w:date="2026-04-28T14:36:00Z">
        <w:r w:rsidRPr="0031123F">
          <w:t>request</w:t>
        </w:r>
      </w:ins>
      <w:ins w:id="1072" w:author="Anurag Thakur" w:date="2026-05-01T12:33:00Z" w16du:dateUtc="2026-05-01T07:03:00Z">
        <w:r w:rsidR="00806505">
          <w:t xml:space="preserve"> </w:t>
        </w:r>
      </w:ins>
      <w:ins w:id="1073" w:author="Anurag Thakur" w:date="2026-04-28T14:36:00Z">
        <w:r w:rsidRPr="0031123F">
          <w:t>path</w:t>
        </w:r>
      </w:ins>
      <w:ins w:id="1074" w:author="Anurag Thakur" w:date="2026-05-01T12:33:00Z" w16du:dateUtc="2026-05-01T07:03:00Z">
        <w:r w:rsidR="00806505">
          <w:t xml:space="preserve"> </w:t>
        </w:r>
      </w:ins>
      <w:ins w:id="1075" w:author="Anurag Thakur" w:date="2026-04-28T14:36:00Z">
        <w:r w:rsidRPr="0031123F">
          <w:t>analysis,</w:t>
        </w:r>
      </w:ins>
      <w:ins w:id="1076" w:author="Anurag Thakur" w:date="2026-05-01T12:33:00Z" w16du:dateUtc="2026-05-01T07:03:00Z">
        <w:r w:rsidR="00806505">
          <w:t xml:space="preserve"> </w:t>
        </w:r>
      </w:ins>
      <w:ins w:id="1077" w:author="Anurag Thakur" w:date="2026-04-28T14:36:00Z">
        <w:r w:rsidRPr="0031123F">
          <w:t>latency</w:t>
        </w:r>
      </w:ins>
      <w:ins w:id="1078" w:author="Anurag Thakur" w:date="2026-05-01T12:33:00Z" w16du:dateUtc="2026-05-01T07:03:00Z">
        <w:r w:rsidR="00806505">
          <w:t xml:space="preserve"> </w:t>
        </w:r>
      </w:ins>
      <w:ins w:id="1079" w:author="Anurag Thakur" w:date="2026-04-28T14:36:00Z">
        <w:r w:rsidRPr="0031123F">
          <w:t>decomposition,</w:t>
        </w:r>
      </w:ins>
      <w:ins w:id="1080" w:author="Anurag Thakur" w:date="2026-05-01T12:33:00Z" w16du:dateUtc="2026-05-01T07:03:00Z">
        <w:r w:rsidR="00806505">
          <w:t xml:space="preserve"> </w:t>
        </w:r>
      </w:ins>
      <w:ins w:id="1081" w:author="Anurag Thakur" w:date="2026-04-28T14:36:00Z">
        <w:r w:rsidRPr="0031123F">
          <w:t>and</w:t>
        </w:r>
      </w:ins>
      <w:ins w:id="1082" w:author="Anurag Thakur" w:date="2026-05-01T12:33:00Z" w16du:dateUtc="2026-05-01T07:03:00Z">
        <w:r w:rsidR="00806505">
          <w:t xml:space="preserve"> </w:t>
        </w:r>
      </w:ins>
      <w:ins w:id="1083" w:author="Anurag Thakur" w:date="2026-04-28T14:36:00Z">
        <w:r w:rsidRPr="0031123F">
          <w:t>dependency</w:t>
        </w:r>
      </w:ins>
      <w:ins w:id="1084" w:author="Anurag Thakur" w:date="2026-05-01T12:33:00Z" w16du:dateUtc="2026-05-01T07:03:00Z">
        <w:r w:rsidR="00806505">
          <w:t xml:space="preserve"> </w:t>
        </w:r>
      </w:ins>
      <w:ins w:id="1085" w:author="Anurag Thakur" w:date="2026-04-28T14:36:00Z">
        <w:r w:rsidRPr="0031123F">
          <w:t>visibility.</w:t>
        </w:r>
      </w:ins>
    </w:p>
    <w:p w14:paraId="312C3168" w14:textId="649C67A4" w:rsidR="0031123F" w:rsidRPr="00D966BE" w:rsidRDefault="0031123F" w:rsidP="0031123F">
      <w:pPr>
        <w:rPr>
          <w:ins w:id="1086" w:author="Anurag Thakur" w:date="2026-04-28T14:36:00Z"/>
          <w:b/>
          <w:bCs/>
        </w:rPr>
      </w:pPr>
      <w:ins w:id="1087" w:author="Anurag Thakur" w:date="2026-04-28T14:36:00Z">
        <w:r w:rsidRPr="00D966BE">
          <w:rPr>
            <w:b/>
            <w:bCs/>
          </w:rPr>
          <w:t>Implementation</w:t>
        </w:r>
      </w:ins>
      <w:ins w:id="1088" w:author="Anurag Thakur" w:date="2026-05-01T12:33:00Z" w16du:dateUtc="2026-05-01T07:03:00Z">
        <w:r w:rsidR="00806505">
          <w:rPr>
            <w:b/>
            <w:bCs/>
          </w:rPr>
          <w:t xml:space="preserve"> </w:t>
        </w:r>
      </w:ins>
      <w:ins w:id="1089" w:author="Anurag Thakur" w:date="2026-04-28T14:36:00Z">
        <w:r w:rsidRPr="00D966BE">
          <w:rPr>
            <w:b/>
            <w:bCs/>
          </w:rPr>
          <w:t>detail:</w:t>
        </w:r>
      </w:ins>
    </w:p>
    <w:p w14:paraId="07703EA6" w14:textId="6849554F" w:rsidR="0031123F" w:rsidRPr="0031123F" w:rsidRDefault="0031123F" w:rsidP="00D966BE">
      <w:pPr>
        <w:pStyle w:val="Bullets"/>
        <w:rPr>
          <w:ins w:id="1090" w:author="Anurag Thakur" w:date="2026-04-28T14:36:00Z"/>
        </w:rPr>
      </w:pPr>
      <w:ins w:id="1091" w:author="Anurag Thakur" w:date="2026-04-28T14:36:00Z">
        <w:r w:rsidRPr="0031123F">
          <w:t>Capture</w:t>
        </w:r>
      </w:ins>
      <w:ins w:id="1092" w:author="Anurag Thakur" w:date="2026-05-01T12:33:00Z" w16du:dateUtc="2026-05-01T07:03:00Z">
        <w:r w:rsidR="00806505">
          <w:t xml:space="preserve"> </w:t>
        </w:r>
      </w:ins>
      <w:ins w:id="1093" w:author="Anurag Thakur" w:date="2026-04-28T14:36:00Z">
        <w:r w:rsidRPr="0031123F">
          <w:t>critical</w:t>
        </w:r>
      </w:ins>
      <w:ins w:id="1094" w:author="Anurag Thakur" w:date="2026-05-01T12:33:00Z" w16du:dateUtc="2026-05-01T07:03:00Z">
        <w:r w:rsidR="00806505">
          <w:t xml:space="preserve"> </w:t>
        </w:r>
      </w:ins>
      <w:ins w:id="1095" w:author="Anurag Thakur" w:date="2026-04-28T14:36:00Z">
        <w:r w:rsidRPr="0031123F">
          <w:t>user</w:t>
        </w:r>
      </w:ins>
      <w:ins w:id="1096" w:author="Anurag Thakur" w:date="2026-05-01T12:33:00Z" w16du:dateUtc="2026-05-01T07:03:00Z">
        <w:r w:rsidR="00806505">
          <w:t xml:space="preserve"> </w:t>
        </w:r>
      </w:ins>
      <w:ins w:id="1097" w:author="Anurag Thakur" w:date="2026-04-28T14:36:00Z">
        <w:r w:rsidRPr="0031123F">
          <w:t>journeys</w:t>
        </w:r>
      </w:ins>
      <w:ins w:id="1098" w:author="Anurag Thakur" w:date="2026-05-01T12:33:00Z" w16du:dateUtc="2026-05-01T07:03:00Z">
        <w:r w:rsidR="00806505">
          <w:t xml:space="preserve"> </w:t>
        </w:r>
      </w:ins>
      <w:ins w:id="1099" w:author="Anurag Thakur" w:date="2026-04-28T14:36:00Z">
        <w:r w:rsidRPr="0031123F">
          <w:t>and</w:t>
        </w:r>
      </w:ins>
      <w:ins w:id="1100" w:author="Anurag Thakur" w:date="2026-05-01T12:33:00Z" w16du:dateUtc="2026-05-01T07:03:00Z">
        <w:r w:rsidR="00806505">
          <w:t xml:space="preserve"> </w:t>
        </w:r>
      </w:ins>
      <w:ins w:id="1101" w:author="Anurag Thakur" w:date="2026-04-28T14:36:00Z">
        <w:r w:rsidRPr="0031123F">
          <w:t>backend</w:t>
        </w:r>
      </w:ins>
      <w:ins w:id="1102" w:author="Anurag Thakur" w:date="2026-05-01T12:33:00Z" w16du:dateUtc="2026-05-01T07:03:00Z">
        <w:r w:rsidR="00806505">
          <w:t xml:space="preserve"> </w:t>
        </w:r>
      </w:ins>
      <w:ins w:id="1103" w:author="Anurag Thakur" w:date="2026-04-28T14:36:00Z">
        <w:r w:rsidRPr="0031123F">
          <w:t>transaction</w:t>
        </w:r>
      </w:ins>
      <w:ins w:id="1104" w:author="Anurag Thakur" w:date="2026-05-01T12:33:00Z" w16du:dateUtc="2026-05-01T07:03:00Z">
        <w:r w:rsidR="00806505">
          <w:t xml:space="preserve"> </w:t>
        </w:r>
      </w:ins>
      <w:ins w:id="1105" w:author="Anurag Thakur" w:date="2026-04-28T14:36:00Z">
        <w:r w:rsidRPr="0031123F">
          <w:t>boundaries.</w:t>
        </w:r>
      </w:ins>
    </w:p>
    <w:p w14:paraId="78200DF0" w14:textId="26257F18" w:rsidR="0031123F" w:rsidRPr="0031123F" w:rsidRDefault="0031123F" w:rsidP="00D966BE">
      <w:pPr>
        <w:pStyle w:val="Bullets"/>
        <w:rPr>
          <w:ins w:id="1106" w:author="Anurag Thakur" w:date="2026-04-28T14:36:00Z"/>
        </w:rPr>
      </w:pPr>
      <w:ins w:id="1107" w:author="Anurag Thakur" w:date="2026-04-28T14:36:00Z">
        <w:r w:rsidRPr="0031123F">
          <w:t>Configure</w:t>
        </w:r>
      </w:ins>
      <w:ins w:id="1108" w:author="Anurag Thakur" w:date="2026-05-01T12:33:00Z" w16du:dateUtc="2026-05-01T07:03:00Z">
        <w:r w:rsidR="00806505">
          <w:t xml:space="preserve"> </w:t>
        </w:r>
      </w:ins>
      <w:ins w:id="1109" w:author="Anurag Thakur" w:date="2026-04-28T14:36:00Z">
        <w:r w:rsidRPr="0031123F">
          <w:t>sampling</w:t>
        </w:r>
      </w:ins>
      <w:ins w:id="1110" w:author="Anurag Thakur" w:date="2026-05-01T12:33:00Z" w16du:dateUtc="2026-05-01T07:03:00Z">
        <w:r w:rsidR="00806505">
          <w:t xml:space="preserve"> </w:t>
        </w:r>
      </w:ins>
      <w:ins w:id="1111" w:author="Anurag Thakur" w:date="2026-04-28T14:36:00Z">
        <w:r w:rsidRPr="0031123F">
          <w:t>policies</w:t>
        </w:r>
      </w:ins>
      <w:ins w:id="1112" w:author="Anurag Thakur" w:date="2026-05-01T12:33:00Z" w16du:dateUtc="2026-05-01T07:03:00Z">
        <w:r w:rsidR="00806505">
          <w:t xml:space="preserve"> </w:t>
        </w:r>
      </w:ins>
      <w:ins w:id="1113" w:author="Anurag Thakur" w:date="2026-04-28T14:36:00Z">
        <w:r w:rsidRPr="0031123F">
          <w:t>per</w:t>
        </w:r>
      </w:ins>
      <w:ins w:id="1114" w:author="Anurag Thakur" w:date="2026-05-01T12:33:00Z" w16du:dateUtc="2026-05-01T07:03:00Z">
        <w:r w:rsidR="00806505">
          <w:t xml:space="preserve"> </w:t>
        </w:r>
      </w:ins>
      <w:ins w:id="1115" w:author="Anurag Thakur" w:date="2026-04-28T14:36:00Z">
        <w:r w:rsidRPr="0031123F">
          <w:t>environment/service</w:t>
        </w:r>
      </w:ins>
      <w:ins w:id="1116" w:author="Anurag Thakur" w:date="2026-05-01T12:33:00Z" w16du:dateUtc="2026-05-01T07:03:00Z">
        <w:r w:rsidR="00806505">
          <w:t xml:space="preserve"> </w:t>
        </w:r>
      </w:ins>
      <w:ins w:id="1117" w:author="Anurag Thakur" w:date="2026-04-28T14:36:00Z">
        <w:r w:rsidRPr="0031123F">
          <w:t>criticality.</w:t>
        </w:r>
      </w:ins>
    </w:p>
    <w:p w14:paraId="00C3B3C4" w14:textId="674F0BFB" w:rsidR="0031123F" w:rsidRPr="0031123F" w:rsidRDefault="0031123F" w:rsidP="00D966BE">
      <w:pPr>
        <w:pStyle w:val="Bullets"/>
        <w:rPr>
          <w:ins w:id="1118" w:author="Anurag Thakur" w:date="2026-04-28T14:36:00Z"/>
        </w:rPr>
      </w:pPr>
      <w:ins w:id="1119" w:author="Anurag Thakur" w:date="2026-04-28T14:36:00Z">
        <w:r w:rsidRPr="0031123F">
          <w:t>Integrate</w:t>
        </w:r>
      </w:ins>
      <w:ins w:id="1120" w:author="Anurag Thakur" w:date="2026-05-01T12:33:00Z" w16du:dateUtc="2026-05-01T07:03:00Z">
        <w:r w:rsidR="00806505">
          <w:t xml:space="preserve"> </w:t>
        </w:r>
      </w:ins>
      <w:ins w:id="1121" w:author="Anurag Thakur" w:date="2026-04-28T14:36:00Z">
        <w:r w:rsidRPr="0031123F">
          <w:t>exemplars</w:t>
        </w:r>
      </w:ins>
      <w:ins w:id="1122" w:author="Anurag Thakur" w:date="2026-05-01T12:33:00Z" w16du:dateUtc="2026-05-01T07:03:00Z">
        <w:r w:rsidR="00806505">
          <w:t xml:space="preserve"> </w:t>
        </w:r>
      </w:ins>
      <w:ins w:id="1123" w:author="Anurag Thakur" w:date="2026-04-28T14:36:00Z">
        <w:r w:rsidRPr="0031123F">
          <w:t>with</w:t>
        </w:r>
      </w:ins>
      <w:ins w:id="1124" w:author="Anurag Thakur" w:date="2026-05-01T12:33:00Z" w16du:dateUtc="2026-05-01T07:03:00Z">
        <w:r w:rsidR="00806505">
          <w:t xml:space="preserve"> </w:t>
        </w:r>
      </w:ins>
      <w:ins w:id="1125" w:author="Anurag Thakur" w:date="2026-04-28T14:36:00Z">
        <w:r w:rsidRPr="0031123F">
          <w:t>Prometheus</w:t>
        </w:r>
      </w:ins>
      <w:ins w:id="1126" w:author="Anurag Thakur" w:date="2026-05-01T12:33:00Z" w16du:dateUtc="2026-05-01T07:03:00Z">
        <w:r w:rsidR="00806505">
          <w:t xml:space="preserve"> </w:t>
        </w:r>
      </w:ins>
      <w:ins w:id="1127" w:author="Anurag Thakur" w:date="2026-04-28T14:36:00Z">
        <w:r w:rsidRPr="0031123F">
          <w:t>and</w:t>
        </w:r>
      </w:ins>
      <w:ins w:id="1128" w:author="Anurag Thakur" w:date="2026-05-01T12:33:00Z" w16du:dateUtc="2026-05-01T07:03:00Z">
        <w:r w:rsidR="00806505">
          <w:t xml:space="preserve"> </w:t>
        </w:r>
      </w:ins>
      <w:ins w:id="1129" w:author="Anurag Thakur" w:date="2026-04-28T14:36:00Z">
        <w:r w:rsidRPr="0031123F">
          <w:t>deep</w:t>
        </w:r>
      </w:ins>
      <w:ins w:id="1130" w:author="Anurag Thakur" w:date="2026-05-01T12:33:00Z" w16du:dateUtc="2026-05-01T07:03:00Z">
        <w:r w:rsidR="00806505">
          <w:t xml:space="preserve"> </w:t>
        </w:r>
      </w:ins>
      <w:ins w:id="1131" w:author="Anurag Thakur" w:date="2026-04-28T14:36:00Z">
        <w:r w:rsidRPr="0031123F">
          <w:t>links</w:t>
        </w:r>
      </w:ins>
      <w:ins w:id="1132" w:author="Anurag Thakur" w:date="2026-05-01T12:33:00Z" w16du:dateUtc="2026-05-01T07:03:00Z">
        <w:r w:rsidR="00806505">
          <w:t xml:space="preserve"> </w:t>
        </w:r>
      </w:ins>
      <w:ins w:id="1133" w:author="Anurag Thakur" w:date="2026-04-28T14:36:00Z">
        <w:r w:rsidRPr="0031123F">
          <w:t>in</w:t>
        </w:r>
      </w:ins>
      <w:ins w:id="1134" w:author="Anurag Thakur" w:date="2026-05-01T12:33:00Z" w16du:dateUtc="2026-05-01T07:03:00Z">
        <w:r w:rsidR="00806505">
          <w:t xml:space="preserve"> </w:t>
        </w:r>
      </w:ins>
      <w:ins w:id="1135" w:author="Anurag Thakur" w:date="2026-04-28T14:36:00Z">
        <w:r w:rsidRPr="0031123F">
          <w:t>Grafana</w:t>
        </w:r>
      </w:ins>
      <w:ins w:id="1136" w:author="Anurag Thakur" w:date="2026-05-01T12:33:00Z" w16du:dateUtc="2026-05-01T07:03:00Z">
        <w:r w:rsidR="00806505">
          <w:t xml:space="preserve"> </w:t>
        </w:r>
      </w:ins>
      <w:ins w:id="1137" w:author="Anurag Thakur" w:date="2026-04-28T14:36:00Z">
        <w:r w:rsidRPr="0031123F">
          <w:t>for</w:t>
        </w:r>
      </w:ins>
      <w:ins w:id="1138" w:author="Anurag Thakur" w:date="2026-05-01T12:33:00Z" w16du:dateUtc="2026-05-01T07:03:00Z">
        <w:r w:rsidR="00806505">
          <w:t xml:space="preserve"> </w:t>
        </w:r>
      </w:ins>
      <w:ins w:id="1139" w:author="Anurag Thakur" w:date="2026-04-28T14:36:00Z">
        <w:r w:rsidRPr="0031123F">
          <w:t>metric-to-trace</w:t>
        </w:r>
      </w:ins>
      <w:ins w:id="1140" w:author="Anurag Thakur" w:date="2026-05-01T12:33:00Z" w16du:dateUtc="2026-05-01T07:03:00Z">
        <w:r w:rsidR="00806505">
          <w:t xml:space="preserve"> </w:t>
        </w:r>
      </w:ins>
      <w:ins w:id="1141" w:author="Anurag Thakur" w:date="2026-04-28T14:36:00Z">
        <w:r w:rsidRPr="0031123F">
          <w:t>navigation.</w:t>
        </w:r>
      </w:ins>
    </w:p>
    <w:p w14:paraId="6ED4182E" w14:textId="06FBE8C7" w:rsidR="0031123F" w:rsidRPr="0031123F" w:rsidRDefault="0031123F" w:rsidP="00D966BE">
      <w:pPr>
        <w:pStyle w:val="Bullets"/>
        <w:rPr>
          <w:ins w:id="1142" w:author="Anurag Thakur" w:date="2026-04-28T14:36:00Z"/>
        </w:rPr>
      </w:pPr>
      <w:ins w:id="1143" w:author="Anurag Thakur" w:date="2026-04-28T14:36:00Z">
        <w:r w:rsidRPr="0031123F">
          <w:t>Monitor</w:t>
        </w:r>
      </w:ins>
      <w:ins w:id="1144" w:author="Anurag Thakur" w:date="2026-05-01T12:33:00Z" w16du:dateUtc="2026-05-01T07:03:00Z">
        <w:r w:rsidR="00806505">
          <w:t xml:space="preserve"> </w:t>
        </w:r>
      </w:ins>
      <w:ins w:id="1145" w:author="Anurag Thakur" w:date="2026-04-28T14:36:00Z">
        <w:r w:rsidRPr="0031123F">
          <w:t>span</w:t>
        </w:r>
      </w:ins>
      <w:ins w:id="1146" w:author="Anurag Thakur" w:date="2026-05-01T12:33:00Z" w16du:dateUtc="2026-05-01T07:03:00Z">
        <w:r w:rsidR="00806505">
          <w:t xml:space="preserve"> </w:t>
        </w:r>
      </w:ins>
      <w:ins w:id="1147" w:author="Anurag Thakur" w:date="2026-04-28T14:36:00Z">
        <w:r w:rsidRPr="0031123F">
          <w:t>drop</w:t>
        </w:r>
      </w:ins>
      <w:ins w:id="1148" w:author="Anurag Thakur" w:date="2026-05-01T12:33:00Z" w16du:dateUtc="2026-05-01T07:03:00Z">
        <w:r w:rsidR="00806505">
          <w:t xml:space="preserve"> </w:t>
        </w:r>
      </w:ins>
      <w:ins w:id="1149" w:author="Anurag Thakur" w:date="2026-04-28T14:36:00Z">
        <w:r w:rsidRPr="0031123F">
          <w:t>rate</w:t>
        </w:r>
      </w:ins>
      <w:ins w:id="1150" w:author="Anurag Thakur" w:date="2026-05-01T12:33:00Z" w16du:dateUtc="2026-05-01T07:03:00Z">
        <w:r w:rsidR="00806505">
          <w:t xml:space="preserve"> </w:t>
        </w:r>
      </w:ins>
      <w:ins w:id="1151" w:author="Anurag Thakur" w:date="2026-04-28T14:36:00Z">
        <w:r w:rsidRPr="0031123F">
          <w:t>and</w:t>
        </w:r>
      </w:ins>
      <w:ins w:id="1152" w:author="Anurag Thakur" w:date="2026-05-01T12:33:00Z" w16du:dateUtc="2026-05-01T07:03:00Z">
        <w:r w:rsidR="00806505">
          <w:t xml:space="preserve"> </w:t>
        </w:r>
      </w:ins>
      <w:ins w:id="1153" w:author="Anurag Thakur" w:date="2026-04-28T14:36:00Z">
        <w:r w:rsidRPr="0031123F">
          <w:t>ingestion</w:t>
        </w:r>
      </w:ins>
      <w:ins w:id="1154" w:author="Anurag Thakur" w:date="2026-05-01T12:33:00Z" w16du:dateUtc="2026-05-01T07:03:00Z">
        <w:r w:rsidR="00806505">
          <w:t xml:space="preserve"> </w:t>
        </w:r>
      </w:ins>
      <w:ins w:id="1155" w:author="Anurag Thakur" w:date="2026-04-28T14:36:00Z">
        <w:r w:rsidRPr="0031123F">
          <w:t>lag</w:t>
        </w:r>
      </w:ins>
      <w:ins w:id="1156" w:author="Anurag Thakur" w:date="2026-05-01T12:33:00Z" w16du:dateUtc="2026-05-01T07:03:00Z">
        <w:r w:rsidR="00806505">
          <w:t xml:space="preserve"> </w:t>
        </w:r>
      </w:ins>
      <w:ins w:id="1157" w:author="Anurag Thakur" w:date="2026-04-28T14:36:00Z">
        <w:r w:rsidRPr="0031123F">
          <w:t>to</w:t>
        </w:r>
      </w:ins>
      <w:ins w:id="1158" w:author="Anurag Thakur" w:date="2026-05-01T12:33:00Z" w16du:dateUtc="2026-05-01T07:03:00Z">
        <w:r w:rsidR="00806505">
          <w:t xml:space="preserve"> </w:t>
        </w:r>
      </w:ins>
      <w:ins w:id="1159" w:author="Anurag Thakur" w:date="2026-04-28T14:36:00Z">
        <w:r w:rsidRPr="0031123F">
          <w:t>protect</w:t>
        </w:r>
      </w:ins>
      <w:ins w:id="1160" w:author="Anurag Thakur" w:date="2026-05-01T12:33:00Z" w16du:dateUtc="2026-05-01T07:03:00Z">
        <w:r w:rsidR="00806505">
          <w:t xml:space="preserve"> </w:t>
        </w:r>
      </w:ins>
      <w:ins w:id="1161" w:author="Anurag Thakur" w:date="2026-04-28T14:36:00Z">
        <w:r w:rsidRPr="0031123F">
          <w:t>trace</w:t>
        </w:r>
      </w:ins>
      <w:ins w:id="1162" w:author="Anurag Thakur" w:date="2026-05-01T12:33:00Z" w16du:dateUtc="2026-05-01T07:03:00Z">
        <w:r w:rsidR="00806505">
          <w:t xml:space="preserve"> </w:t>
        </w:r>
      </w:ins>
      <w:ins w:id="1163" w:author="Anurag Thakur" w:date="2026-04-28T14:36:00Z">
        <w:r w:rsidRPr="0031123F">
          <w:t>completeness.</w:t>
        </w:r>
      </w:ins>
    </w:p>
    <w:p w14:paraId="59B07C78" w14:textId="1A0A183B" w:rsidR="0031123F" w:rsidRPr="00D966BE" w:rsidRDefault="0031123F" w:rsidP="0031123F">
      <w:pPr>
        <w:rPr>
          <w:ins w:id="1164" w:author="Anurag Thakur" w:date="2026-04-28T14:36:00Z"/>
          <w:b/>
          <w:bCs/>
        </w:rPr>
      </w:pPr>
      <w:ins w:id="1165" w:author="Anurag Thakur" w:date="2026-04-28T14:36:00Z">
        <w:r w:rsidRPr="00D966BE">
          <w:rPr>
            <w:b/>
            <w:bCs/>
          </w:rPr>
          <w:t>Why</w:t>
        </w:r>
      </w:ins>
      <w:ins w:id="1166" w:author="Anurag Thakur" w:date="2026-05-01T12:33:00Z" w16du:dateUtc="2026-05-01T07:03:00Z">
        <w:r w:rsidR="00806505">
          <w:rPr>
            <w:b/>
            <w:bCs/>
          </w:rPr>
          <w:t xml:space="preserve"> </w:t>
        </w:r>
      </w:ins>
      <w:ins w:id="1167" w:author="Anurag Thakur" w:date="2026-04-28T14:36:00Z">
        <w:r w:rsidRPr="00D966BE">
          <w:rPr>
            <w:b/>
            <w:bCs/>
          </w:rPr>
          <w:t>it</w:t>
        </w:r>
      </w:ins>
      <w:ins w:id="1168" w:author="Anurag Thakur" w:date="2026-05-01T12:33:00Z" w16du:dateUtc="2026-05-01T07:03:00Z">
        <w:r w:rsidR="00806505">
          <w:rPr>
            <w:b/>
            <w:bCs/>
          </w:rPr>
          <w:t xml:space="preserve"> </w:t>
        </w:r>
      </w:ins>
      <w:ins w:id="1169" w:author="Anurag Thakur" w:date="2026-04-28T14:36:00Z">
        <w:r w:rsidRPr="00D966BE">
          <w:rPr>
            <w:b/>
            <w:bCs/>
          </w:rPr>
          <w:t>matters:</w:t>
        </w:r>
      </w:ins>
    </w:p>
    <w:p w14:paraId="62A3F237" w14:textId="00933DBE" w:rsidR="0031123F" w:rsidRPr="0031123F" w:rsidRDefault="0031123F" w:rsidP="00D966BE">
      <w:pPr>
        <w:pStyle w:val="Bullets"/>
        <w:rPr>
          <w:ins w:id="1170" w:author="Anurag Thakur" w:date="2026-04-28T14:36:00Z"/>
        </w:rPr>
      </w:pPr>
      <w:ins w:id="1171" w:author="Anurag Thakur" w:date="2026-04-28T14:36:00Z">
        <w:r w:rsidRPr="0031123F">
          <w:t>Reduces</w:t>
        </w:r>
      </w:ins>
      <w:ins w:id="1172" w:author="Anurag Thakur" w:date="2026-05-01T12:33:00Z" w16du:dateUtc="2026-05-01T07:03:00Z">
        <w:r w:rsidR="00806505">
          <w:t xml:space="preserve"> </w:t>
        </w:r>
      </w:ins>
      <w:ins w:id="1173" w:author="Anurag Thakur" w:date="2026-04-28T14:36:00Z">
        <w:r w:rsidRPr="0031123F">
          <w:t>MTTR</w:t>
        </w:r>
      </w:ins>
      <w:ins w:id="1174" w:author="Anurag Thakur" w:date="2026-05-01T12:33:00Z" w16du:dateUtc="2026-05-01T07:03:00Z">
        <w:r w:rsidR="00806505">
          <w:t xml:space="preserve"> </w:t>
        </w:r>
      </w:ins>
      <w:ins w:id="1175" w:author="Anurag Thakur" w:date="2026-04-28T14:36:00Z">
        <w:r w:rsidRPr="0031123F">
          <w:t>by</w:t>
        </w:r>
      </w:ins>
      <w:ins w:id="1176" w:author="Anurag Thakur" w:date="2026-05-01T12:33:00Z" w16du:dateUtc="2026-05-01T07:03:00Z">
        <w:r w:rsidR="00806505">
          <w:t xml:space="preserve"> </w:t>
        </w:r>
      </w:ins>
      <w:ins w:id="1177" w:author="Anurag Thakur" w:date="2026-04-28T14:36:00Z">
        <w:r w:rsidRPr="0031123F">
          <w:t>revealing</w:t>
        </w:r>
      </w:ins>
      <w:ins w:id="1178" w:author="Anurag Thakur" w:date="2026-05-01T12:33:00Z" w16du:dateUtc="2026-05-01T07:03:00Z">
        <w:r w:rsidR="00806505">
          <w:t xml:space="preserve"> </w:t>
        </w:r>
      </w:ins>
      <w:ins w:id="1179" w:author="Anurag Thakur" w:date="2026-04-28T14:36:00Z">
        <w:r w:rsidRPr="0031123F">
          <w:t>where</w:t>
        </w:r>
      </w:ins>
      <w:ins w:id="1180" w:author="Anurag Thakur" w:date="2026-05-01T12:33:00Z" w16du:dateUtc="2026-05-01T07:03:00Z">
        <w:r w:rsidR="00806505">
          <w:t xml:space="preserve"> </w:t>
        </w:r>
      </w:ins>
      <w:ins w:id="1181" w:author="Anurag Thakur" w:date="2026-04-28T14:36:00Z">
        <w:r w:rsidRPr="0031123F">
          <w:t>latency/errors</w:t>
        </w:r>
      </w:ins>
      <w:ins w:id="1182" w:author="Anurag Thakur" w:date="2026-05-01T12:33:00Z" w16du:dateUtc="2026-05-01T07:03:00Z">
        <w:r w:rsidR="00806505">
          <w:t xml:space="preserve"> </w:t>
        </w:r>
      </w:ins>
      <w:ins w:id="1183" w:author="Anurag Thakur" w:date="2026-04-28T14:36:00Z">
        <w:r w:rsidRPr="0031123F">
          <w:t>occur</w:t>
        </w:r>
      </w:ins>
      <w:ins w:id="1184" w:author="Anurag Thakur" w:date="2026-05-01T12:33:00Z" w16du:dateUtc="2026-05-01T07:03:00Z">
        <w:r w:rsidR="00806505">
          <w:t xml:space="preserve"> </w:t>
        </w:r>
      </w:ins>
      <w:ins w:id="1185" w:author="Anurag Thakur" w:date="2026-04-28T14:36:00Z">
        <w:r w:rsidRPr="0031123F">
          <w:t>across</w:t>
        </w:r>
      </w:ins>
      <w:ins w:id="1186" w:author="Anurag Thakur" w:date="2026-05-01T12:33:00Z" w16du:dateUtc="2026-05-01T07:03:00Z">
        <w:r w:rsidR="00806505">
          <w:t xml:space="preserve"> </w:t>
        </w:r>
      </w:ins>
      <w:ins w:id="1187" w:author="Anurag Thakur" w:date="2026-04-28T14:36:00Z">
        <w:r w:rsidRPr="0031123F">
          <w:t>service</w:t>
        </w:r>
      </w:ins>
      <w:ins w:id="1188" w:author="Anurag Thakur" w:date="2026-05-01T12:33:00Z" w16du:dateUtc="2026-05-01T07:03:00Z">
        <w:r w:rsidR="00806505">
          <w:t xml:space="preserve"> </w:t>
        </w:r>
      </w:ins>
      <w:ins w:id="1189" w:author="Anurag Thakur" w:date="2026-04-28T14:36:00Z">
        <w:r w:rsidRPr="0031123F">
          <w:t>chains.</w:t>
        </w:r>
      </w:ins>
    </w:p>
    <w:p w14:paraId="7EFA5273" w14:textId="13E9C66F" w:rsidR="004E55AD" w:rsidRDefault="0031123F" w:rsidP="004E17AF">
      <w:pPr>
        <w:pStyle w:val="Heading3"/>
        <w:rPr>
          <w:ins w:id="1190" w:author="Anurag Thakur" w:date="2026-04-28T14:50:00Z" w16du:dateUtc="2026-04-28T09:20:00Z"/>
        </w:rPr>
      </w:pPr>
      <w:bookmarkStart w:id="1191" w:name="_Toc228549488"/>
      <w:bookmarkStart w:id="1192" w:name="_Toc228784876"/>
      <w:ins w:id="1193" w:author="Anurag Thakur" w:date="2026-04-28T14:36:00Z">
        <w:r w:rsidRPr="0031123F">
          <w:t>Layer:</w:t>
        </w:r>
      </w:ins>
      <w:ins w:id="1194" w:author="Anurag Thakur" w:date="2026-05-01T12:33:00Z" w16du:dateUtc="2026-05-01T07:03:00Z">
        <w:r w:rsidR="00806505">
          <w:t xml:space="preserve"> </w:t>
        </w:r>
      </w:ins>
      <w:ins w:id="1195" w:author="Anurag Thakur" w:date="2026-04-28T14:36:00Z">
        <w:r w:rsidRPr="0031123F">
          <w:t>Visualization</w:t>
        </w:r>
      </w:ins>
      <w:ins w:id="1196" w:author="Anurag Thakur" w:date="2026-05-01T12:33:00Z" w16du:dateUtc="2026-05-01T07:03:00Z">
        <w:r w:rsidR="00806505">
          <w:t xml:space="preserve"> </w:t>
        </w:r>
      </w:ins>
      <w:ins w:id="1197" w:author="Anurag Thakur" w:date="2026-04-28T14:50:00Z" w16du:dateUtc="2026-04-28T09:20:00Z">
        <w:r w:rsidR="004E55AD">
          <w:t>/</w:t>
        </w:r>
      </w:ins>
      <w:ins w:id="1198" w:author="Anurag Thakur" w:date="2026-05-01T12:33:00Z" w16du:dateUtc="2026-05-01T07:03:00Z">
        <w:r w:rsidR="00806505">
          <w:t xml:space="preserve"> </w:t>
        </w:r>
      </w:ins>
      <w:ins w:id="1199" w:author="Anurag Thakur" w:date="2026-04-28T14:36:00Z">
        <w:r w:rsidRPr="0031123F">
          <w:t>Tool:</w:t>
        </w:r>
      </w:ins>
      <w:ins w:id="1200" w:author="Anurag Thakur" w:date="2026-05-01T12:33:00Z" w16du:dateUtc="2026-05-01T07:03:00Z">
        <w:r w:rsidR="00806505">
          <w:t xml:space="preserve"> </w:t>
        </w:r>
      </w:ins>
      <w:ins w:id="1201" w:author="Anurag Thakur" w:date="2026-04-28T14:36:00Z">
        <w:r w:rsidRPr="0031123F">
          <w:t>Grafana</w:t>
        </w:r>
      </w:ins>
      <w:bookmarkEnd w:id="1191"/>
      <w:bookmarkEnd w:id="1192"/>
    </w:p>
    <w:p w14:paraId="205D2789" w14:textId="4C28B118" w:rsidR="0031123F" w:rsidRPr="0031123F" w:rsidRDefault="0031123F" w:rsidP="0031123F">
      <w:pPr>
        <w:rPr>
          <w:ins w:id="1202" w:author="Anurag Thakur" w:date="2026-04-28T14:36:00Z"/>
        </w:rPr>
      </w:pPr>
      <w:ins w:id="1203" w:author="Anurag Thakur" w:date="2026-04-28T14:36:00Z">
        <w:r w:rsidRPr="0031123F">
          <w:t>Unified</w:t>
        </w:r>
      </w:ins>
      <w:ins w:id="1204" w:author="Anurag Thakur" w:date="2026-05-01T12:33:00Z" w16du:dateUtc="2026-05-01T07:03:00Z">
        <w:r w:rsidR="00806505">
          <w:t xml:space="preserve"> </w:t>
        </w:r>
      </w:ins>
      <w:ins w:id="1205" w:author="Anurag Thakur" w:date="2026-04-28T14:36:00Z">
        <w:r w:rsidRPr="0031123F">
          <w:t>user</w:t>
        </w:r>
      </w:ins>
      <w:ins w:id="1206" w:author="Anurag Thakur" w:date="2026-05-01T12:33:00Z" w16du:dateUtc="2026-05-01T07:03:00Z">
        <w:r w:rsidR="00806505">
          <w:t xml:space="preserve"> </w:t>
        </w:r>
      </w:ins>
      <w:ins w:id="1207" w:author="Anurag Thakur" w:date="2026-04-28T14:36:00Z">
        <w:r w:rsidRPr="0031123F">
          <w:t>interface</w:t>
        </w:r>
      </w:ins>
      <w:ins w:id="1208" w:author="Anurag Thakur" w:date="2026-05-01T12:33:00Z" w16du:dateUtc="2026-05-01T07:03:00Z">
        <w:r w:rsidR="00806505">
          <w:t xml:space="preserve"> </w:t>
        </w:r>
      </w:ins>
      <w:ins w:id="1209" w:author="Anurag Thakur" w:date="2026-04-28T14:36:00Z">
        <w:r w:rsidRPr="0031123F">
          <w:t>for</w:t>
        </w:r>
      </w:ins>
      <w:ins w:id="1210" w:author="Anurag Thakur" w:date="2026-05-01T12:33:00Z" w16du:dateUtc="2026-05-01T07:03:00Z">
        <w:r w:rsidR="00806505">
          <w:t xml:space="preserve"> </w:t>
        </w:r>
      </w:ins>
      <w:ins w:id="1211" w:author="Anurag Thakur" w:date="2026-04-28T14:36:00Z">
        <w:r w:rsidRPr="0031123F">
          <w:t>dashboards,</w:t>
        </w:r>
      </w:ins>
      <w:ins w:id="1212" w:author="Anurag Thakur" w:date="2026-05-01T12:33:00Z" w16du:dateUtc="2026-05-01T07:03:00Z">
        <w:r w:rsidR="00806505">
          <w:t xml:space="preserve"> </w:t>
        </w:r>
      </w:ins>
      <w:ins w:id="1213" w:author="Anurag Thakur" w:date="2026-04-28T14:36:00Z">
        <w:r w:rsidRPr="0031123F">
          <w:t>ad</w:t>
        </w:r>
      </w:ins>
      <w:ins w:id="1214" w:author="Anurag Thakur" w:date="2026-05-01T12:33:00Z" w16du:dateUtc="2026-05-01T07:03:00Z">
        <w:r w:rsidR="00806505">
          <w:t xml:space="preserve"> </w:t>
        </w:r>
      </w:ins>
      <w:ins w:id="1215" w:author="Anurag Thakur" w:date="2026-04-28T14:36:00Z">
        <w:r w:rsidRPr="0031123F">
          <w:t>hoc</w:t>
        </w:r>
      </w:ins>
      <w:ins w:id="1216" w:author="Anurag Thakur" w:date="2026-05-01T12:33:00Z" w16du:dateUtc="2026-05-01T07:03:00Z">
        <w:r w:rsidR="00806505">
          <w:t xml:space="preserve"> </w:t>
        </w:r>
      </w:ins>
      <w:ins w:id="1217" w:author="Anurag Thakur" w:date="2026-04-28T14:36:00Z">
        <w:r w:rsidRPr="0031123F">
          <w:t>exploration,</w:t>
        </w:r>
      </w:ins>
      <w:ins w:id="1218" w:author="Anurag Thakur" w:date="2026-05-01T12:33:00Z" w16du:dateUtc="2026-05-01T07:03:00Z">
        <w:r w:rsidR="00806505">
          <w:t xml:space="preserve"> </w:t>
        </w:r>
      </w:ins>
      <w:ins w:id="1219" w:author="Anurag Thakur" w:date="2026-04-28T14:36:00Z">
        <w:r w:rsidRPr="0031123F">
          <w:t>correlations,</w:t>
        </w:r>
      </w:ins>
      <w:ins w:id="1220" w:author="Anurag Thakur" w:date="2026-05-01T12:33:00Z" w16du:dateUtc="2026-05-01T07:03:00Z">
        <w:r w:rsidR="00806505">
          <w:t xml:space="preserve"> </w:t>
        </w:r>
      </w:ins>
      <w:ins w:id="1221" w:author="Anurag Thakur" w:date="2026-04-28T14:36:00Z">
        <w:r w:rsidRPr="0031123F">
          <w:t>and</w:t>
        </w:r>
      </w:ins>
      <w:ins w:id="1222" w:author="Anurag Thakur" w:date="2026-05-01T12:33:00Z" w16du:dateUtc="2026-05-01T07:03:00Z">
        <w:r w:rsidR="00806505">
          <w:t xml:space="preserve"> </w:t>
        </w:r>
      </w:ins>
      <w:ins w:id="1223" w:author="Anurag Thakur" w:date="2026-04-28T14:36:00Z">
        <w:r w:rsidRPr="0031123F">
          <w:t>operational</w:t>
        </w:r>
      </w:ins>
      <w:ins w:id="1224" w:author="Anurag Thakur" w:date="2026-05-01T12:33:00Z" w16du:dateUtc="2026-05-01T07:03:00Z">
        <w:r w:rsidR="00806505">
          <w:t xml:space="preserve"> </w:t>
        </w:r>
      </w:ins>
      <w:ins w:id="1225" w:author="Anurag Thakur" w:date="2026-04-28T14:36:00Z">
        <w:r w:rsidRPr="0031123F">
          <w:t>analytics.</w:t>
        </w:r>
      </w:ins>
    </w:p>
    <w:p w14:paraId="30C28830" w14:textId="45FB2A61" w:rsidR="0031123F" w:rsidRPr="00D966BE" w:rsidRDefault="0031123F" w:rsidP="0031123F">
      <w:pPr>
        <w:rPr>
          <w:ins w:id="1226" w:author="Anurag Thakur" w:date="2026-04-28T14:36:00Z"/>
          <w:b/>
          <w:bCs/>
        </w:rPr>
      </w:pPr>
      <w:ins w:id="1227" w:author="Anurag Thakur" w:date="2026-04-28T14:36:00Z">
        <w:r w:rsidRPr="00D966BE">
          <w:rPr>
            <w:b/>
            <w:bCs/>
          </w:rPr>
          <w:t>Implementation</w:t>
        </w:r>
      </w:ins>
      <w:ins w:id="1228" w:author="Anurag Thakur" w:date="2026-05-01T12:33:00Z" w16du:dateUtc="2026-05-01T07:03:00Z">
        <w:r w:rsidR="00806505">
          <w:rPr>
            <w:b/>
            <w:bCs/>
          </w:rPr>
          <w:t xml:space="preserve"> </w:t>
        </w:r>
      </w:ins>
      <w:ins w:id="1229" w:author="Anurag Thakur" w:date="2026-04-28T14:36:00Z">
        <w:r w:rsidRPr="00D966BE">
          <w:rPr>
            <w:b/>
            <w:bCs/>
          </w:rPr>
          <w:t>detail:</w:t>
        </w:r>
      </w:ins>
    </w:p>
    <w:p w14:paraId="31EF75FA" w14:textId="78A698E3" w:rsidR="0031123F" w:rsidRPr="0031123F" w:rsidRDefault="0031123F" w:rsidP="00D966BE">
      <w:pPr>
        <w:pStyle w:val="Bullets"/>
        <w:rPr>
          <w:ins w:id="1230" w:author="Anurag Thakur" w:date="2026-04-28T14:36:00Z"/>
        </w:rPr>
      </w:pPr>
      <w:ins w:id="1231" w:author="Anurag Thakur" w:date="2026-04-28T14:36:00Z">
        <w:r w:rsidRPr="0031123F">
          <w:t>Organize</w:t>
        </w:r>
      </w:ins>
      <w:ins w:id="1232" w:author="Anurag Thakur" w:date="2026-05-01T12:33:00Z" w16du:dateUtc="2026-05-01T07:03:00Z">
        <w:r w:rsidR="00806505">
          <w:t xml:space="preserve"> </w:t>
        </w:r>
      </w:ins>
      <w:ins w:id="1233" w:author="Anurag Thakur" w:date="2026-04-28T14:36:00Z">
        <w:r w:rsidRPr="0031123F">
          <w:t>dashboards</w:t>
        </w:r>
      </w:ins>
      <w:ins w:id="1234" w:author="Anurag Thakur" w:date="2026-05-01T12:33:00Z" w16du:dateUtc="2026-05-01T07:03:00Z">
        <w:r w:rsidR="00806505">
          <w:t xml:space="preserve"> </w:t>
        </w:r>
      </w:ins>
      <w:ins w:id="1235" w:author="Anurag Thakur" w:date="2026-04-28T14:36:00Z">
        <w:r w:rsidRPr="0031123F">
          <w:t>by</w:t>
        </w:r>
      </w:ins>
      <w:ins w:id="1236" w:author="Anurag Thakur" w:date="2026-05-01T12:33:00Z" w16du:dateUtc="2026-05-01T07:03:00Z">
        <w:r w:rsidR="00806505">
          <w:t xml:space="preserve"> </w:t>
        </w:r>
      </w:ins>
      <w:ins w:id="1237" w:author="Anurag Thakur" w:date="2026-04-28T14:36:00Z">
        <w:r w:rsidRPr="0031123F">
          <w:t>business</w:t>
        </w:r>
      </w:ins>
      <w:ins w:id="1238" w:author="Anurag Thakur" w:date="2026-05-01T12:33:00Z" w16du:dateUtc="2026-05-01T07:03:00Z">
        <w:r w:rsidR="00806505">
          <w:t xml:space="preserve"> </w:t>
        </w:r>
      </w:ins>
      <w:ins w:id="1239" w:author="Anurag Thakur" w:date="2026-04-28T14:36:00Z">
        <w:r w:rsidRPr="0031123F">
          <w:t>capability,</w:t>
        </w:r>
      </w:ins>
      <w:ins w:id="1240" w:author="Anurag Thakur" w:date="2026-05-01T12:33:00Z" w16du:dateUtc="2026-05-01T07:03:00Z">
        <w:r w:rsidR="00806505">
          <w:t xml:space="preserve"> </w:t>
        </w:r>
      </w:ins>
      <w:ins w:id="1241" w:author="Anurag Thakur" w:date="2026-04-28T14:36:00Z">
        <w:r w:rsidRPr="0031123F">
          <w:t>platform</w:t>
        </w:r>
      </w:ins>
      <w:ins w:id="1242" w:author="Anurag Thakur" w:date="2026-05-01T12:33:00Z" w16du:dateUtc="2026-05-01T07:03:00Z">
        <w:r w:rsidR="00806505">
          <w:t xml:space="preserve"> </w:t>
        </w:r>
      </w:ins>
      <w:ins w:id="1243" w:author="Anurag Thakur" w:date="2026-04-28T14:36:00Z">
        <w:r w:rsidRPr="0031123F">
          <w:t>layer,</w:t>
        </w:r>
      </w:ins>
      <w:ins w:id="1244" w:author="Anurag Thakur" w:date="2026-05-01T12:33:00Z" w16du:dateUtc="2026-05-01T07:03:00Z">
        <w:r w:rsidR="00806505">
          <w:t xml:space="preserve"> </w:t>
        </w:r>
      </w:ins>
      <w:ins w:id="1245" w:author="Anurag Thakur" w:date="2026-04-28T14:36:00Z">
        <w:r w:rsidRPr="0031123F">
          <w:t>and</w:t>
        </w:r>
      </w:ins>
      <w:ins w:id="1246" w:author="Anurag Thakur" w:date="2026-05-01T12:33:00Z" w16du:dateUtc="2026-05-01T07:03:00Z">
        <w:r w:rsidR="00806505">
          <w:t xml:space="preserve"> </w:t>
        </w:r>
      </w:ins>
      <w:ins w:id="1247" w:author="Anurag Thakur" w:date="2026-04-28T14:36:00Z">
        <w:r w:rsidRPr="0031123F">
          <w:t>service</w:t>
        </w:r>
      </w:ins>
      <w:ins w:id="1248" w:author="Anurag Thakur" w:date="2026-05-01T12:33:00Z" w16du:dateUtc="2026-05-01T07:03:00Z">
        <w:r w:rsidR="00806505">
          <w:t xml:space="preserve"> </w:t>
        </w:r>
      </w:ins>
      <w:ins w:id="1249" w:author="Anurag Thakur" w:date="2026-04-28T14:36:00Z">
        <w:r w:rsidRPr="0031123F">
          <w:t>ownership.</w:t>
        </w:r>
      </w:ins>
    </w:p>
    <w:p w14:paraId="4A8DB7CF" w14:textId="0E086E1B" w:rsidR="0031123F" w:rsidRPr="0031123F" w:rsidRDefault="0031123F" w:rsidP="00D966BE">
      <w:pPr>
        <w:pStyle w:val="Bullets"/>
        <w:rPr>
          <w:ins w:id="1250" w:author="Anurag Thakur" w:date="2026-04-28T14:36:00Z"/>
        </w:rPr>
      </w:pPr>
      <w:ins w:id="1251" w:author="Anurag Thakur" w:date="2026-04-28T14:36:00Z">
        <w:r w:rsidRPr="0031123F">
          <w:lastRenderedPageBreak/>
          <w:t>Provide</w:t>
        </w:r>
      </w:ins>
      <w:ins w:id="1252" w:author="Anurag Thakur" w:date="2026-05-01T12:33:00Z" w16du:dateUtc="2026-05-01T07:03:00Z">
        <w:r w:rsidR="00806505">
          <w:t xml:space="preserve"> </w:t>
        </w:r>
      </w:ins>
      <w:ins w:id="1253" w:author="Anurag Thakur" w:date="2026-04-28T14:36:00Z">
        <w:r w:rsidRPr="0031123F">
          <w:t>standard</w:t>
        </w:r>
      </w:ins>
      <w:ins w:id="1254" w:author="Anurag Thakur" w:date="2026-05-01T12:33:00Z" w16du:dateUtc="2026-05-01T07:03:00Z">
        <w:r w:rsidR="00806505">
          <w:t xml:space="preserve"> </w:t>
        </w:r>
      </w:ins>
      <w:ins w:id="1255" w:author="Anurag Thakur" w:date="2026-04-28T14:36:00Z">
        <w:r w:rsidRPr="0031123F">
          <w:t>dashboard</w:t>
        </w:r>
      </w:ins>
      <w:ins w:id="1256" w:author="Anurag Thakur" w:date="2026-05-01T12:33:00Z" w16du:dateUtc="2026-05-01T07:03:00Z">
        <w:r w:rsidR="00806505">
          <w:t xml:space="preserve"> </w:t>
        </w:r>
      </w:ins>
      <w:ins w:id="1257" w:author="Anurag Thakur" w:date="2026-04-28T14:36:00Z">
        <w:r w:rsidRPr="0031123F">
          <w:t>templates</w:t>
        </w:r>
      </w:ins>
      <w:ins w:id="1258" w:author="Anurag Thakur" w:date="2026-05-01T12:33:00Z" w16du:dateUtc="2026-05-01T07:03:00Z">
        <w:r w:rsidR="00806505">
          <w:t xml:space="preserve"> </w:t>
        </w:r>
      </w:ins>
      <w:ins w:id="1259" w:author="Anurag Thakur" w:date="2026-04-28T14:36:00Z">
        <w:r w:rsidRPr="0031123F">
          <w:t>for</w:t>
        </w:r>
      </w:ins>
      <w:ins w:id="1260" w:author="Anurag Thakur" w:date="2026-05-01T12:33:00Z" w16du:dateUtc="2026-05-01T07:03:00Z">
        <w:r w:rsidR="00806505">
          <w:t xml:space="preserve"> </w:t>
        </w:r>
      </w:ins>
      <w:ins w:id="1261" w:author="Anurag Thakur" w:date="2026-04-28T14:36:00Z">
        <w:r w:rsidRPr="0031123F">
          <w:t>APIs,</w:t>
        </w:r>
      </w:ins>
      <w:ins w:id="1262" w:author="Anurag Thakur" w:date="2026-05-01T12:33:00Z" w16du:dateUtc="2026-05-01T07:03:00Z">
        <w:r w:rsidR="00806505">
          <w:t xml:space="preserve"> </w:t>
        </w:r>
      </w:ins>
      <w:ins w:id="1263" w:author="Anurag Thakur" w:date="2026-04-28T14:36:00Z">
        <w:r w:rsidRPr="0031123F">
          <w:t>queues,</w:t>
        </w:r>
      </w:ins>
      <w:ins w:id="1264" w:author="Anurag Thakur" w:date="2026-05-01T12:33:00Z" w16du:dateUtc="2026-05-01T07:03:00Z">
        <w:r w:rsidR="00806505">
          <w:t xml:space="preserve"> </w:t>
        </w:r>
      </w:ins>
      <w:ins w:id="1265" w:author="Anurag Thakur" w:date="2026-04-28T14:36:00Z">
        <w:r w:rsidRPr="0031123F">
          <w:t>databases,</w:t>
        </w:r>
      </w:ins>
      <w:ins w:id="1266" w:author="Anurag Thakur" w:date="2026-05-01T12:33:00Z" w16du:dateUtc="2026-05-01T07:03:00Z">
        <w:r w:rsidR="00806505">
          <w:t xml:space="preserve"> </w:t>
        </w:r>
      </w:ins>
      <w:ins w:id="1267" w:author="Anurag Thakur" w:date="2026-04-28T14:36:00Z">
        <w:r w:rsidRPr="0031123F">
          <w:t>Kubernetes,</w:t>
        </w:r>
      </w:ins>
      <w:ins w:id="1268" w:author="Anurag Thakur" w:date="2026-05-01T12:33:00Z" w16du:dateUtc="2026-05-01T07:03:00Z">
        <w:r w:rsidR="00806505">
          <w:t xml:space="preserve"> </w:t>
        </w:r>
      </w:ins>
      <w:ins w:id="1269" w:author="Anurag Thakur" w:date="2026-04-28T14:36:00Z">
        <w:r w:rsidRPr="0031123F">
          <w:t>and</w:t>
        </w:r>
      </w:ins>
      <w:ins w:id="1270" w:author="Anurag Thakur" w:date="2026-05-01T12:33:00Z" w16du:dateUtc="2026-05-01T07:03:00Z">
        <w:r w:rsidR="00806505">
          <w:t xml:space="preserve"> </w:t>
        </w:r>
      </w:ins>
      <w:ins w:id="1271" w:author="Anurag Thakur" w:date="2026-04-28T14:36:00Z">
        <w:r w:rsidRPr="0031123F">
          <w:t>customer</w:t>
        </w:r>
      </w:ins>
      <w:ins w:id="1272" w:author="Anurag Thakur" w:date="2026-05-01T12:33:00Z" w16du:dateUtc="2026-05-01T07:03:00Z">
        <w:r w:rsidR="00806505">
          <w:t xml:space="preserve"> </w:t>
        </w:r>
      </w:ins>
      <w:ins w:id="1273" w:author="Anurag Thakur" w:date="2026-04-28T14:36:00Z">
        <w:r w:rsidRPr="0031123F">
          <w:t>journeys.</w:t>
        </w:r>
      </w:ins>
    </w:p>
    <w:p w14:paraId="39D15EAF" w14:textId="1AEF299E" w:rsidR="0031123F" w:rsidRPr="0031123F" w:rsidRDefault="0031123F" w:rsidP="00D966BE">
      <w:pPr>
        <w:pStyle w:val="Bullets"/>
        <w:rPr>
          <w:ins w:id="1274" w:author="Anurag Thakur" w:date="2026-04-28T14:36:00Z"/>
        </w:rPr>
      </w:pPr>
      <w:ins w:id="1275" w:author="Anurag Thakur" w:date="2026-04-28T14:36:00Z">
        <w:r w:rsidRPr="0031123F">
          <w:t>Implement</w:t>
        </w:r>
      </w:ins>
      <w:ins w:id="1276" w:author="Anurag Thakur" w:date="2026-05-01T12:33:00Z" w16du:dateUtc="2026-05-01T07:03:00Z">
        <w:r w:rsidR="00806505">
          <w:t xml:space="preserve"> </w:t>
        </w:r>
      </w:ins>
      <w:ins w:id="1277" w:author="Anurag Thakur" w:date="2026-04-28T14:36:00Z">
        <w:r w:rsidRPr="0031123F">
          <w:t>RBAC</w:t>
        </w:r>
      </w:ins>
      <w:ins w:id="1278" w:author="Anurag Thakur" w:date="2026-05-01T12:33:00Z" w16du:dateUtc="2026-05-01T07:03:00Z">
        <w:r w:rsidR="00806505">
          <w:t xml:space="preserve"> </w:t>
        </w:r>
      </w:ins>
      <w:ins w:id="1279" w:author="Anurag Thakur" w:date="2026-04-28T14:36:00Z">
        <w:r w:rsidRPr="0031123F">
          <w:t>with</w:t>
        </w:r>
      </w:ins>
      <w:ins w:id="1280" w:author="Anurag Thakur" w:date="2026-05-01T12:33:00Z" w16du:dateUtc="2026-05-01T07:03:00Z">
        <w:r w:rsidR="00806505">
          <w:t xml:space="preserve"> </w:t>
        </w:r>
      </w:ins>
      <w:ins w:id="1281" w:author="Anurag Thakur" w:date="2026-04-28T14:36:00Z">
        <w:r w:rsidRPr="0031123F">
          <w:t>Azure</w:t>
        </w:r>
      </w:ins>
      <w:ins w:id="1282" w:author="Anurag Thakur" w:date="2026-05-01T12:33:00Z" w16du:dateUtc="2026-05-01T07:03:00Z">
        <w:r w:rsidR="00806505">
          <w:t xml:space="preserve"> </w:t>
        </w:r>
      </w:ins>
      <w:ins w:id="1283" w:author="Anurag Thakur" w:date="2026-04-28T14:36:00Z">
        <w:r w:rsidRPr="0031123F">
          <w:t>AD</w:t>
        </w:r>
      </w:ins>
      <w:ins w:id="1284" w:author="Anurag Thakur" w:date="2026-05-01T12:33:00Z" w16du:dateUtc="2026-05-01T07:03:00Z">
        <w:r w:rsidR="00806505">
          <w:t xml:space="preserve"> </w:t>
        </w:r>
      </w:ins>
      <w:ins w:id="1285" w:author="Anurag Thakur" w:date="2026-04-28T14:36:00Z">
        <w:r w:rsidRPr="0031123F">
          <w:t>integration</w:t>
        </w:r>
      </w:ins>
      <w:ins w:id="1286" w:author="Anurag Thakur" w:date="2026-05-01T12:33:00Z" w16du:dateUtc="2026-05-01T07:03:00Z">
        <w:r w:rsidR="00806505">
          <w:t xml:space="preserve"> </w:t>
        </w:r>
      </w:ins>
      <w:ins w:id="1287" w:author="Anurag Thakur" w:date="2026-04-28T14:36:00Z">
        <w:r w:rsidRPr="0031123F">
          <w:t>and</w:t>
        </w:r>
      </w:ins>
      <w:ins w:id="1288" w:author="Anurag Thakur" w:date="2026-05-01T12:33:00Z" w16du:dateUtc="2026-05-01T07:03:00Z">
        <w:r w:rsidR="00806505">
          <w:t xml:space="preserve"> </w:t>
        </w:r>
      </w:ins>
      <w:ins w:id="1289" w:author="Anurag Thakur" w:date="2026-04-28T14:36:00Z">
        <w:r w:rsidRPr="0031123F">
          <w:t>team/folder-level</w:t>
        </w:r>
      </w:ins>
      <w:ins w:id="1290" w:author="Anurag Thakur" w:date="2026-05-01T12:33:00Z" w16du:dateUtc="2026-05-01T07:03:00Z">
        <w:r w:rsidR="00806505">
          <w:t xml:space="preserve"> </w:t>
        </w:r>
      </w:ins>
      <w:ins w:id="1291" w:author="Anurag Thakur" w:date="2026-04-28T14:36:00Z">
        <w:r w:rsidRPr="0031123F">
          <w:t>permissions.</w:t>
        </w:r>
      </w:ins>
    </w:p>
    <w:p w14:paraId="302A3B4A" w14:textId="6D1749BF" w:rsidR="0031123F" w:rsidRPr="0031123F" w:rsidRDefault="0031123F" w:rsidP="00D966BE">
      <w:pPr>
        <w:pStyle w:val="Bullets"/>
        <w:rPr>
          <w:ins w:id="1292" w:author="Anurag Thakur" w:date="2026-04-28T14:36:00Z"/>
        </w:rPr>
      </w:pPr>
      <w:ins w:id="1293" w:author="Anurag Thakur" w:date="2026-04-28T14:36:00Z">
        <w:r w:rsidRPr="0031123F">
          <w:t>Track</w:t>
        </w:r>
      </w:ins>
      <w:ins w:id="1294" w:author="Anurag Thakur" w:date="2026-05-01T12:33:00Z" w16du:dateUtc="2026-05-01T07:03:00Z">
        <w:r w:rsidR="00806505">
          <w:t xml:space="preserve"> </w:t>
        </w:r>
      </w:ins>
      <w:ins w:id="1295" w:author="Anurag Thakur" w:date="2026-04-28T14:36:00Z">
        <w:r w:rsidRPr="0031123F">
          <w:t>dashboard</w:t>
        </w:r>
      </w:ins>
      <w:ins w:id="1296" w:author="Anurag Thakur" w:date="2026-05-01T12:33:00Z" w16du:dateUtc="2026-05-01T07:03:00Z">
        <w:r w:rsidR="00806505">
          <w:t xml:space="preserve"> </w:t>
        </w:r>
      </w:ins>
      <w:ins w:id="1297" w:author="Anurag Thakur" w:date="2026-04-28T14:36:00Z">
        <w:r w:rsidRPr="0031123F">
          <w:t>usage</w:t>
        </w:r>
      </w:ins>
      <w:ins w:id="1298" w:author="Anurag Thakur" w:date="2026-05-01T12:33:00Z" w16du:dateUtc="2026-05-01T07:03:00Z">
        <w:r w:rsidR="00806505">
          <w:t xml:space="preserve"> </w:t>
        </w:r>
      </w:ins>
      <w:ins w:id="1299" w:author="Anurag Thakur" w:date="2026-04-28T14:36:00Z">
        <w:r w:rsidRPr="0031123F">
          <w:t>and</w:t>
        </w:r>
      </w:ins>
      <w:ins w:id="1300" w:author="Anurag Thakur" w:date="2026-05-01T12:33:00Z" w16du:dateUtc="2026-05-01T07:03:00Z">
        <w:r w:rsidR="00806505">
          <w:t xml:space="preserve"> </w:t>
        </w:r>
      </w:ins>
      <w:ins w:id="1301" w:author="Anurag Thakur" w:date="2026-04-28T14:36:00Z">
        <w:r w:rsidRPr="0031123F">
          <w:t>stale</w:t>
        </w:r>
      </w:ins>
      <w:ins w:id="1302" w:author="Anurag Thakur" w:date="2026-05-01T12:33:00Z" w16du:dateUtc="2026-05-01T07:03:00Z">
        <w:r w:rsidR="00806505">
          <w:t xml:space="preserve"> </w:t>
        </w:r>
      </w:ins>
      <w:ins w:id="1303" w:author="Anurag Thakur" w:date="2026-04-28T14:36:00Z">
        <w:r w:rsidRPr="0031123F">
          <w:t>assets</w:t>
        </w:r>
      </w:ins>
      <w:ins w:id="1304" w:author="Anurag Thakur" w:date="2026-05-01T12:33:00Z" w16du:dateUtc="2026-05-01T07:03:00Z">
        <w:r w:rsidR="00806505">
          <w:t xml:space="preserve"> </w:t>
        </w:r>
      </w:ins>
      <w:ins w:id="1305" w:author="Anurag Thakur" w:date="2026-04-28T14:36:00Z">
        <w:r w:rsidRPr="0031123F">
          <w:t>to</w:t>
        </w:r>
      </w:ins>
      <w:ins w:id="1306" w:author="Anurag Thakur" w:date="2026-05-01T12:33:00Z" w16du:dateUtc="2026-05-01T07:03:00Z">
        <w:r w:rsidR="00806505">
          <w:t xml:space="preserve"> </w:t>
        </w:r>
      </w:ins>
      <w:ins w:id="1307" w:author="Anurag Thakur" w:date="2026-04-28T14:36:00Z">
        <w:r w:rsidRPr="0031123F">
          <w:t>maintain</w:t>
        </w:r>
      </w:ins>
      <w:ins w:id="1308" w:author="Anurag Thakur" w:date="2026-05-01T12:33:00Z" w16du:dateUtc="2026-05-01T07:03:00Z">
        <w:r w:rsidR="00806505">
          <w:t xml:space="preserve"> </w:t>
        </w:r>
      </w:ins>
      <w:ins w:id="1309" w:author="Anurag Thakur" w:date="2026-04-28T14:36:00Z">
        <w:r w:rsidRPr="0031123F">
          <w:t>information</w:t>
        </w:r>
      </w:ins>
      <w:ins w:id="1310" w:author="Anurag Thakur" w:date="2026-05-01T12:33:00Z" w16du:dateUtc="2026-05-01T07:03:00Z">
        <w:r w:rsidR="00806505">
          <w:t xml:space="preserve"> </w:t>
        </w:r>
      </w:ins>
      <w:ins w:id="1311" w:author="Anurag Thakur" w:date="2026-04-28T14:36:00Z">
        <w:r w:rsidRPr="0031123F">
          <w:t>quality.</w:t>
        </w:r>
      </w:ins>
    </w:p>
    <w:p w14:paraId="5F3145F2" w14:textId="1A02272C" w:rsidR="0031123F" w:rsidRPr="00D966BE" w:rsidRDefault="0031123F" w:rsidP="0031123F">
      <w:pPr>
        <w:rPr>
          <w:ins w:id="1312" w:author="Anurag Thakur" w:date="2026-04-28T14:36:00Z"/>
          <w:b/>
          <w:bCs/>
        </w:rPr>
      </w:pPr>
      <w:ins w:id="1313" w:author="Anurag Thakur" w:date="2026-04-28T14:36:00Z">
        <w:r w:rsidRPr="00D966BE">
          <w:rPr>
            <w:b/>
            <w:bCs/>
          </w:rPr>
          <w:t>Why</w:t>
        </w:r>
      </w:ins>
      <w:ins w:id="1314" w:author="Anurag Thakur" w:date="2026-05-01T12:33:00Z" w16du:dateUtc="2026-05-01T07:03:00Z">
        <w:r w:rsidR="00806505">
          <w:rPr>
            <w:b/>
            <w:bCs/>
          </w:rPr>
          <w:t xml:space="preserve"> </w:t>
        </w:r>
      </w:ins>
      <w:ins w:id="1315" w:author="Anurag Thakur" w:date="2026-04-28T14:36:00Z">
        <w:r w:rsidRPr="00D966BE">
          <w:rPr>
            <w:b/>
            <w:bCs/>
          </w:rPr>
          <w:t>it</w:t>
        </w:r>
      </w:ins>
      <w:ins w:id="1316" w:author="Anurag Thakur" w:date="2026-05-01T12:33:00Z" w16du:dateUtc="2026-05-01T07:03:00Z">
        <w:r w:rsidR="00806505">
          <w:rPr>
            <w:b/>
            <w:bCs/>
          </w:rPr>
          <w:t xml:space="preserve"> </w:t>
        </w:r>
      </w:ins>
      <w:ins w:id="1317" w:author="Anurag Thakur" w:date="2026-04-28T14:36:00Z">
        <w:r w:rsidRPr="00D966BE">
          <w:rPr>
            <w:b/>
            <w:bCs/>
          </w:rPr>
          <w:t>matters:</w:t>
        </w:r>
      </w:ins>
    </w:p>
    <w:p w14:paraId="00553A5F" w14:textId="4D887CA9" w:rsidR="0031123F" w:rsidRPr="0031123F" w:rsidRDefault="0031123F" w:rsidP="00D966BE">
      <w:pPr>
        <w:pStyle w:val="Bullets"/>
        <w:rPr>
          <w:ins w:id="1318" w:author="Anurag Thakur" w:date="2026-04-28T14:36:00Z"/>
        </w:rPr>
      </w:pPr>
      <w:ins w:id="1319" w:author="Anurag Thakur" w:date="2026-04-28T14:36:00Z">
        <w:r w:rsidRPr="0031123F">
          <w:t>Delivers</w:t>
        </w:r>
      </w:ins>
      <w:ins w:id="1320" w:author="Anurag Thakur" w:date="2026-05-01T12:33:00Z" w16du:dateUtc="2026-05-01T07:03:00Z">
        <w:r w:rsidR="00806505">
          <w:t xml:space="preserve"> </w:t>
        </w:r>
      </w:ins>
      <w:ins w:id="1321" w:author="Anurag Thakur" w:date="2026-04-28T14:36:00Z">
        <w:r w:rsidRPr="0031123F">
          <w:t>a</w:t>
        </w:r>
      </w:ins>
      <w:ins w:id="1322" w:author="Anurag Thakur" w:date="2026-05-01T12:33:00Z" w16du:dateUtc="2026-05-01T07:03:00Z">
        <w:r w:rsidR="00806505">
          <w:t xml:space="preserve"> </w:t>
        </w:r>
      </w:ins>
      <w:ins w:id="1323" w:author="Anurag Thakur" w:date="2026-04-28T14:36:00Z">
        <w:r w:rsidRPr="0031123F">
          <w:t>practical</w:t>
        </w:r>
      </w:ins>
      <w:ins w:id="1324" w:author="Anurag Thakur" w:date="2026-05-01T12:33:00Z" w16du:dateUtc="2026-05-01T07:03:00Z">
        <w:r w:rsidR="00806505">
          <w:t xml:space="preserve"> </w:t>
        </w:r>
      </w:ins>
      <w:ins w:id="1325" w:author="Anurag Thakur" w:date="2026-04-28T14:36:00Z">
        <w:r w:rsidRPr="0031123F">
          <w:t>“single</w:t>
        </w:r>
      </w:ins>
      <w:ins w:id="1326" w:author="Anurag Thakur" w:date="2026-05-01T12:33:00Z" w16du:dateUtc="2026-05-01T07:03:00Z">
        <w:r w:rsidR="00806505">
          <w:t xml:space="preserve"> </w:t>
        </w:r>
      </w:ins>
      <w:ins w:id="1327" w:author="Anurag Thakur" w:date="2026-04-28T14:36:00Z">
        <w:r w:rsidRPr="0031123F">
          <w:t>observability</w:t>
        </w:r>
      </w:ins>
      <w:ins w:id="1328" w:author="Anurag Thakur" w:date="2026-05-01T12:33:00Z" w16du:dateUtc="2026-05-01T07:03:00Z">
        <w:r w:rsidR="00806505">
          <w:t xml:space="preserve"> </w:t>
        </w:r>
      </w:ins>
      <w:ins w:id="1329" w:author="Anurag Thakur" w:date="2026-04-28T14:36:00Z">
        <w:r w:rsidRPr="0031123F">
          <w:t>view”</w:t>
        </w:r>
      </w:ins>
      <w:ins w:id="1330" w:author="Anurag Thakur" w:date="2026-05-01T12:33:00Z" w16du:dateUtc="2026-05-01T07:03:00Z">
        <w:r w:rsidR="00806505">
          <w:t xml:space="preserve"> </w:t>
        </w:r>
      </w:ins>
      <w:ins w:id="1331" w:author="Anurag Thakur" w:date="2026-04-28T14:36:00Z">
        <w:r w:rsidRPr="0031123F">
          <w:t>for</w:t>
        </w:r>
      </w:ins>
      <w:ins w:id="1332" w:author="Anurag Thakur" w:date="2026-05-01T12:33:00Z" w16du:dateUtc="2026-05-01T07:03:00Z">
        <w:r w:rsidR="00806505">
          <w:t xml:space="preserve"> </w:t>
        </w:r>
      </w:ins>
      <w:ins w:id="1333" w:author="Anurag Thakur" w:date="2026-04-28T14:36:00Z">
        <w:r w:rsidRPr="0031123F">
          <w:t>engineering,</w:t>
        </w:r>
      </w:ins>
      <w:ins w:id="1334" w:author="Anurag Thakur" w:date="2026-05-01T12:33:00Z" w16du:dateUtc="2026-05-01T07:03:00Z">
        <w:r w:rsidR="00806505">
          <w:t xml:space="preserve"> </w:t>
        </w:r>
      </w:ins>
      <w:ins w:id="1335" w:author="Anurag Thakur" w:date="2026-04-28T14:36:00Z">
        <w:r w:rsidRPr="0031123F">
          <w:t>operations,</w:t>
        </w:r>
      </w:ins>
      <w:ins w:id="1336" w:author="Anurag Thakur" w:date="2026-05-01T12:33:00Z" w16du:dateUtc="2026-05-01T07:03:00Z">
        <w:r w:rsidR="00806505">
          <w:t xml:space="preserve"> </w:t>
        </w:r>
      </w:ins>
      <w:ins w:id="1337" w:author="Anurag Thakur" w:date="2026-04-28T14:36:00Z">
        <w:r w:rsidRPr="0031123F">
          <w:t>and</w:t>
        </w:r>
      </w:ins>
      <w:ins w:id="1338" w:author="Anurag Thakur" w:date="2026-05-01T12:33:00Z" w16du:dateUtc="2026-05-01T07:03:00Z">
        <w:r w:rsidR="00806505">
          <w:t xml:space="preserve"> </w:t>
        </w:r>
      </w:ins>
      <w:ins w:id="1339" w:author="Anurag Thakur" w:date="2026-04-28T14:36:00Z">
        <w:r w:rsidRPr="0031123F">
          <w:t>leadership.</w:t>
        </w:r>
      </w:ins>
    </w:p>
    <w:p w14:paraId="07024ED1" w14:textId="2E67960D" w:rsidR="00967CA5" w:rsidRDefault="0031123F" w:rsidP="00BD7961">
      <w:pPr>
        <w:pStyle w:val="Heading3"/>
        <w:rPr>
          <w:ins w:id="1340" w:author="Anurag Thakur" w:date="2026-04-28T14:57:00Z" w16du:dateUtc="2026-04-28T09:27:00Z"/>
        </w:rPr>
      </w:pPr>
      <w:bookmarkStart w:id="1341" w:name="_Toc228549489"/>
      <w:bookmarkStart w:id="1342" w:name="_Toc228784877"/>
      <w:ins w:id="1343" w:author="Anurag Thakur" w:date="2026-04-28T14:36:00Z">
        <w:r w:rsidRPr="0031123F">
          <w:t>Layer:</w:t>
        </w:r>
      </w:ins>
      <w:ins w:id="1344" w:author="Anurag Thakur" w:date="2026-05-01T12:33:00Z" w16du:dateUtc="2026-05-01T07:03:00Z">
        <w:r w:rsidR="00806505">
          <w:t xml:space="preserve"> </w:t>
        </w:r>
      </w:ins>
      <w:ins w:id="1345" w:author="Anurag Thakur" w:date="2026-04-28T14:36:00Z">
        <w:r w:rsidRPr="0031123F">
          <w:t>Infrastructure</w:t>
        </w:r>
      </w:ins>
      <w:ins w:id="1346" w:author="Anurag Thakur" w:date="2026-05-01T12:33:00Z" w16du:dateUtc="2026-05-01T07:03:00Z">
        <w:r w:rsidR="00806505">
          <w:t xml:space="preserve"> </w:t>
        </w:r>
      </w:ins>
      <w:ins w:id="1347" w:author="Anurag Thakur" w:date="2026-04-28T14:36:00Z">
        <w:r w:rsidRPr="0031123F">
          <w:t>Observability</w:t>
        </w:r>
      </w:ins>
      <w:ins w:id="1348" w:author="Anurag Thakur" w:date="2026-05-01T12:33:00Z" w16du:dateUtc="2026-05-01T07:03:00Z">
        <w:r w:rsidR="00806505">
          <w:t xml:space="preserve"> </w:t>
        </w:r>
      </w:ins>
      <w:ins w:id="1349" w:author="Anurag Thakur" w:date="2026-04-28T14:57:00Z" w16du:dateUtc="2026-04-28T09:27:00Z">
        <w:r w:rsidR="00967CA5">
          <w:t>/</w:t>
        </w:r>
      </w:ins>
      <w:ins w:id="1350" w:author="Anurag Thakur" w:date="2026-05-01T12:33:00Z" w16du:dateUtc="2026-05-01T07:03:00Z">
        <w:r w:rsidR="00806505">
          <w:t xml:space="preserve"> </w:t>
        </w:r>
      </w:ins>
      <w:ins w:id="1351" w:author="Anurag Thakur" w:date="2026-04-28T14:36:00Z">
        <w:r w:rsidRPr="0031123F">
          <w:t>Tool:</w:t>
        </w:r>
      </w:ins>
      <w:ins w:id="1352" w:author="Anurag Thakur" w:date="2026-05-01T12:33:00Z" w16du:dateUtc="2026-05-01T07:03:00Z">
        <w:r w:rsidR="00806505">
          <w:t xml:space="preserve"> </w:t>
        </w:r>
      </w:ins>
      <w:ins w:id="1353" w:author="Anurag Thakur" w:date="2026-04-28T14:36:00Z">
        <w:r w:rsidRPr="0031123F">
          <w:t>Node</w:t>
        </w:r>
      </w:ins>
      <w:ins w:id="1354" w:author="Anurag Thakur" w:date="2026-05-01T12:33:00Z" w16du:dateUtc="2026-05-01T07:03:00Z">
        <w:r w:rsidR="00806505">
          <w:t xml:space="preserve"> </w:t>
        </w:r>
      </w:ins>
      <w:ins w:id="1355" w:author="Anurag Thakur" w:date="2026-04-28T14:36:00Z">
        <w:r w:rsidRPr="0031123F">
          <w:t>Exporter</w:t>
        </w:r>
      </w:ins>
      <w:bookmarkEnd w:id="1341"/>
      <w:bookmarkEnd w:id="1342"/>
    </w:p>
    <w:p w14:paraId="67DBDC76" w14:textId="421A7CAB" w:rsidR="0031123F" w:rsidRPr="0031123F" w:rsidRDefault="0031123F" w:rsidP="003F4DD8">
      <w:pPr>
        <w:rPr>
          <w:ins w:id="1356" w:author="Anurag Thakur" w:date="2026-04-28T14:36:00Z"/>
        </w:rPr>
      </w:pPr>
      <w:ins w:id="1357" w:author="Anurag Thakur" w:date="2026-04-28T14:36:00Z">
        <w:r w:rsidRPr="0031123F">
          <w:t>Host-level</w:t>
        </w:r>
      </w:ins>
      <w:ins w:id="1358" w:author="Anurag Thakur" w:date="2026-05-01T12:33:00Z" w16du:dateUtc="2026-05-01T07:03:00Z">
        <w:r w:rsidR="00806505">
          <w:t xml:space="preserve"> </w:t>
        </w:r>
      </w:ins>
      <w:ins w:id="1359" w:author="Anurag Thakur" w:date="2026-04-28T14:36:00Z">
        <w:r w:rsidRPr="0031123F">
          <w:t>telemetry</w:t>
        </w:r>
      </w:ins>
      <w:ins w:id="1360" w:author="Anurag Thakur" w:date="2026-05-01T12:33:00Z" w16du:dateUtc="2026-05-01T07:03:00Z">
        <w:r w:rsidR="00806505">
          <w:t xml:space="preserve"> </w:t>
        </w:r>
      </w:ins>
      <w:ins w:id="1361" w:author="Anurag Thakur" w:date="2026-04-28T14:36:00Z">
        <w:r w:rsidRPr="0031123F">
          <w:t>for</w:t>
        </w:r>
      </w:ins>
      <w:ins w:id="1362" w:author="Anurag Thakur" w:date="2026-05-01T12:33:00Z" w16du:dateUtc="2026-05-01T07:03:00Z">
        <w:r w:rsidR="00806505">
          <w:t xml:space="preserve"> </w:t>
        </w:r>
      </w:ins>
      <w:ins w:id="1363" w:author="Anurag Thakur" w:date="2026-04-28T14:36:00Z">
        <w:r w:rsidRPr="0031123F">
          <w:t>CPU,</w:t>
        </w:r>
      </w:ins>
      <w:ins w:id="1364" w:author="Anurag Thakur" w:date="2026-05-01T12:33:00Z" w16du:dateUtc="2026-05-01T07:03:00Z">
        <w:r w:rsidR="00806505">
          <w:t xml:space="preserve"> </w:t>
        </w:r>
      </w:ins>
      <w:ins w:id="1365" w:author="Anurag Thakur" w:date="2026-04-28T14:36:00Z">
        <w:r w:rsidRPr="0031123F">
          <w:t>memory,</w:t>
        </w:r>
      </w:ins>
      <w:ins w:id="1366" w:author="Anurag Thakur" w:date="2026-05-01T12:33:00Z" w16du:dateUtc="2026-05-01T07:03:00Z">
        <w:r w:rsidR="00806505">
          <w:t xml:space="preserve"> </w:t>
        </w:r>
      </w:ins>
      <w:ins w:id="1367" w:author="Anurag Thakur" w:date="2026-04-28T14:36:00Z">
        <w:r w:rsidRPr="0031123F">
          <w:t>disk,</w:t>
        </w:r>
      </w:ins>
      <w:ins w:id="1368" w:author="Anurag Thakur" w:date="2026-05-01T12:33:00Z" w16du:dateUtc="2026-05-01T07:03:00Z">
        <w:r w:rsidR="00806505">
          <w:t xml:space="preserve"> </w:t>
        </w:r>
      </w:ins>
      <w:ins w:id="1369" w:author="Anurag Thakur" w:date="2026-04-28T14:36:00Z">
        <w:r w:rsidRPr="0031123F">
          <w:t>filesystem,</w:t>
        </w:r>
      </w:ins>
      <w:ins w:id="1370" w:author="Anurag Thakur" w:date="2026-05-01T12:33:00Z" w16du:dateUtc="2026-05-01T07:03:00Z">
        <w:r w:rsidR="00806505">
          <w:t xml:space="preserve"> </w:t>
        </w:r>
      </w:ins>
      <w:ins w:id="1371" w:author="Anurag Thakur" w:date="2026-04-28T14:36:00Z">
        <w:r w:rsidRPr="0031123F">
          <w:t>and</w:t>
        </w:r>
      </w:ins>
      <w:ins w:id="1372" w:author="Anurag Thakur" w:date="2026-05-01T12:33:00Z" w16du:dateUtc="2026-05-01T07:03:00Z">
        <w:r w:rsidR="00806505">
          <w:t xml:space="preserve"> </w:t>
        </w:r>
      </w:ins>
      <w:ins w:id="1373" w:author="Anurag Thakur" w:date="2026-04-28T14:36:00Z">
        <w:r w:rsidRPr="0031123F">
          <w:t>network</w:t>
        </w:r>
      </w:ins>
      <w:ins w:id="1374" w:author="Anurag Thakur" w:date="2026-05-01T12:33:00Z" w16du:dateUtc="2026-05-01T07:03:00Z">
        <w:r w:rsidR="00806505">
          <w:t xml:space="preserve"> </w:t>
        </w:r>
      </w:ins>
      <w:ins w:id="1375" w:author="Anurag Thakur" w:date="2026-04-28T14:36:00Z">
        <w:r w:rsidRPr="0031123F">
          <w:t>utilization.</w:t>
        </w:r>
      </w:ins>
    </w:p>
    <w:p w14:paraId="78A58B2E" w14:textId="23AA605F" w:rsidR="0031123F" w:rsidRPr="00D966BE" w:rsidRDefault="0031123F" w:rsidP="0031123F">
      <w:pPr>
        <w:rPr>
          <w:ins w:id="1376" w:author="Anurag Thakur" w:date="2026-04-28T14:36:00Z"/>
          <w:b/>
          <w:bCs/>
        </w:rPr>
      </w:pPr>
      <w:ins w:id="1377" w:author="Anurag Thakur" w:date="2026-04-28T14:36:00Z">
        <w:r w:rsidRPr="00D966BE">
          <w:rPr>
            <w:b/>
            <w:bCs/>
          </w:rPr>
          <w:t>Implementation</w:t>
        </w:r>
      </w:ins>
      <w:ins w:id="1378" w:author="Anurag Thakur" w:date="2026-05-01T12:33:00Z" w16du:dateUtc="2026-05-01T07:03:00Z">
        <w:r w:rsidR="00806505">
          <w:rPr>
            <w:b/>
            <w:bCs/>
          </w:rPr>
          <w:t xml:space="preserve"> </w:t>
        </w:r>
      </w:ins>
      <w:ins w:id="1379" w:author="Anurag Thakur" w:date="2026-04-28T14:36:00Z">
        <w:r w:rsidRPr="00D966BE">
          <w:rPr>
            <w:b/>
            <w:bCs/>
          </w:rPr>
          <w:t>detail:</w:t>
        </w:r>
      </w:ins>
    </w:p>
    <w:p w14:paraId="01D96EA2" w14:textId="6BF312FA" w:rsidR="0031123F" w:rsidRPr="0031123F" w:rsidRDefault="0031123F" w:rsidP="00D966BE">
      <w:pPr>
        <w:pStyle w:val="Bullets"/>
        <w:rPr>
          <w:ins w:id="1380" w:author="Anurag Thakur" w:date="2026-04-28T14:36:00Z"/>
        </w:rPr>
      </w:pPr>
      <w:ins w:id="1381" w:author="Anurag Thakur" w:date="2026-04-28T14:36:00Z">
        <w:r w:rsidRPr="0031123F">
          <w:t>Baseline</w:t>
        </w:r>
      </w:ins>
      <w:ins w:id="1382" w:author="Anurag Thakur" w:date="2026-05-01T12:33:00Z" w16du:dateUtc="2026-05-01T07:03:00Z">
        <w:r w:rsidR="00806505">
          <w:t xml:space="preserve"> </w:t>
        </w:r>
      </w:ins>
      <w:ins w:id="1383" w:author="Anurag Thakur" w:date="2026-04-28T14:36:00Z">
        <w:r w:rsidRPr="0031123F">
          <w:t>host</w:t>
        </w:r>
      </w:ins>
      <w:ins w:id="1384" w:author="Anurag Thakur" w:date="2026-05-01T12:33:00Z" w16du:dateUtc="2026-05-01T07:03:00Z">
        <w:r w:rsidR="00806505">
          <w:t xml:space="preserve"> </w:t>
        </w:r>
      </w:ins>
      <w:ins w:id="1385" w:author="Anurag Thakur" w:date="2026-04-28T14:36:00Z">
        <w:r w:rsidRPr="0031123F">
          <w:t>health</w:t>
        </w:r>
      </w:ins>
      <w:ins w:id="1386" w:author="Anurag Thakur" w:date="2026-05-01T12:33:00Z" w16du:dateUtc="2026-05-01T07:03:00Z">
        <w:r w:rsidR="00806505">
          <w:t xml:space="preserve"> </w:t>
        </w:r>
      </w:ins>
      <w:ins w:id="1387" w:author="Anurag Thakur" w:date="2026-04-28T14:36:00Z">
        <w:r w:rsidRPr="0031123F">
          <w:t>SLOs</w:t>
        </w:r>
      </w:ins>
      <w:ins w:id="1388" w:author="Anurag Thakur" w:date="2026-05-01T12:33:00Z" w16du:dateUtc="2026-05-01T07:03:00Z">
        <w:r w:rsidR="00806505">
          <w:t xml:space="preserve"> </w:t>
        </w:r>
      </w:ins>
      <w:ins w:id="1389" w:author="Anurag Thakur" w:date="2026-04-28T14:36:00Z">
        <w:r w:rsidRPr="0031123F">
          <w:t>and</w:t>
        </w:r>
      </w:ins>
      <w:ins w:id="1390" w:author="Anurag Thakur" w:date="2026-05-01T12:33:00Z" w16du:dateUtc="2026-05-01T07:03:00Z">
        <w:r w:rsidR="00806505">
          <w:t xml:space="preserve"> </w:t>
        </w:r>
      </w:ins>
      <w:ins w:id="1391" w:author="Anurag Thakur" w:date="2026-04-28T14:36:00Z">
        <w:r w:rsidRPr="0031123F">
          <w:t>saturation</w:t>
        </w:r>
      </w:ins>
      <w:ins w:id="1392" w:author="Anurag Thakur" w:date="2026-05-01T12:33:00Z" w16du:dateUtc="2026-05-01T07:03:00Z">
        <w:r w:rsidR="00806505">
          <w:t xml:space="preserve"> </w:t>
        </w:r>
      </w:ins>
      <w:ins w:id="1393" w:author="Anurag Thakur" w:date="2026-04-28T14:36:00Z">
        <w:r w:rsidRPr="0031123F">
          <w:t>thresholds.</w:t>
        </w:r>
      </w:ins>
    </w:p>
    <w:p w14:paraId="0D75E757" w14:textId="3E262E0C" w:rsidR="0031123F" w:rsidRPr="0031123F" w:rsidRDefault="0031123F" w:rsidP="00D966BE">
      <w:pPr>
        <w:pStyle w:val="Bullets"/>
        <w:rPr>
          <w:ins w:id="1394" w:author="Anurag Thakur" w:date="2026-04-28T14:36:00Z"/>
        </w:rPr>
      </w:pPr>
      <w:ins w:id="1395" w:author="Anurag Thakur" w:date="2026-04-28T14:36:00Z">
        <w:r w:rsidRPr="0031123F">
          <w:t>Correlate</w:t>
        </w:r>
      </w:ins>
      <w:ins w:id="1396" w:author="Anurag Thakur" w:date="2026-05-01T12:33:00Z" w16du:dateUtc="2026-05-01T07:03:00Z">
        <w:r w:rsidR="00806505">
          <w:t xml:space="preserve"> </w:t>
        </w:r>
      </w:ins>
      <w:ins w:id="1397" w:author="Anurag Thakur" w:date="2026-04-28T14:36:00Z">
        <w:r w:rsidRPr="0031123F">
          <w:t>node</w:t>
        </w:r>
      </w:ins>
      <w:ins w:id="1398" w:author="Anurag Thakur" w:date="2026-05-01T12:33:00Z" w16du:dateUtc="2026-05-01T07:03:00Z">
        <w:r w:rsidR="00806505">
          <w:t xml:space="preserve"> </w:t>
        </w:r>
      </w:ins>
      <w:ins w:id="1399" w:author="Anurag Thakur" w:date="2026-04-28T14:36:00Z">
        <w:r w:rsidRPr="0031123F">
          <w:t>contention</w:t>
        </w:r>
      </w:ins>
      <w:ins w:id="1400" w:author="Anurag Thakur" w:date="2026-05-01T12:33:00Z" w16du:dateUtc="2026-05-01T07:03:00Z">
        <w:r w:rsidR="00806505">
          <w:t xml:space="preserve"> </w:t>
        </w:r>
      </w:ins>
      <w:ins w:id="1401" w:author="Anurag Thakur" w:date="2026-04-28T14:36:00Z">
        <w:r w:rsidRPr="0031123F">
          <w:t>with</w:t>
        </w:r>
      </w:ins>
      <w:ins w:id="1402" w:author="Anurag Thakur" w:date="2026-05-01T12:33:00Z" w16du:dateUtc="2026-05-01T07:03:00Z">
        <w:r w:rsidR="00806505">
          <w:t xml:space="preserve"> </w:t>
        </w:r>
      </w:ins>
      <w:ins w:id="1403" w:author="Anurag Thakur" w:date="2026-04-28T14:36:00Z">
        <w:r w:rsidRPr="0031123F">
          <w:t>workload</w:t>
        </w:r>
      </w:ins>
      <w:ins w:id="1404" w:author="Anurag Thakur" w:date="2026-05-01T12:33:00Z" w16du:dateUtc="2026-05-01T07:03:00Z">
        <w:r w:rsidR="00806505">
          <w:t xml:space="preserve"> </w:t>
        </w:r>
      </w:ins>
      <w:ins w:id="1405" w:author="Anurag Thakur" w:date="2026-04-28T14:36:00Z">
        <w:r w:rsidRPr="0031123F">
          <w:t>performance</w:t>
        </w:r>
      </w:ins>
      <w:ins w:id="1406" w:author="Anurag Thakur" w:date="2026-05-01T12:33:00Z" w16du:dateUtc="2026-05-01T07:03:00Z">
        <w:r w:rsidR="00806505">
          <w:t xml:space="preserve"> </w:t>
        </w:r>
      </w:ins>
      <w:ins w:id="1407" w:author="Anurag Thakur" w:date="2026-04-28T14:36:00Z">
        <w:r w:rsidRPr="0031123F">
          <w:t>and</w:t>
        </w:r>
      </w:ins>
      <w:ins w:id="1408" w:author="Anurag Thakur" w:date="2026-05-01T12:33:00Z" w16du:dateUtc="2026-05-01T07:03:00Z">
        <w:r w:rsidR="00806505">
          <w:t xml:space="preserve"> </w:t>
        </w:r>
      </w:ins>
      <w:ins w:id="1409" w:author="Anurag Thakur" w:date="2026-04-28T14:36:00Z">
        <w:r w:rsidRPr="0031123F">
          <w:t>pod</w:t>
        </w:r>
      </w:ins>
      <w:ins w:id="1410" w:author="Anurag Thakur" w:date="2026-05-01T12:33:00Z" w16du:dateUtc="2026-05-01T07:03:00Z">
        <w:r w:rsidR="00806505">
          <w:t xml:space="preserve"> </w:t>
        </w:r>
      </w:ins>
      <w:ins w:id="1411" w:author="Anurag Thakur" w:date="2026-04-28T14:36:00Z">
        <w:r w:rsidRPr="0031123F">
          <w:t>scheduling</w:t>
        </w:r>
      </w:ins>
      <w:ins w:id="1412" w:author="Anurag Thakur" w:date="2026-05-01T12:33:00Z" w16du:dateUtc="2026-05-01T07:03:00Z">
        <w:r w:rsidR="00806505">
          <w:t xml:space="preserve"> </w:t>
        </w:r>
      </w:ins>
      <w:ins w:id="1413" w:author="Anurag Thakur" w:date="2026-04-28T15:20:00Z" w16du:dateUtc="2026-04-28T09:50:00Z">
        <w:r w:rsidR="00511503" w:rsidRPr="0031123F">
          <w:t>behaviour</w:t>
        </w:r>
      </w:ins>
      <w:ins w:id="1414" w:author="Anurag Thakur" w:date="2026-04-28T14:36:00Z">
        <w:r w:rsidRPr="0031123F">
          <w:t>.</w:t>
        </w:r>
      </w:ins>
    </w:p>
    <w:p w14:paraId="7F38A7B5" w14:textId="0508B56F" w:rsidR="0031123F" w:rsidRPr="0031123F" w:rsidRDefault="0031123F" w:rsidP="00D966BE">
      <w:pPr>
        <w:pStyle w:val="Bullets"/>
        <w:rPr>
          <w:ins w:id="1415" w:author="Anurag Thakur" w:date="2026-04-28T14:36:00Z"/>
        </w:rPr>
      </w:pPr>
      <w:ins w:id="1416" w:author="Anurag Thakur" w:date="2026-04-28T14:36:00Z">
        <w:r w:rsidRPr="0031123F">
          <w:t>Build</w:t>
        </w:r>
      </w:ins>
      <w:ins w:id="1417" w:author="Anurag Thakur" w:date="2026-05-01T12:33:00Z" w16du:dateUtc="2026-05-01T07:03:00Z">
        <w:r w:rsidR="00806505">
          <w:t xml:space="preserve"> </w:t>
        </w:r>
      </w:ins>
      <w:ins w:id="1418" w:author="Anurag Thakur" w:date="2026-04-28T14:36:00Z">
        <w:r w:rsidRPr="0031123F">
          <w:t>capacity</w:t>
        </w:r>
      </w:ins>
      <w:ins w:id="1419" w:author="Anurag Thakur" w:date="2026-05-01T12:33:00Z" w16du:dateUtc="2026-05-01T07:03:00Z">
        <w:r w:rsidR="00806505">
          <w:t xml:space="preserve"> </w:t>
        </w:r>
      </w:ins>
      <w:ins w:id="1420" w:author="Anurag Thakur" w:date="2026-04-28T14:36:00Z">
        <w:r w:rsidRPr="0031123F">
          <w:t>trend</w:t>
        </w:r>
      </w:ins>
      <w:ins w:id="1421" w:author="Anurag Thakur" w:date="2026-05-01T12:33:00Z" w16du:dateUtc="2026-05-01T07:03:00Z">
        <w:r w:rsidR="00806505">
          <w:t xml:space="preserve"> </w:t>
        </w:r>
      </w:ins>
      <w:ins w:id="1422" w:author="Anurag Thakur" w:date="2026-04-28T14:36:00Z">
        <w:r w:rsidRPr="0031123F">
          <w:t>dashboards</w:t>
        </w:r>
      </w:ins>
      <w:ins w:id="1423" w:author="Anurag Thakur" w:date="2026-05-01T12:33:00Z" w16du:dateUtc="2026-05-01T07:03:00Z">
        <w:r w:rsidR="00806505">
          <w:t xml:space="preserve"> </w:t>
        </w:r>
      </w:ins>
      <w:ins w:id="1424" w:author="Anurag Thakur" w:date="2026-04-28T14:36:00Z">
        <w:r w:rsidRPr="0031123F">
          <w:t>for</w:t>
        </w:r>
      </w:ins>
      <w:ins w:id="1425" w:author="Anurag Thakur" w:date="2026-05-01T12:33:00Z" w16du:dateUtc="2026-05-01T07:03:00Z">
        <w:r w:rsidR="00806505">
          <w:t xml:space="preserve"> </w:t>
        </w:r>
      </w:ins>
      <w:ins w:id="1426" w:author="Anurag Thakur" w:date="2026-04-28T14:36:00Z">
        <w:r w:rsidRPr="0031123F">
          <w:t>proactive</w:t>
        </w:r>
      </w:ins>
      <w:ins w:id="1427" w:author="Anurag Thakur" w:date="2026-05-01T12:33:00Z" w16du:dateUtc="2026-05-01T07:03:00Z">
        <w:r w:rsidR="00806505">
          <w:t xml:space="preserve"> </w:t>
        </w:r>
      </w:ins>
      <w:ins w:id="1428" w:author="Anurag Thakur" w:date="2026-04-28T14:36:00Z">
        <w:r w:rsidRPr="0031123F">
          <w:t>scaling</w:t>
        </w:r>
      </w:ins>
      <w:ins w:id="1429" w:author="Anurag Thakur" w:date="2026-05-01T12:33:00Z" w16du:dateUtc="2026-05-01T07:03:00Z">
        <w:r w:rsidR="00806505">
          <w:t xml:space="preserve"> </w:t>
        </w:r>
      </w:ins>
      <w:ins w:id="1430" w:author="Anurag Thakur" w:date="2026-04-28T14:36:00Z">
        <w:r w:rsidRPr="0031123F">
          <w:t>and</w:t>
        </w:r>
      </w:ins>
      <w:ins w:id="1431" w:author="Anurag Thakur" w:date="2026-05-01T12:33:00Z" w16du:dateUtc="2026-05-01T07:03:00Z">
        <w:r w:rsidR="00806505">
          <w:t xml:space="preserve"> </w:t>
        </w:r>
      </w:ins>
      <w:ins w:id="1432" w:author="Anurag Thakur" w:date="2026-04-28T14:36:00Z">
        <w:r w:rsidRPr="0031123F">
          <w:t>right-sizing.</w:t>
        </w:r>
      </w:ins>
    </w:p>
    <w:p w14:paraId="3B86B6F3" w14:textId="0001283A" w:rsidR="0031123F" w:rsidRPr="00D966BE" w:rsidRDefault="0031123F" w:rsidP="0031123F">
      <w:pPr>
        <w:rPr>
          <w:ins w:id="1433" w:author="Anurag Thakur" w:date="2026-04-28T14:36:00Z"/>
          <w:b/>
          <w:bCs/>
        </w:rPr>
      </w:pPr>
      <w:ins w:id="1434" w:author="Anurag Thakur" w:date="2026-04-28T14:36:00Z">
        <w:r w:rsidRPr="00D966BE">
          <w:rPr>
            <w:b/>
            <w:bCs/>
          </w:rPr>
          <w:t>Why</w:t>
        </w:r>
      </w:ins>
      <w:ins w:id="1435" w:author="Anurag Thakur" w:date="2026-05-01T12:33:00Z" w16du:dateUtc="2026-05-01T07:03:00Z">
        <w:r w:rsidR="00806505">
          <w:rPr>
            <w:b/>
            <w:bCs/>
          </w:rPr>
          <w:t xml:space="preserve"> </w:t>
        </w:r>
      </w:ins>
      <w:ins w:id="1436" w:author="Anurag Thakur" w:date="2026-04-28T14:36:00Z">
        <w:r w:rsidRPr="00D966BE">
          <w:rPr>
            <w:b/>
            <w:bCs/>
          </w:rPr>
          <w:t>it</w:t>
        </w:r>
      </w:ins>
      <w:ins w:id="1437" w:author="Anurag Thakur" w:date="2026-05-01T12:33:00Z" w16du:dateUtc="2026-05-01T07:03:00Z">
        <w:r w:rsidR="00806505">
          <w:rPr>
            <w:b/>
            <w:bCs/>
          </w:rPr>
          <w:t xml:space="preserve"> </w:t>
        </w:r>
      </w:ins>
      <w:ins w:id="1438" w:author="Anurag Thakur" w:date="2026-04-28T14:36:00Z">
        <w:r w:rsidRPr="00D966BE">
          <w:rPr>
            <w:b/>
            <w:bCs/>
          </w:rPr>
          <w:t>matters:</w:t>
        </w:r>
      </w:ins>
    </w:p>
    <w:p w14:paraId="3A256D35" w14:textId="70809330" w:rsidR="0031123F" w:rsidRPr="0031123F" w:rsidRDefault="0031123F" w:rsidP="0031123F">
      <w:pPr>
        <w:numPr>
          <w:ilvl w:val="0"/>
          <w:numId w:val="35"/>
        </w:numPr>
        <w:rPr>
          <w:ins w:id="1439" w:author="Anurag Thakur" w:date="2026-04-28T14:36:00Z"/>
        </w:rPr>
      </w:pPr>
      <w:ins w:id="1440" w:author="Anurag Thakur" w:date="2026-04-28T14:36:00Z">
        <w:r w:rsidRPr="0031123F">
          <w:t>Detects</w:t>
        </w:r>
      </w:ins>
      <w:ins w:id="1441" w:author="Anurag Thakur" w:date="2026-05-01T12:33:00Z" w16du:dateUtc="2026-05-01T07:03:00Z">
        <w:r w:rsidR="00806505">
          <w:t xml:space="preserve"> </w:t>
        </w:r>
      </w:ins>
      <w:ins w:id="1442" w:author="Anurag Thakur" w:date="2026-04-28T14:36:00Z">
        <w:r w:rsidRPr="0031123F">
          <w:t>infrastructure</w:t>
        </w:r>
      </w:ins>
      <w:ins w:id="1443" w:author="Anurag Thakur" w:date="2026-05-01T12:33:00Z" w16du:dateUtc="2026-05-01T07:03:00Z">
        <w:r w:rsidR="00806505">
          <w:t xml:space="preserve"> </w:t>
        </w:r>
      </w:ins>
      <w:ins w:id="1444" w:author="Anurag Thakur" w:date="2026-04-28T14:36:00Z">
        <w:r w:rsidRPr="0031123F">
          <w:t>bottlenecks</w:t>
        </w:r>
      </w:ins>
      <w:ins w:id="1445" w:author="Anurag Thakur" w:date="2026-05-01T12:33:00Z" w16du:dateUtc="2026-05-01T07:03:00Z">
        <w:r w:rsidR="00806505">
          <w:t xml:space="preserve"> </w:t>
        </w:r>
      </w:ins>
      <w:ins w:id="1446" w:author="Anurag Thakur" w:date="2026-04-28T14:36:00Z">
        <w:r w:rsidRPr="0031123F">
          <w:t>that</w:t>
        </w:r>
      </w:ins>
      <w:ins w:id="1447" w:author="Anurag Thakur" w:date="2026-05-01T12:33:00Z" w16du:dateUtc="2026-05-01T07:03:00Z">
        <w:r w:rsidR="00806505">
          <w:t xml:space="preserve"> </w:t>
        </w:r>
      </w:ins>
      <w:ins w:id="1448" w:author="Anurag Thakur" w:date="2026-04-28T14:36:00Z">
        <w:r w:rsidRPr="0031123F">
          <w:t>application</w:t>
        </w:r>
      </w:ins>
      <w:ins w:id="1449" w:author="Anurag Thakur" w:date="2026-05-01T12:33:00Z" w16du:dateUtc="2026-05-01T07:03:00Z">
        <w:r w:rsidR="00806505">
          <w:t xml:space="preserve"> </w:t>
        </w:r>
      </w:ins>
      <w:ins w:id="1450" w:author="Anurag Thakur" w:date="2026-04-28T14:36:00Z">
        <w:r w:rsidRPr="0031123F">
          <w:t>telemetry</w:t>
        </w:r>
      </w:ins>
      <w:ins w:id="1451" w:author="Anurag Thakur" w:date="2026-05-01T12:33:00Z" w16du:dateUtc="2026-05-01T07:03:00Z">
        <w:r w:rsidR="00806505">
          <w:t xml:space="preserve"> </w:t>
        </w:r>
      </w:ins>
      <w:ins w:id="1452" w:author="Anurag Thakur" w:date="2026-04-28T14:36:00Z">
        <w:r w:rsidRPr="0031123F">
          <w:t>alone</w:t>
        </w:r>
      </w:ins>
      <w:ins w:id="1453" w:author="Anurag Thakur" w:date="2026-05-01T12:33:00Z" w16du:dateUtc="2026-05-01T07:03:00Z">
        <w:r w:rsidR="00806505">
          <w:t xml:space="preserve"> </w:t>
        </w:r>
      </w:ins>
      <w:ins w:id="1454" w:author="Anurag Thakur" w:date="2026-04-28T14:36:00Z">
        <w:r w:rsidRPr="0031123F">
          <w:t>cannot</w:t>
        </w:r>
      </w:ins>
      <w:ins w:id="1455" w:author="Anurag Thakur" w:date="2026-05-01T12:33:00Z" w16du:dateUtc="2026-05-01T07:03:00Z">
        <w:r w:rsidR="00806505">
          <w:t xml:space="preserve"> </w:t>
        </w:r>
      </w:ins>
      <w:ins w:id="1456" w:author="Anurag Thakur" w:date="2026-04-28T14:36:00Z">
        <w:r w:rsidRPr="0031123F">
          <w:t>explain.</w:t>
        </w:r>
      </w:ins>
    </w:p>
    <w:p w14:paraId="00EB37DF" w14:textId="55551A01" w:rsidR="00511503" w:rsidRDefault="0031123F" w:rsidP="004E17AF">
      <w:pPr>
        <w:pStyle w:val="Heading3"/>
        <w:rPr>
          <w:ins w:id="1457" w:author="Anurag Thakur" w:date="2026-04-28T15:20:00Z" w16du:dateUtc="2026-04-28T09:50:00Z"/>
        </w:rPr>
      </w:pPr>
      <w:bookmarkStart w:id="1458" w:name="_Toc228549490"/>
      <w:bookmarkStart w:id="1459" w:name="_Toc228784878"/>
      <w:ins w:id="1460" w:author="Anurag Thakur" w:date="2026-04-28T14:36:00Z">
        <w:r w:rsidRPr="0031123F">
          <w:t>Layer:</w:t>
        </w:r>
      </w:ins>
      <w:ins w:id="1461" w:author="Anurag Thakur" w:date="2026-05-01T12:33:00Z" w16du:dateUtc="2026-05-01T07:03:00Z">
        <w:r w:rsidR="00806505">
          <w:t xml:space="preserve"> </w:t>
        </w:r>
      </w:ins>
      <w:ins w:id="1462" w:author="Anurag Thakur" w:date="2026-04-28T14:36:00Z">
        <w:r w:rsidRPr="0031123F">
          <w:t>Kubernetes</w:t>
        </w:r>
      </w:ins>
      <w:ins w:id="1463" w:author="Anurag Thakur" w:date="2026-05-01T12:33:00Z" w16du:dateUtc="2026-05-01T07:03:00Z">
        <w:r w:rsidR="00806505">
          <w:t xml:space="preserve"> </w:t>
        </w:r>
      </w:ins>
      <w:ins w:id="1464" w:author="Anurag Thakur" w:date="2026-04-28T14:36:00Z">
        <w:r w:rsidRPr="0031123F">
          <w:t>Observability</w:t>
        </w:r>
      </w:ins>
      <w:ins w:id="1465" w:author="Anurag Thakur" w:date="2026-05-01T12:33:00Z" w16du:dateUtc="2026-05-01T07:03:00Z">
        <w:r w:rsidR="00806505">
          <w:t xml:space="preserve"> </w:t>
        </w:r>
      </w:ins>
      <w:ins w:id="1466" w:author="Anurag Thakur" w:date="2026-04-28T15:20:00Z" w16du:dateUtc="2026-04-28T09:50:00Z">
        <w:r w:rsidR="00511503">
          <w:t>/</w:t>
        </w:r>
      </w:ins>
      <w:ins w:id="1467" w:author="Anurag Thakur" w:date="2026-05-01T12:33:00Z" w16du:dateUtc="2026-05-01T07:03:00Z">
        <w:r w:rsidR="00806505">
          <w:t xml:space="preserve"> </w:t>
        </w:r>
      </w:ins>
      <w:ins w:id="1468" w:author="Anurag Thakur" w:date="2026-04-28T14:36:00Z">
        <w:r w:rsidRPr="0031123F">
          <w:t>Tool:</w:t>
        </w:r>
      </w:ins>
      <w:ins w:id="1469" w:author="Anurag Thakur" w:date="2026-05-01T12:33:00Z" w16du:dateUtc="2026-05-01T07:03:00Z">
        <w:r w:rsidR="00806505">
          <w:t xml:space="preserve"> </w:t>
        </w:r>
      </w:ins>
      <w:ins w:id="1470" w:author="Anurag Thakur" w:date="2026-04-28T14:36:00Z">
        <w:r w:rsidRPr="0031123F">
          <w:t>kube-state-metrics</w:t>
        </w:r>
      </w:ins>
      <w:bookmarkEnd w:id="1458"/>
      <w:bookmarkEnd w:id="1459"/>
    </w:p>
    <w:p w14:paraId="21B5F440" w14:textId="06094FCE" w:rsidR="0031123F" w:rsidRPr="0031123F" w:rsidRDefault="0031123F" w:rsidP="0031123F">
      <w:pPr>
        <w:rPr>
          <w:ins w:id="1471" w:author="Anurag Thakur" w:date="2026-04-28T14:36:00Z"/>
        </w:rPr>
      </w:pPr>
      <w:ins w:id="1472" w:author="Anurag Thakur" w:date="2026-04-28T14:36:00Z">
        <w:r w:rsidRPr="0031123F">
          <w:t>Role:</w:t>
        </w:r>
      </w:ins>
      <w:ins w:id="1473" w:author="Anurag Thakur" w:date="2026-05-01T12:33:00Z" w16du:dateUtc="2026-05-01T07:03:00Z">
        <w:r w:rsidR="00806505">
          <w:t xml:space="preserve"> </w:t>
        </w:r>
      </w:ins>
      <w:ins w:id="1474" w:author="Anurag Thakur" w:date="2026-04-28T14:36:00Z">
        <w:r w:rsidRPr="0031123F">
          <w:t>Kubernetes</w:t>
        </w:r>
      </w:ins>
      <w:ins w:id="1475" w:author="Anurag Thakur" w:date="2026-05-01T12:33:00Z" w16du:dateUtc="2026-05-01T07:03:00Z">
        <w:r w:rsidR="00806505">
          <w:t xml:space="preserve"> </w:t>
        </w:r>
      </w:ins>
      <w:ins w:id="1476" w:author="Anurag Thakur" w:date="2026-04-28T14:36:00Z">
        <w:r w:rsidRPr="0031123F">
          <w:t>object-state</w:t>
        </w:r>
      </w:ins>
      <w:ins w:id="1477" w:author="Anurag Thakur" w:date="2026-05-01T12:33:00Z" w16du:dateUtc="2026-05-01T07:03:00Z">
        <w:r w:rsidR="00806505">
          <w:t xml:space="preserve"> </w:t>
        </w:r>
      </w:ins>
      <w:ins w:id="1478" w:author="Anurag Thakur" w:date="2026-04-28T14:36:00Z">
        <w:r w:rsidRPr="0031123F">
          <w:t>telemetry</w:t>
        </w:r>
      </w:ins>
      <w:ins w:id="1479" w:author="Anurag Thakur" w:date="2026-05-01T12:33:00Z" w16du:dateUtc="2026-05-01T07:03:00Z">
        <w:r w:rsidR="00806505">
          <w:t xml:space="preserve"> </w:t>
        </w:r>
      </w:ins>
      <w:ins w:id="1480" w:author="Anurag Thakur" w:date="2026-04-28T14:36:00Z">
        <w:r w:rsidRPr="0031123F">
          <w:t>for</w:t>
        </w:r>
      </w:ins>
      <w:ins w:id="1481" w:author="Anurag Thakur" w:date="2026-05-01T12:33:00Z" w16du:dateUtc="2026-05-01T07:03:00Z">
        <w:r w:rsidR="00806505">
          <w:t xml:space="preserve"> </w:t>
        </w:r>
      </w:ins>
      <w:ins w:id="1482" w:author="Anurag Thakur" w:date="2026-04-28T14:36:00Z">
        <w:r w:rsidRPr="0031123F">
          <w:t>workload</w:t>
        </w:r>
      </w:ins>
      <w:ins w:id="1483" w:author="Anurag Thakur" w:date="2026-05-01T12:33:00Z" w16du:dateUtc="2026-05-01T07:03:00Z">
        <w:r w:rsidR="00806505">
          <w:t xml:space="preserve"> </w:t>
        </w:r>
      </w:ins>
      <w:ins w:id="1484" w:author="Anurag Thakur" w:date="2026-04-28T14:36:00Z">
        <w:r w:rsidRPr="0031123F">
          <w:t>health,</w:t>
        </w:r>
      </w:ins>
      <w:ins w:id="1485" w:author="Anurag Thakur" w:date="2026-05-01T12:33:00Z" w16du:dateUtc="2026-05-01T07:03:00Z">
        <w:r w:rsidR="00806505">
          <w:t xml:space="preserve"> </w:t>
        </w:r>
      </w:ins>
      <w:ins w:id="1486" w:author="Anurag Thakur" w:date="2026-04-28T14:36:00Z">
        <w:r w:rsidRPr="0031123F">
          <w:t>lifecycle,</w:t>
        </w:r>
      </w:ins>
      <w:ins w:id="1487" w:author="Anurag Thakur" w:date="2026-05-01T12:33:00Z" w16du:dateUtc="2026-05-01T07:03:00Z">
        <w:r w:rsidR="00806505">
          <w:t xml:space="preserve"> </w:t>
        </w:r>
      </w:ins>
      <w:ins w:id="1488" w:author="Anurag Thakur" w:date="2026-04-28T14:36:00Z">
        <w:r w:rsidRPr="0031123F">
          <w:t>and</w:t>
        </w:r>
      </w:ins>
      <w:ins w:id="1489" w:author="Anurag Thakur" w:date="2026-05-01T12:33:00Z" w16du:dateUtc="2026-05-01T07:03:00Z">
        <w:r w:rsidR="00806505">
          <w:t xml:space="preserve"> </w:t>
        </w:r>
      </w:ins>
      <w:ins w:id="1490" w:author="Anurag Thakur" w:date="2026-04-28T14:36:00Z">
        <w:r w:rsidRPr="0031123F">
          <w:t>capacity</w:t>
        </w:r>
      </w:ins>
      <w:ins w:id="1491" w:author="Anurag Thakur" w:date="2026-05-01T12:33:00Z" w16du:dateUtc="2026-05-01T07:03:00Z">
        <w:r w:rsidR="00806505">
          <w:t xml:space="preserve"> </w:t>
        </w:r>
      </w:ins>
      <w:ins w:id="1492" w:author="Anurag Thakur" w:date="2026-04-28T14:36:00Z">
        <w:r w:rsidRPr="0031123F">
          <w:t>posture.</w:t>
        </w:r>
      </w:ins>
    </w:p>
    <w:p w14:paraId="5C67F432" w14:textId="7C805F28" w:rsidR="0031123F" w:rsidRPr="00D966BE" w:rsidRDefault="0031123F" w:rsidP="0031123F">
      <w:pPr>
        <w:rPr>
          <w:ins w:id="1493" w:author="Anurag Thakur" w:date="2026-04-28T14:36:00Z"/>
          <w:b/>
          <w:bCs/>
        </w:rPr>
      </w:pPr>
      <w:ins w:id="1494" w:author="Anurag Thakur" w:date="2026-04-28T14:36:00Z">
        <w:r w:rsidRPr="00D966BE">
          <w:rPr>
            <w:b/>
            <w:bCs/>
          </w:rPr>
          <w:t>Implementation</w:t>
        </w:r>
      </w:ins>
      <w:ins w:id="1495" w:author="Anurag Thakur" w:date="2026-05-01T12:33:00Z" w16du:dateUtc="2026-05-01T07:03:00Z">
        <w:r w:rsidR="00806505">
          <w:rPr>
            <w:b/>
            <w:bCs/>
          </w:rPr>
          <w:t xml:space="preserve"> </w:t>
        </w:r>
      </w:ins>
      <w:ins w:id="1496" w:author="Anurag Thakur" w:date="2026-04-28T14:36:00Z">
        <w:r w:rsidRPr="00D966BE">
          <w:rPr>
            <w:b/>
            <w:bCs/>
          </w:rPr>
          <w:t>detail:</w:t>
        </w:r>
      </w:ins>
    </w:p>
    <w:p w14:paraId="1B0FFDCE" w14:textId="38ACF605" w:rsidR="0031123F" w:rsidRPr="0031123F" w:rsidRDefault="0031123F" w:rsidP="00D966BE">
      <w:pPr>
        <w:pStyle w:val="Bullets"/>
        <w:rPr>
          <w:ins w:id="1497" w:author="Anurag Thakur" w:date="2026-04-28T14:36:00Z"/>
        </w:rPr>
      </w:pPr>
      <w:ins w:id="1498" w:author="Anurag Thakur" w:date="2026-04-28T14:36:00Z">
        <w:r w:rsidRPr="0031123F">
          <w:t>Monitor</w:t>
        </w:r>
      </w:ins>
      <w:ins w:id="1499" w:author="Anurag Thakur" w:date="2026-05-01T12:33:00Z" w16du:dateUtc="2026-05-01T07:03:00Z">
        <w:r w:rsidR="00806505">
          <w:t xml:space="preserve"> </w:t>
        </w:r>
      </w:ins>
      <w:ins w:id="1500" w:author="Anurag Thakur" w:date="2026-04-28T14:36:00Z">
        <w:r w:rsidRPr="0031123F">
          <w:t>deployment</w:t>
        </w:r>
      </w:ins>
      <w:ins w:id="1501" w:author="Anurag Thakur" w:date="2026-05-01T12:33:00Z" w16du:dateUtc="2026-05-01T07:03:00Z">
        <w:r w:rsidR="00806505">
          <w:t xml:space="preserve"> </w:t>
        </w:r>
      </w:ins>
      <w:ins w:id="1502" w:author="Anurag Thakur" w:date="2026-04-28T14:36:00Z">
        <w:r w:rsidRPr="0031123F">
          <w:t>rollout</w:t>
        </w:r>
      </w:ins>
      <w:ins w:id="1503" w:author="Anurag Thakur" w:date="2026-05-01T12:33:00Z" w16du:dateUtc="2026-05-01T07:03:00Z">
        <w:r w:rsidR="00806505">
          <w:t xml:space="preserve"> </w:t>
        </w:r>
      </w:ins>
      <w:ins w:id="1504" w:author="Anurag Thakur" w:date="2026-04-28T14:36:00Z">
        <w:r w:rsidRPr="0031123F">
          <w:t>status,</w:t>
        </w:r>
      </w:ins>
      <w:ins w:id="1505" w:author="Anurag Thakur" w:date="2026-05-01T12:33:00Z" w16du:dateUtc="2026-05-01T07:03:00Z">
        <w:r w:rsidR="00806505">
          <w:t xml:space="preserve"> </w:t>
        </w:r>
      </w:ins>
      <w:ins w:id="1506" w:author="Anurag Thakur" w:date="2026-04-28T14:36:00Z">
        <w:r w:rsidRPr="0031123F">
          <w:t>pod</w:t>
        </w:r>
      </w:ins>
      <w:ins w:id="1507" w:author="Anurag Thakur" w:date="2026-05-01T12:33:00Z" w16du:dateUtc="2026-05-01T07:03:00Z">
        <w:r w:rsidR="00806505">
          <w:t xml:space="preserve"> </w:t>
        </w:r>
      </w:ins>
      <w:ins w:id="1508" w:author="Anurag Thakur" w:date="2026-04-28T14:36:00Z">
        <w:r w:rsidRPr="0031123F">
          <w:t>restarts,</w:t>
        </w:r>
      </w:ins>
      <w:ins w:id="1509" w:author="Anurag Thakur" w:date="2026-05-01T12:33:00Z" w16du:dateUtc="2026-05-01T07:03:00Z">
        <w:r w:rsidR="00806505">
          <w:t xml:space="preserve"> </w:t>
        </w:r>
      </w:ins>
      <w:ins w:id="1510" w:author="Anurag Thakur" w:date="2026-04-28T14:36:00Z">
        <w:r w:rsidRPr="0031123F">
          <w:t>crash</w:t>
        </w:r>
      </w:ins>
      <w:ins w:id="1511" w:author="Anurag Thakur" w:date="2026-05-01T12:33:00Z" w16du:dateUtc="2026-05-01T07:03:00Z">
        <w:r w:rsidR="00806505">
          <w:t xml:space="preserve"> </w:t>
        </w:r>
      </w:ins>
      <w:ins w:id="1512" w:author="Anurag Thakur" w:date="2026-04-28T14:36:00Z">
        <w:r w:rsidRPr="0031123F">
          <w:t>loops,</w:t>
        </w:r>
      </w:ins>
      <w:ins w:id="1513" w:author="Anurag Thakur" w:date="2026-05-01T12:33:00Z" w16du:dateUtc="2026-05-01T07:03:00Z">
        <w:r w:rsidR="00806505">
          <w:t xml:space="preserve"> </w:t>
        </w:r>
      </w:ins>
      <w:ins w:id="1514" w:author="Anurag Thakur" w:date="2026-04-28T14:36:00Z">
        <w:r w:rsidRPr="0031123F">
          <w:t>pending</w:t>
        </w:r>
      </w:ins>
      <w:ins w:id="1515" w:author="Anurag Thakur" w:date="2026-05-01T12:33:00Z" w16du:dateUtc="2026-05-01T07:03:00Z">
        <w:r w:rsidR="00806505">
          <w:t xml:space="preserve"> </w:t>
        </w:r>
      </w:ins>
      <w:ins w:id="1516" w:author="Anurag Thakur" w:date="2026-04-28T14:36:00Z">
        <w:r w:rsidRPr="0031123F">
          <w:t>pods,</w:t>
        </w:r>
      </w:ins>
      <w:ins w:id="1517" w:author="Anurag Thakur" w:date="2026-05-01T12:33:00Z" w16du:dateUtc="2026-05-01T07:03:00Z">
        <w:r w:rsidR="00806505">
          <w:t xml:space="preserve"> </w:t>
        </w:r>
      </w:ins>
      <w:ins w:id="1518" w:author="Anurag Thakur" w:date="2026-04-28T14:36:00Z">
        <w:r w:rsidRPr="0031123F">
          <w:t>and</w:t>
        </w:r>
      </w:ins>
      <w:ins w:id="1519" w:author="Anurag Thakur" w:date="2026-05-01T12:33:00Z" w16du:dateUtc="2026-05-01T07:03:00Z">
        <w:r w:rsidR="00806505">
          <w:t xml:space="preserve"> </w:t>
        </w:r>
      </w:ins>
      <w:ins w:id="1520" w:author="Anurag Thakur" w:date="2026-04-28T14:36:00Z">
        <w:r w:rsidRPr="0031123F">
          <w:t>node</w:t>
        </w:r>
      </w:ins>
      <w:ins w:id="1521" w:author="Anurag Thakur" w:date="2026-05-01T12:33:00Z" w16du:dateUtc="2026-05-01T07:03:00Z">
        <w:r w:rsidR="00806505">
          <w:t xml:space="preserve"> </w:t>
        </w:r>
      </w:ins>
      <w:ins w:id="1522" w:author="Anurag Thakur" w:date="2026-04-28T14:36:00Z">
        <w:r w:rsidRPr="0031123F">
          <w:t>pressure.</w:t>
        </w:r>
      </w:ins>
    </w:p>
    <w:p w14:paraId="4F8880EE" w14:textId="199DA276" w:rsidR="0031123F" w:rsidRPr="0031123F" w:rsidRDefault="0031123F" w:rsidP="00D966BE">
      <w:pPr>
        <w:pStyle w:val="Bullets"/>
        <w:rPr>
          <w:ins w:id="1523" w:author="Anurag Thakur" w:date="2026-04-28T14:36:00Z"/>
        </w:rPr>
      </w:pPr>
      <w:ins w:id="1524" w:author="Anurag Thakur" w:date="2026-04-28T14:36:00Z">
        <w:r w:rsidRPr="0031123F">
          <w:t>Alert</w:t>
        </w:r>
      </w:ins>
      <w:ins w:id="1525" w:author="Anurag Thakur" w:date="2026-05-01T12:33:00Z" w16du:dateUtc="2026-05-01T07:03:00Z">
        <w:r w:rsidR="00806505">
          <w:t xml:space="preserve"> </w:t>
        </w:r>
      </w:ins>
      <w:ins w:id="1526" w:author="Anurag Thakur" w:date="2026-04-28T14:36:00Z">
        <w:r w:rsidRPr="0031123F">
          <w:t>on</w:t>
        </w:r>
      </w:ins>
      <w:ins w:id="1527" w:author="Anurag Thakur" w:date="2026-05-01T12:33:00Z" w16du:dateUtc="2026-05-01T07:03:00Z">
        <w:r w:rsidR="00806505">
          <w:t xml:space="preserve"> </w:t>
        </w:r>
      </w:ins>
      <w:ins w:id="1528" w:author="Anurag Thakur" w:date="2026-04-28T14:36:00Z">
        <w:r w:rsidRPr="0031123F">
          <w:t>control-plane</w:t>
        </w:r>
      </w:ins>
      <w:ins w:id="1529" w:author="Anurag Thakur" w:date="2026-05-01T12:33:00Z" w16du:dateUtc="2026-05-01T07:03:00Z">
        <w:r w:rsidR="00806505">
          <w:t xml:space="preserve"> </w:t>
        </w:r>
      </w:ins>
      <w:ins w:id="1530" w:author="Anurag Thakur" w:date="2026-04-28T14:36:00Z">
        <w:r w:rsidRPr="0031123F">
          <w:t>and</w:t>
        </w:r>
      </w:ins>
      <w:ins w:id="1531" w:author="Anurag Thakur" w:date="2026-05-01T12:33:00Z" w16du:dateUtc="2026-05-01T07:03:00Z">
        <w:r w:rsidR="00806505">
          <w:t xml:space="preserve"> </w:t>
        </w:r>
      </w:ins>
      <w:ins w:id="1532" w:author="Anurag Thakur" w:date="2026-04-28T14:36:00Z">
        <w:r w:rsidRPr="0031123F">
          <w:t>workload</w:t>
        </w:r>
      </w:ins>
      <w:ins w:id="1533" w:author="Anurag Thakur" w:date="2026-05-01T12:33:00Z" w16du:dateUtc="2026-05-01T07:03:00Z">
        <w:r w:rsidR="00806505">
          <w:t xml:space="preserve"> </w:t>
        </w:r>
      </w:ins>
      <w:ins w:id="1534" w:author="Anurag Thakur" w:date="2026-04-28T14:36:00Z">
        <w:r w:rsidRPr="0031123F">
          <w:t>anomalies</w:t>
        </w:r>
      </w:ins>
      <w:ins w:id="1535" w:author="Anurag Thakur" w:date="2026-05-01T12:33:00Z" w16du:dateUtc="2026-05-01T07:03:00Z">
        <w:r w:rsidR="00806505">
          <w:t xml:space="preserve"> </w:t>
        </w:r>
      </w:ins>
      <w:ins w:id="1536" w:author="Anurag Thakur" w:date="2026-04-28T14:36:00Z">
        <w:r w:rsidRPr="0031123F">
          <w:t>tied</w:t>
        </w:r>
      </w:ins>
      <w:ins w:id="1537" w:author="Anurag Thakur" w:date="2026-05-01T12:33:00Z" w16du:dateUtc="2026-05-01T07:03:00Z">
        <w:r w:rsidR="00806505">
          <w:t xml:space="preserve"> </w:t>
        </w:r>
      </w:ins>
      <w:ins w:id="1538" w:author="Anurag Thakur" w:date="2026-04-28T14:36:00Z">
        <w:r w:rsidRPr="0031123F">
          <w:t>to</w:t>
        </w:r>
      </w:ins>
      <w:ins w:id="1539" w:author="Anurag Thakur" w:date="2026-05-01T12:33:00Z" w16du:dateUtc="2026-05-01T07:03:00Z">
        <w:r w:rsidR="00806505">
          <w:t xml:space="preserve"> </w:t>
        </w:r>
      </w:ins>
      <w:ins w:id="1540" w:author="Anurag Thakur" w:date="2026-04-28T14:36:00Z">
        <w:r w:rsidRPr="0031123F">
          <w:t>service</w:t>
        </w:r>
      </w:ins>
      <w:ins w:id="1541" w:author="Anurag Thakur" w:date="2026-05-01T12:33:00Z" w16du:dateUtc="2026-05-01T07:03:00Z">
        <w:r w:rsidR="00806505">
          <w:t xml:space="preserve"> </w:t>
        </w:r>
      </w:ins>
      <w:ins w:id="1542" w:author="Anurag Thakur" w:date="2026-04-28T14:36:00Z">
        <w:r w:rsidRPr="0031123F">
          <w:t>availability</w:t>
        </w:r>
      </w:ins>
      <w:ins w:id="1543" w:author="Anurag Thakur" w:date="2026-05-01T12:33:00Z" w16du:dateUtc="2026-05-01T07:03:00Z">
        <w:r w:rsidR="00806505">
          <w:t xml:space="preserve"> </w:t>
        </w:r>
      </w:ins>
      <w:ins w:id="1544" w:author="Anurag Thakur" w:date="2026-04-28T14:36:00Z">
        <w:r w:rsidRPr="0031123F">
          <w:t>SLOs.</w:t>
        </w:r>
      </w:ins>
    </w:p>
    <w:p w14:paraId="42C71409" w14:textId="3F7D3CEE" w:rsidR="0031123F" w:rsidRPr="0031123F" w:rsidRDefault="0031123F" w:rsidP="00D966BE">
      <w:pPr>
        <w:pStyle w:val="Bullets"/>
        <w:rPr>
          <w:ins w:id="1545" w:author="Anurag Thakur" w:date="2026-04-28T14:36:00Z"/>
        </w:rPr>
      </w:pPr>
      <w:ins w:id="1546" w:author="Anurag Thakur" w:date="2026-04-28T14:36:00Z">
        <w:r w:rsidRPr="0031123F">
          <w:t>Combine</w:t>
        </w:r>
      </w:ins>
      <w:ins w:id="1547" w:author="Anurag Thakur" w:date="2026-05-01T12:33:00Z" w16du:dateUtc="2026-05-01T07:03:00Z">
        <w:r w:rsidR="00806505">
          <w:t xml:space="preserve"> </w:t>
        </w:r>
      </w:ins>
      <w:ins w:id="1548" w:author="Anurag Thakur" w:date="2026-04-28T14:36:00Z">
        <w:r w:rsidRPr="0031123F">
          <w:t>state</w:t>
        </w:r>
      </w:ins>
      <w:ins w:id="1549" w:author="Anurag Thakur" w:date="2026-05-01T12:33:00Z" w16du:dateUtc="2026-05-01T07:03:00Z">
        <w:r w:rsidR="00806505">
          <w:t xml:space="preserve"> </w:t>
        </w:r>
      </w:ins>
      <w:ins w:id="1550" w:author="Anurag Thakur" w:date="2026-04-28T14:36:00Z">
        <w:r w:rsidRPr="0031123F">
          <w:t>metrics</w:t>
        </w:r>
      </w:ins>
      <w:ins w:id="1551" w:author="Anurag Thakur" w:date="2026-05-01T12:33:00Z" w16du:dateUtc="2026-05-01T07:03:00Z">
        <w:r w:rsidR="00806505">
          <w:t xml:space="preserve"> </w:t>
        </w:r>
      </w:ins>
      <w:ins w:id="1552" w:author="Anurag Thakur" w:date="2026-04-28T14:36:00Z">
        <w:r w:rsidRPr="0031123F">
          <w:t>with</w:t>
        </w:r>
      </w:ins>
      <w:ins w:id="1553" w:author="Anurag Thakur" w:date="2026-05-01T12:33:00Z" w16du:dateUtc="2026-05-01T07:03:00Z">
        <w:r w:rsidR="00806505">
          <w:t xml:space="preserve"> </w:t>
        </w:r>
      </w:ins>
      <w:ins w:id="1554" w:author="Anurag Thakur" w:date="2026-04-28T14:36:00Z">
        <w:r w:rsidRPr="0031123F">
          <w:t>cAdvisor/container</w:t>
        </w:r>
      </w:ins>
      <w:ins w:id="1555" w:author="Anurag Thakur" w:date="2026-05-01T12:33:00Z" w16du:dateUtc="2026-05-01T07:03:00Z">
        <w:r w:rsidR="00806505">
          <w:t xml:space="preserve"> </w:t>
        </w:r>
      </w:ins>
      <w:ins w:id="1556" w:author="Anurag Thakur" w:date="2026-04-28T14:36:00Z">
        <w:r w:rsidRPr="0031123F">
          <w:t>runtime</w:t>
        </w:r>
      </w:ins>
      <w:ins w:id="1557" w:author="Anurag Thakur" w:date="2026-05-01T12:33:00Z" w16du:dateUtc="2026-05-01T07:03:00Z">
        <w:r w:rsidR="00806505">
          <w:t xml:space="preserve"> </w:t>
        </w:r>
      </w:ins>
      <w:ins w:id="1558" w:author="Anurag Thakur" w:date="2026-04-28T14:36:00Z">
        <w:r w:rsidRPr="0031123F">
          <w:t>metrics</w:t>
        </w:r>
      </w:ins>
      <w:ins w:id="1559" w:author="Anurag Thakur" w:date="2026-05-01T12:33:00Z" w16du:dateUtc="2026-05-01T07:03:00Z">
        <w:r w:rsidR="00806505">
          <w:t xml:space="preserve"> </w:t>
        </w:r>
      </w:ins>
      <w:ins w:id="1560" w:author="Anurag Thakur" w:date="2026-04-28T14:36:00Z">
        <w:r w:rsidRPr="0031123F">
          <w:t>for</w:t>
        </w:r>
      </w:ins>
      <w:ins w:id="1561" w:author="Anurag Thakur" w:date="2026-05-01T12:33:00Z" w16du:dateUtc="2026-05-01T07:03:00Z">
        <w:r w:rsidR="00806505">
          <w:t xml:space="preserve"> </w:t>
        </w:r>
      </w:ins>
      <w:ins w:id="1562" w:author="Anurag Thakur" w:date="2026-04-28T14:36:00Z">
        <w:r w:rsidRPr="0031123F">
          <w:t>full</w:t>
        </w:r>
      </w:ins>
      <w:ins w:id="1563" w:author="Anurag Thakur" w:date="2026-05-01T12:33:00Z" w16du:dateUtc="2026-05-01T07:03:00Z">
        <w:r w:rsidR="00806505">
          <w:t xml:space="preserve"> </w:t>
        </w:r>
      </w:ins>
      <w:ins w:id="1564" w:author="Anurag Thakur" w:date="2026-04-28T14:36:00Z">
        <w:r w:rsidRPr="0031123F">
          <w:t>K8s</w:t>
        </w:r>
      </w:ins>
      <w:ins w:id="1565" w:author="Anurag Thakur" w:date="2026-05-01T12:33:00Z" w16du:dateUtc="2026-05-01T07:03:00Z">
        <w:r w:rsidR="00806505">
          <w:t xml:space="preserve"> </w:t>
        </w:r>
      </w:ins>
      <w:ins w:id="1566" w:author="Anurag Thakur" w:date="2026-04-28T14:36:00Z">
        <w:r w:rsidRPr="0031123F">
          <w:t>visibility.</w:t>
        </w:r>
      </w:ins>
    </w:p>
    <w:p w14:paraId="6A58747C" w14:textId="0A2702EA" w:rsidR="0031123F" w:rsidRPr="00D966BE" w:rsidRDefault="0031123F" w:rsidP="0031123F">
      <w:pPr>
        <w:rPr>
          <w:ins w:id="1567" w:author="Anurag Thakur" w:date="2026-04-28T14:36:00Z"/>
          <w:b/>
          <w:bCs/>
        </w:rPr>
      </w:pPr>
      <w:ins w:id="1568" w:author="Anurag Thakur" w:date="2026-04-28T14:36:00Z">
        <w:r w:rsidRPr="00D966BE">
          <w:rPr>
            <w:b/>
            <w:bCs/>
          </w:rPr>
          <w:t>Why</w:t>
        </w:r>
      </w:ins>
      <w:ins w:id="1569" w:author="Anurag Thakur" w:date="2026-05-01T12:33:00Z" w16du:dateUtc="2026-05-01T07:03:00Z">
        <w:r w:rsidR="00806505">
          <w:rPr>
            <w:b/>
            <w:bCs/>
          </w:rPr>
          <w:t xml:space="preserve"> </w:t>
        </w:r>
      </w:ins>
      <w:ins w:id="1570" w:author="Anurag Thakur" w:date="2026-04-28T14:36:00Z">
        <w:r w:rsidRPr="00D966BE">
          <w:rPr>
            <w:b/>
            <w:bCs/>
          </w:rPr>
          <w:t>it</w:t>
        </w:r>
      </w:ins>
      <w:ins w:id="1571" w:author="Anurag Thakur" w:date="2026-05-01T12:33:00Z" w16du:dateUtc="2026-05-01T07:03:00Z">
        <w:r w:rsidR="00806505">
          <w:rPr>
            <w:b/>
            <w:bCs/>
          </w:rPr>
          <w:t xml:space="preserve"> </w:t>
        </w:r>
      </w:ins>
      <w:ins w:id="1572" w:author="Anurag Thakur" w:date="2026-04-28T14:36:00Z">
        <w:r w:rsidRPr="00D966BE">
          <w:rPr>
            <w:b/>
            <w:bCs/>
          </w:rPr>
          <w:t>matters:</w:t>
        </w:r>
      </w:ins>
    </w:p>
    <w:p w14:paraId="5E79A35E" w14:textId="0840C940" w:rsidR="0031123F" w:rsidRPr="0031123F" w:rsidRDefault="0031123F" w:rsidP="00D966BE">
      <w:pPr>
        <w:pStyle w:val="Bullets"/>
        <w:rPr>
          <w:ins w:id="1573" w:author="Anurag Thakur" w:date="2026-04-28T14:36:00Z"/>
        </w:rPr>
      </w:pPr>
      <w:ins w:id="1574" w:author="Anurag Thakur" w:date="2026-04-28T14:36:00Z">
        <w:r w:rsidRPr="0031123F">
          <w:t>Connects</w:t>
        </w:r>
      </w:ins>
      <w:ins w:id="1575" w:author="Anurag Thakur" w:date="2026-05-01T12:33:00Z" w16du:dateUtc="2026-05-01T07:03:00Z">
        <w:r w:rsidR="00806505">
          <w:t xml:space="preserve"> </w:t>
        </w:r>
      </w:ins>
      <w:ins w:id="1576" w:author="Anurag Thakur" w:date="2026-04-28T14:36:00Z">
        <w:r w:rsidRPr="0031123F">
          <w:t>cluster</w:t>
        </w:r>
      </w:ins>
      <w:ins w:id="1577" w:author="Anurag Thakur" w:date="2026-05-01T12:33:00Z" w16du:dateUtc="2026-05-01T07:03:00Z">
        <w:r w:rsidR="00806505">
          <w:t xml:space="preserve"> </w:t>
        </w:r>
      </w:ins>
      <w:ins w:id="1578" w:author="Anurag Thakur" w:date="2026-04-28T14:36:00Z">
        <w:r w:rsidRPr="0031123F">
          <w:t>state</w:t>
        </w:r>
      </w:ins>
      <w:ins w:id="1579" w:author="Anurag Thakur" w:date="2026-05-01T12:33:00Z" w16du:dateUtc="2026-05-01T07:03:00Z">
        <w:r w:rsidR="00806505">
          <w:t xml:space="preserve"> </w:t>
        </w:r>
      </w:ins>
      <w:ins w:id="1580" w:author="Anurag Thakur" w:date="2026-04-28T14:36:00Z">
        <w:r w:rsidRPr="0031123F">
          <w:t>changes</w:t>
        </w:r>
      </w:ins>
      <w:ins w:id="1581" w:author="Anurag Thakur" w:date="2026-05-01T12:33:00Z" w16du:dateUtc="2026-05-01T07:03:00Z">
        <w:r w:rsidR="00806505">
          <w:t xml:space="preserve"> </w:t>
        </w:r>
      </w:ins>
      <w:ins w:id="1582" w:author="Anurag Thakur" w:date="2026-04-28T14:36:00Z">
        <w:r w:rsidRPr="0031123F">
          <w:t>directly</w:t>
        </w:r>
      </w:ins>
      <w:ins w:id="1583" w:author="Anurag Thakur" w:date="2026-05-01T12:33:00Z" w16du:dateUtc="2026-05-01T07:03:00Z">
        <w:r w:rsidR="00806505">
          <w:t xml:space="preserve"> </w:t>
        </w:r>
      </w:ins>
      <w:ins w:id="1584" w:author="Anurag Thakur" w:date="2026-04-28T14:36:00Z">
        <w:r w:rsidRPr="0031123F">
          <w:t>to</w:t>
        </w:r>
      </w:ins>
      <w:ins w:id="1585" w:author="Anurag Thakur" w:date="2026-05-01T12:33:00Z" w16du:dateUtc="2026-05-01T07:03:00Z">
        <w:r w:rsidR="00806505">
          <w:t xml:space="preserve"> </w:t>
        </w:r>
      </w:ins>
      <w:ins w:id="1586" w:author="Anurag Thakur" w:date="2026-04-28T14:36:00Z">
        <w:r w:rsidRPr="0031123F">
          <w:t>service</w:t>
        </w:r>
      </w:ins>
      <w:ins w:id="1587" w:author="Anurag Thakur" w:date="2026-05-01T12:33:00Z" w16du:dateUtc="2026-05-01T07:03:00Z">
        <w:r w:rsidR="00806505">
          <w:t xml:space="preserve"> </w:t>
        </w:r>
      </w:ins>
      <w:ins w:id="1588" w:author="Anurag Thakur" w:date="2026-04-28T14:36:00Z">
        <w:r w:rsidRPr="0031123F">
          <w:t>reliability</w:t>
        </w:r>
      </w:ins>
      <w:ins w:id="1589" w:author="Anurag Thakur" w:date="2026-05-01T12:33:00Z" w16du:dateUtc="2026-05-01T07:03:00Z">
        <w:r w:rsidR="00806505">
          <w:t xml:space="preserve"> </w:t>
        </w:r>
      </w:ins>
      <w:ins w:id="1590" w:author="Anurag Thakur" w:date="2026-04-28T14:36:00Z">
        <w:r w:rsidRPr="0031123F">
          <w:t>outcomes.</w:t>
        </w:r>
      </w:ins>
    </w:p>
    <w:p w14:paraId="03AD4DE6" w14:textId="5C0FE600" w:rsidR="00455FE3" w:rsidRDefault="0031123F" w:rsidP="004E17AF">
      <w:pPr>
        <w:pStyle w:val="Heading3"/>
        <w:rPr>
          <w:ins w:id="1591" w:author="Anurag Thakur" w:date="2026-04-28T15:22:00Z" w16du:dateUtc="2026-04-28T09:52:00Z"/>
        </w:rPr>
      </w:pPr>
      <w:bookmarkStart w:id="1592" w:name="_Toc228549491"/>
      <w:bookmarkStart w:id="1593" w:name="_Toc228784879"/>
      <w:ins w:id="1594" w:author="Anurag Thakur" w:date="2026-04-28T14:36:00Z">
        <w:r w:rsidRPr="0031123F">
          <w:t>Layer:</w:t>
        </w:r>
      </w:ins>
      <w:ins w:id="1595" w:author="Anurag Thakur" w:date="2026-05-01T12:33:00Z" w16du:dateUtc="2026-05-01T07:03:00Z">
        <w:r w:rsidR="00806505">
          <w:t xml:space="preserve"> </w:t>
        </w:r>
      </w:ins>
      <w:ins w:id="1596" w:author="Anurag Thakur" w:date="2026-04-28T14:36:00Z">
        <w:r w:rsidRPr="0031123F">
          <w:t>Network</w:t>
        </w:r>
      </w:ins>
      <w:ins w:id="1597" w:author="Anurag Thakur" w:date="2026-05-01T12:33:00Z" w16du:dateUtc="2026-05-01T07:03:00Z">
        <w:r w:rsidR="00806505">
          <w:t xml:space="preserve"> </w:t>
        </w:r>
      </w:ins>
      <w:ins w:id="1598" w:author="Anurag Thakur" w:date="2026-04-28T14:36:00Z">
        <w:r w:rsidRPr="0031123F">
          <w:t>Monitoring</w:t>
        </w:r>
      </w:ins>
      <w:ins w:id="1599" w:author="Anurag Thakur" w:date="2026-05-01T12:33:00Z" w16du:dateUtc="2026-05-01T07:03:00Z">
        <w:r w:rsidR="00806505">
          <w:t xml:space="preserve"> </w:t>
        </w:r>
      </w:ins>
      <w:ins w:id="1600" w:author="Anurag Thakur" w:date="2026-04-28T15:22:00Z" w16du:dateUtc="2026-04-28T09:52:00Z">
        <w:r w:rsidR="00455FE3">
          <w:t>/</w:t>
        </w:r>
      </w:ins>
      <w:ins w:id="1601" w:author="Anurag Thakur" w:date="2026-05-01T12:33:00Z" w16du:dateUtc="2026-05-01T07:03:00Z">
        <w:r w:rsidR="00806505">
          <w:t xml:space="preserve"> </w:t>
        </w:r>
      </w:ins>
      <w:ins w:id="1602" w:author="Anurag Thakur" w:date="2026-04-28T14:36:00Z">
        <w:r w:rsidRPr="0031123F">
          <w:t>Tool:</w:t>
        </w:r>
      </w:ins>
      <w:ins w:id="1603" w:author="Anurag Thakur" w:date="2026-05-01T12:33:00Z" w16du:dateUtc="2026-05-01T07:03:00Z">
        <w:r w:rsidR="00806505">
          <w:t xml:space="preserve"> </w:t>
        </w:r>
      </w:ins>
      <w:ins w:id="1604" w:author="Anurag Thakur" w:date="2026-04-28T14:36:00Z">
        <w:r w:rsidRPr="0031123F">
          <w:t>eBPF</w:t>
        </w:r>
      </w:ins>
      <w:ins w:id="1605" w:author="Anurag Thakur" w:date="2026-05-01T12:33:00Z" w16du:dateUtc="2026-05-01T07:03:00Z">
        <w:r w:rsidR="00806505">
          <w:t xml:space="preserve"> </w:t>
        </w:r>
      </w:ins>
      <w:ins w:id="1606" w:author="Anurag Thakur" w:date="2026-04-28T14:36:00Z">
        <w:r w:rsidRPr="0031123F">
          <w:t>/</w:t>
        </w:r>
      </w:ins>
      <w:ins w:id="1607" w:author="Anurag Thakur" w:date="2026-05-01T12:33:00Z" w16du:dateUtc="2026-05-01T07:03:00Z">
        <w:r w:rsidR="00806505">
          <w:t xml:space="preserve"> </w:t>
        </w:r>
      </w:ins>
      <w:ins w:id="1608" w:author="Anurag Thakur" w:date="2026-04-28T14:36:00Z">
        <w:r w:rsidRPr="0031123F">
          <w:t>Cilium</w:t>
        </w:r>
      </w:ins>
      <w:ins w:id="1609" w:author="Anurag Thakur" w:date="2026-05-01T12:33:00Z" w16du:dateUtc="2026-05-01T07:03:00Z">
        <w:r w:rsidR="00806505">
          <w:t xml:space="preserve"> </w:t>
        </w:r>
      </w:ins>
      <w:ins w:id="1610" w:author="Anurag Thakur" w:date="2026-04-28T14:36:00Z">
        <w:r w:rsidRPr="0031123F">
          <w:t>/</w:t>
        </w:r>
      </w:ins>
      <w:ins w:id="1611" w:author="Anurag Thakur" w:date="2026-05-01T12:33:00Z" w16du:dateUtc="2026-05-01T07:03:00Z">
        <w:r w:rsidR="00806505">
          <w:t xml:space="preserve"> </w:t>
        </w:r>
      </w:ins>
      <w:ins w:id="1612" w:author="Anurag Thakur" w:date="2026-04-28T14:36:00Z">
        <w:r w:rsidRPr="0031123F">
          <w:t>Pixie</w:t>
        </w:r>
      </w:ins>
      <w:bookmarkEnd w:id="1592"/>
      <w:bookmarkEnd w:id="1593"/>
    </w:p>
    <w:p w14:paraId="0F9A780E" w14:textId="1063E94D" w:rsidR="0031123F" w:rsidRPr="0031123F" w:rsidRDefault="0031123F" w:rsidP="0031123F">
      <w:pPr>
        <w:rPr>
          <w:ins w:id="1613" w:author="Anurag Thakur" w:date="2026-04-28T14:36:00Z"/>
        </w:rPr>
      </w:pPr>
      <w:ins w:id="1614" w:author="Anurag Thakur" w:date="2026-04-28T14:36:00Z">
        <w:r w:rsidRPr="0031123F">
          <w:t>Deep</w:t>
        </w:r>
      </w:ins>
      <w:ins w:id="1615" w:author="Anurag Thakur" w:date="2026-05-01T12:33:00Z" w16du:dateUtc="2026-05-01T07:03:00Z">
        <w:r w:rsidR="00806505">
          <w:t xml:space="preserve"> </w:t>
        </w:r>
      </w:ins>
      <w:ins w:id="1616" w:author="Anurag Thakur" w:date="2026-04-28T14:36:00Z">
        <w:r w:rsidRPr="0031123F">
          <w:t>network</w:t>
        </w:r>
      </w:ins>
      <w:ins w:id="1617" w:author="Anurag Thakur" w:date="2026-05-01T12:33:00Z" w16du:dateUtc="2026-05-01T07:03:00Z">
        <w:r w:rsidR="00806505">
          <w:t xml:space="preserve"> </w:t>
        </w:r>
      </w:ins>
      <w:ins w:id="1618" w:author="Anurag Thakur" w:date="2026-04-28T14:36:00Z">
        <w:r w:rsidRPr="0031123F">
          <w:t>and</w:t>
        </w:r>
      </w:ins>
      <w:ins w:id="1619" w:author="Anurag Thakur" w:date="2026-05-01T12:33:00Z" w16du:dateUtc="2026-05-01T07:03:00Z">
        <w:r w:rsidR="00806505">
          <w:t xml:space="preserve"> </w:t>
        </w:r>
      </w:ins>
      <w:ins w:id="1620" w:author="Anurag Thakur" w:date="2026-04-28T14:36:00Z">
        <w:r w:rsidRPr="0031123F">
          <w:t>service</w:t>
        </w:r>
      </w:ins>
      <w:ins w:id="1621" w:author="Anurag Thakur" w:date="2026-05-01T12:33:00Z" w16du:dateUtc="2026-05-01T07:03:00Z">
        <w:r w:rsidR="00806505">
          <w:t xml:space="preserve"> </w:t>
        </w:r>
      </w:ins>
      <w:ins w:id="1622" w:author="Anurag Thakur" w:date="2026-04-28T14:36:00Z">
        <w:r w:rsidRPr="0031123F">
          <w:t>communication</w:t>
        </w:r>
      </w:ins>
      <w:ins w:id="1623" w:author="Anurag Thakur" w:date="2026-05-01T12:33:00Z" w16du:dateUtc="2026-05-01T07:03:00Z">
        <w:r w:rsidR="00806505">
          <w:t xml:space="preserve"> </w:t>
        </w:r>
      </w:ins>
      <w:ins w:id="1624" w:author="Anurag Thakur" w:date="2026-04-28T14:36:00Z">
        <w:r w:rsidRPr="0031123F">
          <w:t>observability,</w:t>
        </w:r>
      </w:ins>
      <w:ins w:id="1625" w:author="Anurag Thakur" w:date="2026-05-01T12:33:00Z" w16du:dateUtc="2026-05-01T07:03:00Z">
        <w:r w:rsidR="00806505">
          <w:t xml:space="preserve"> </w:t>
        </w:r>
      </w:ins>
      <w:ins w:id="1626" w:author="Anurag Thakur" w:date="2026-04-28T14:36:00Z">
        <w:r w:rsidRPr="0031123F">
          <w:t>including</w:t>
        </w:r>
      </w:ins>
      <w:ins w:id="1627" w:author="Anurag Thakur" w:date="2026-05-01T12:33:00Z" w16du:dateUtc="2026-05-01T07:03:00Z">
        <w:r w:rsidR="00806505">
          <w:t xml:space="preserve"> </w:t>
        </w:r>
      </w:ins>
      <w:ins w:id="1628" w:author="Anurag Thakur" w:date="2026-04-28T14:36:00Z">
        <w:r w:rsidRPr="0031123F">
          <w:t>flow,</w:t>
        </w:r>
      </w:ins>
      <w:ins w:id="1629" w:author="Anurag Thakur" w:date="2026-05-01T12:33:00Z" w16du:dateUtc="2026-05-01T07:03:00Z">
        <w:r w:rsidR="00806505">
          <w:t xml:space="preserve"> </w:t>
        </w:r>
      </w:ins>
      <w:ins w:id="1630" w:author="Anurag Thakur" w:date="2026-04-28T14:36:00Z">
        <w:r w:rsidRPr="0031123F">
          <w:t>latency,</w:t>
        </w:r>
      </w:ins>
      <w:ins w:id="1631" w:author="Anurag Thakur" w:date="2026-05-01T12:33:00Z" w16du:dateUtc="2026-05-01T07:03:00Z">
        <w:r w:rsidR="00806505">
          <w:t xml:space="preserve"> </w:t>
        </w:r>
      </w:ins>
      <w:ins w:id="1632" w:author="Anurag Thakur" w:date="2026-04-28T14:36:00Z">
        <w:r w:rsidRPr="0031123F">
          <w:t>and</w:t>
        </w:r>
      </w:ins>
      <w:ins w:id="1633" w:author="Anurag Thakur" w:date="2026-05-01T12:33:00Z" w16du:dateUtc="2026-05-01T07:03:00Z">
        <w:r w:rsidR="00806505">
          <w:t xml:space="preserve"> </w:t>
        </w:r>
      </w:ins>
      <w:ins w:id="1634" w:author="Anurag Thakur" w:date="2026-04-28T14:36:00Z">
        <w:r w:rsidRPr="0031123F">
          <w:t>policy</w:t>
        </w:r>
      </w:ins>
      <w:ins w:id="1635" w:author="Anurag Thakur" w:date="2026-05-01T12:33:00Z" w16du:dateUtc="2026-05-01T07:03:00Z">
        <w:r w:rsidR="00806505">
          <w:t xml:space="preserve"> </w:t>
        </w:r>
      </w:ins>
      <w:ins w:id="1636" w:author="Anurag Thakur" w:date="2026-04-28T14:36:00Z">
        <w:r w:rsidRPr="0031123F">
          <w:t>insights.</w:t>
        </w:r>
      </w:ins>
    </w:p>
    <w:p w14:paraId="33FC5EB8" w14:textId="040F6BDA" w:rsidR="0031123F" w:rsidRPr="00D966BE" w:rsidRDefault="0031123F" w:rsidP="0031123F">
      <w:pPr>
        <w:rPr>
          <w:ins w:id="1637" w:author="Anurag Thakur" w:date="2026-04-28T14:36:00Z"/>
          <w:b/>
          <w:bCs/>
        </w:rPr>
      </w:pPr>
      <w:ins w:id="1638" w:author="Anurag Thakur" w:date="2026-04-28T14:36:00Z">
        <w:r w:rsidRPr="00D966BE">
          <w:rPr>
            <w:b/>
            <w:bCs/>
          </w:rPr>
          <w:t>Implementation</w:t>
        </w:r>
      </w:ins>
      <w:ins w:id="1639" w:author="Anurag Thakur" w:date="2026-05-01T12:33:00Z" w16du:dateUtc="2026-05-01T07:03:00Z">
        <w:r w:rsidR="00806505">
          <w:rPr>
            <w:b/>
            <w:bCs/>
          </w:rPr>
          <w:t xml:space="preserve"> </w:t>
        </w:r>
      </w:ins>
      <w:ins w:id="1640" w:author="Anurag Thakur" w:date="2026-04-28T14:36:00Z">
        <w:r w:rsidRPr="00D966BE">
          <w:rPr>
            <w:b/>
            <w:bCs/>
          </w:rPr>
          <w:t>detail:</w:t>
        </w:r>
      </w:ins>
    </w:p>
    <w:p w14:paraId="73CA8412" w14:textId="5B6A2A2A" w:rsidR="0031123F" w:rsidRPr="0031123F" w:rsidRDefault="0031123F" w:rsidP="00D966BE">
      <w:pPr>
        <w:pStyle w:val="Bullets"/>
        <w:rPr>
          <w:ins w:id="1641" w:author="Anurag Thakur" w:date="2026-04-28T14:36:00Z"/>
        </w:rPr>
      </w:pPr>
      <w:ins w:id="1642" w:author="Anurag Thakur" w:date="2026-04-28T14:36:00Z">
        <w:r w:rsidRPr="0031123F">
          <w:t>Capture</w:t>
        </w:r>
      </w:ins>
      <w:ins w:id="1643" w:author="Anurag Thakur" w:date="2026-05-01T12:33:00Z" w16du:dateUtc="2026-05-01T07:03:00Z">
        <w:r w:rsidR="00806505">
          <w:t xml:space="preserve"> </w:t>
        </w:r>
      </w:ins>
      <w:ins w:id="1644" w:author="Anurag Thakur" w:date="2026-04-28T14:36:00Z">
        <w:r w:rsidRPr="0031123F">
          <w:t>L3-L7</w:t>
        </w:r>
      </w:ins>
      <w:ins w:id="1645" w:author="Anurag Thakur" w:date="2026-05-01T12:33:00Z" w16du:dateUtc="2026-05-01T07:03:00Z">
        <w:r w:rsidR="00806505">
          <w:t xml:space="preserve"> </w:t>
        </w:r>
      </w:ins>
      <w:ins w:id="1646" w:author="Anurag Thakur" w:date="2026-04-28T14:36:00Z">
        <w:r w:rsidRPr="0031123F">
          <w:t>network</w:t>
        </w:r>
      </w:ins>
      <w:ins w:id="1647" w:author="Anurag Thakur" w:date="2026-05-01T12:33:00Z" w16du:dateUtc="2026-05-01T07:03:00Z">
        <w:r w:rsidR="00806505">
          <w:t xml:space="preserve"> </w:t>
        </w:r>
      </w:ins>
      <w:ins w:id="1648" w:author="Anurag Thakur" w:date="2026-04-28T14:36:00Z">
        <w:r w:rsidRPr="0031123F">
          <w:t>flow</w:t>
        </w:r>
      </w:ins>
      <w:ins w:id="1649" w:author="Anurag Thakur" w:date="2026-05-01T12:33:00Z" w16du:dateUtc="2026-05-01T07:03:00Z">
        <w:r w:rsidR="00806505">
          <w:t xml:space="preserve"> </w:t>
        </w:r>
      </w:ins>
      <w:ins w:id="1650" w:author="Anurag Thakur" w:date="2026-04-28T14:36:00Z">
        <w:r w:rsidRPr="0031123F">
          <w:t>visibility</w:t>
        </w:r>
      </w:ins>
      <w:ins w:id="1651" w:author="Anurag Thakur" w:date="2026-05-01T12:33:00Z" w16du:dateUtc="2026-05-01T07:03:00Z">
        <w:r w:rsidR="00806505">
          <w:t xml:space="preserve"> </w:t>
        </w:r>
      </w:ins>
      <w:ins w:id="1652" w:author="Anurag Thakur" w:date="2026-04-28T14:36:00Z">
        <w:r w:rsidRPr="0031123F">
          <w:t>and</w:t>
        </w:r>
      </w:ins>
      <w:ins w:id="1653" w:author="Anurag Thakur" w:date="2026-05-01T12:33:00Z" w16du:dateUtc="2026-05-01T07:03:00Z">
        <w:r w:rsidR="00806505">
          <w:t xml:space="preserve"> </w:t>
        </w:r>
      </w:ins>
      <w:ins w:id="1654" w:author="Anurag Thakur" w:date="2026-04-28T14:36:00Z">
        <w:r w:rsidRPr="0031123F">
          <w:t>service</w:t>
        </w:r>
      </w:ins>
      <w:ins w:id="1655" w:author="Anurag Thakur" w:date="2026-05-01T12:33:00Z" w16du:dateUtc="2026-05-01T07:03:00Z">
        <w:r w:rsidR="00806505">
          <w:t xml:space="preserve"> </w:t>
        </w:r>
      </w:ins>
      <w:ins w:id="1656" w:author="Anurag Thakur" w:date="2026-04-28T14:36:00Z">
        <w:r w:rsidRPr="0031123F">
          <w:t>dependency</w:t>
        </w:r>
      </w:ins>
      <w:ins w:id="1657" w:author="Anurag Thakur" w:date="2026-05-01T12:33:00Z" w16du:dateUtc="2026-05-01T07:03:00Z">
        <w:r w:rsidR="00806505">
          <w:t xml:space="preserve"> </w:t>
        </w:r>
      </w:ins>
      <w:ins w:id="1658" w:author="Anurag Thakur" w:date="2026-04-28T14:36:00Z">
        <w:r w:rsidRPr="0031123F">
          <w:t>maps.</w:t>
        </w:r>
      </w:ins>
    </w:p>
    <w:p w14:paraId="3B398E77" w14:textId="4B871D76" w:rsidR="0031123F" w:rsidRPr="0031123F" w:rsidRDefault="0031123F" w:rsidP="00D966BE">
      <w:pPr>
        <w:pStyle w:val="Bullets"/>
        <w:rPr>
          <w:ins w:id="1659" w:author="Anurag Thakur" w:date="2026-04-28T14:36:00Z"/>
        </w:rPr>
      </w:pPr>
      <w:ins w:id="1660" w:author="Anurag Thakur" w:date="2026-04-28T14:36:00Z">
        <w:r w:rsidRPr="0031123F">
          <w:t>Observe</w:t>
        </w:r>
      </w:ins>
      <w:ins w:id="1661" w:author="Anurag Thakur" w:date="2026-05-01T12:33:00Z" w16du:dateUtc="2026-05-01T07:03:00Z">
        <w:r w:rsidR="00806505">
          <w:t xml:space="preserve"> </w:t>
        </w:r>
      </w:ins>
      <w:ins w:id="1662" w:author="Anurag Thakur" w:date="2026-04-28T14:36:00Z">
        <w:r w:rsidRPr="0031123F">
          <w:t>cross-namespace</w:t>
        </w:r>
      </w:ins>
      <w:ins w:id="1663" w:author="Anurag Thakur" w:date="2026-05-01T12:33:00Z" w16du:dateUtc="2026-05-01T07:03:00Z">
        <w:r w:rsidR="00806505">
          <w:t xml:space="preserve"> </w:t>
        </w:r>
      </w:ins>
      <w:ins w:id="1664" w:author="Anurag Thakur" w:date="2026-04-28T14:36:00Z">
        <w:r w:rsidRPr="0031123F">
          <w:t>and</w:t>
        </w:r>
      </w:ins>
      <w:ins w:id="1665" w:author="Anurag Thakur" w:date="2026-05-01T12:33:00Z" w16du:dateUtc="2026-05-01T07:03:00Z">
        <w:r w:rsidR="00806505">
          <w:t xml:space="preserve"> </w:t>
        </w:r>
      </w:ins>
      <w:ins w:id="1666" w:author="Anurag Thakur" w:date="2026-04-28T14:36:00Z">
        <w:r w:rsidRPr="0031123F">
          <w:t>east-west</w:t>
        </w:r>
      </w:ins>
      <w:ins w:id="1667" w:author="Anurag Thakur" w:date="2026-05-01T12:33:00Z" w16du:dateUtc="2026-05-01T07:03:00Z">
        <w:r w:rsidR="00806505">
          <w:t xml:space="preserve"> </w:t>
        </w:r>
      </w:ins>
      <w:ins w:id="1668" w:author="Anurag Thakur" w:date="2026-04-28T14:36:00Z">
        <w:r w:rsidRPr="0031123F">
          <w:t>traffic</w:t>
        </w:r>
      </w:ins>
      <w:ins w:id="1669" w:author="Anurag Thakur" w:date="2026-05-01T12:33:00Z" w16du:dateUtc="2026-05-01T07:03:00Z">
        <w:r w:rsidR="00806505">
          <w:t xml:space="preserve"> </w:t>
        </w:r>
      </w:ins>
      <w:ins w:id="1670" w:author="Anurag Thakur" w:date="2026-04-28T14:36:00Z">
        <w:r w:rsidRPr="0031123F">
          <w:t>for</w:t>
        </w:r>
      </w:ins>
      <w:ins w:id="1671" w:author="Anurag Thakur" w:date="2026-05-01T12:33:00Z" w16du:dateUtc="2026-05-01T07:03:00Z">
        <w:r w:rsidR="00806505">
          <w:t xml:space="preserve"> </w:t>
        </w:r>
      </w:ins>
      <w:ins w:id="1672" w:author="Anurag Thakur" w:date="2026-04-28T14:36:00Z">
        <w:r w:rsidRPr="0031123F">
          <w:t>latency,</w:t>
        </w:r>
      </w:ins>
      <w:ins w:id="1673" w:author="Anurag Thakur" w:date="2026-05-01T12:33:00Z" w16du:dateUtc="2026-05-01T07:03:00Z">
        <w:r w:rsidR="00806505">
          <w:t xml:space="preserve"> </w:t>
        </w:r>
      </w:ins>
      <w:ins w:id="1674" w:author="Anurag Thakur" w:date="2026-04-28T14:36:00Z">
        <w:r w:rsidRPr="0031123F">
          <w:t>drops,</w:t>
        </w:r>
      </w:ins>
      <w:ins w:id="1675" w:author="Anurag Thakur" w:date="2026-05-01T12:33:00Z" w16du:dateUtc="2026-05-01T07:03:00Z">
        <w:r w:rsidR="00806505">
          <w:t xml:space="preserve"> </w:t>
        </w:r>
      </w:ins>
      <w:ins w:id="1676" w:author="Anurag Thakur" w:date="2026-04-28T14:36:00Z">
        <w:r w:rsidRPr="0031123F">
          <w:t>and</w:t>
        </w:r>
      </w:ins>
      <w:ins w:id="1677" w:author="Anurag Thakur" w:date="2026-05-01T12:33:00Z" w16du:dateUtc="2026-05-01T07:03:00Z">
        <w:r w:rsidR="00806505">
          <w:t xml:space="preserve"> </w:t>
        </w:r>
      </w:ins>
      <w:ins w:id="1678" w:author="Anurag Thakur" w:date="2026-04-28T14:36:00Z">
        <w:r w:rsidRPr="0031123F">
          <w:t>policy</w:t>
        </w:r>
      </w:ins>
      <w:ins w:id="1679" w:author="Anurag Thakur" w:date="2026-05-01T12:33:00Z" w16du:dateUtc="2026-05-01T07:03:00Z">
        <w:r w:rsidR="00806505">
          <w:t xml:space="preserve"> </w:t>
        </w:r>
      </w:ins>
      <w:ins w:id="1680" w:author="Anurag Thakur" w:date="2026-04-28T14:36:00Z">
        <w:r w:rsidRPr="0031123F">
          <w:t>violations.</w:t>
        </w:r>
      </w:ins>
    </w:p>
    <w:p w14:paraId="2A1B42AC" w14:textId="0A6453F0" w:rsidR="0031123F" w:rsidRPr="0031123F" w:rsidRDefault="0031123F" w:rsidP="00D966BE">
      <w:pPr>
        <w:pStyle w:val="Bullets"/>
        <w:rPr>
          <w:ins w:id="1681" w:author="Anurag Thakur" w:date="2026-04-28T14:36:00Z"/>
        </w:rPr>
      </w:pPr>
      <w:ins w:id="1682" w:author="Anurag Thakur" w:date="2026-04-28T14:36:00Z">
        <w:r w:rsidRPr="0031123F">
          <w:t>Use</w:t>
        </w:r>
      </w:ins>
      <w:ins w:id="1683" w:author="Anurag Thakur" w:date="2026-05-01T12:33:00Z" w16du:dateUtc="2026-05-01T07:03:00Z">
        <w:r w:rsidR="00806505">
          <w:t xml:space="preserve"> </w:t>
        </w:r>
      </w:ins>
      <w:ins w:id="1684" w:author="Anurag Thakur" w:date="2026-04-28T14:36:00Z">
        <w:r w:rsidRPr="0031123F">
          <w:t>selectively</w:t>
        </w:r>
      </w:ins>
      <w:ins w:id="1685" w:author="Anurag Thakur" w:date="2026-05-01T12:33:00Z" w16du:dateUtc="2026-05-01T07:03:00Z">
        <w:r w:rsidR="00806505">
          <w:t xml:space="preserve"> </w:t>
        </w:r>
      </w:ins>
      <w:ins w:id="1686" w:author="Anurag Thakur" w:date="2026-04-28T14:36:00Z">
        <w:r w:rsidRPr="0031123F">
          <w:t>in</w:t>
        </w:r>
      </w:ins>
      <w:ins w:id="1687" w:author="Anurag Thakur" w:date="2026-05-01T12:33:00Z" w16du:dateUtc="2026-05-01T07:03:00Z">
        <w:r w:rsidR="00806505">
          <w:t xml:space="preserve"> </w:t>
        </w:r>
      </w:ins>
      <w:ins w:id="1688" w:author="Anurag Thakur" w:date="2026-04-28T14:36:00Z">
        <w:r w:rsidRPr="0031123F">
          <w:t>performance-sensitive</w:t>
        </w:r>
      </w:ins>
      <w:ins w:id="1689" w:author="Anurag Thakur" w:date="2026-05-01T12:33:00Z" w16du:dateUtc="2026-05-01T07:03:00Z">
        <w:r w:rsidR="00806505">
          <w:t xml:space="preserve"> </w:t>
        </w:r>
      </w:ins>
      <w:ins w:id="1690" w:author="Anurag Thakur" w:date="2026-04-28T14:36:00Z">
        <w:r w:rsidRPr="0031123F">
          <w:t>clusters</w:t>
        </w:r>
      </w:ins>
      <w:ins w:id="1691" w:author="Anurag Thakur" w:date="2026-05-01T12:33:00Z" w16du:dateUtc="2026-05-01T07:03:00Z">
        <w:r w:rsidR="00806505">
          <w:t xml:space="preserve"> </w:t>
        </w:r>
      </w:ins>
      <w:ins w:id="1692" w:author="Anurag Thakur" w:date="2026-04-28T14:36:00Z">
        <w:r w:rsidRPr="0031123F">
          <w:t>with</w:t>
        </w:r>
      </w:ins>
      <w:ins w:id="1693" w:author="Anurag Thakur" w:date="2026-05-01T12:33:00Z" w16du:dateUtc="2026-05-01T07:03:00Z">
        <w:r w:rsidR="00806505">
          <w:t xml:space="preserve"> </w:t>
        </w:r>
      </w:ins>
      <w:ins w:id="1694" w:author="Anurag Thakur" w:date="2026-04-28T14:36:00Z">
        <w:r w:rsidRPr="0031123F">
          <w:t>clear</w:t>
        </w:r>
      </w:ins>
      <w:ins w:id="1695" w:author="Anurag Thakur" w:date="2026-05-01T12:33:00Z" w16du:dateUtc="2026-05-01T07:03:00Z">
        <w:r w:rsidR="00806505">
          <w:t xml:space="preserve"> </w:t>
        </w:r>
      </w:ins>
      <w:ins w:id="1696" w:author="Anurag Thakur" w:date="2026-04-28T14:36:00Z">
        <w:r w:rsidRPr="0031123F">
          <w:t>retention</w:t>
        </w:r>
      </w:ins>
      <w:ins w:id="1697" w:author="Anurag Thakur" w:date="2026-05-01T12:33:00Z" w16du:dateUtc="2026-05-01T07:03:00Z">
        <w:r w:rsidR="00806505">
          <w:t xml:space="preserve"> </w:t>
        </w:r>
      </w:ins>
      <w:ins w:id="1698" w:author="Anurag Thakur" w:date="2026-04-28T14:36:00Z">
        <w:r w:rsidRPr="0031123F">
          <w:t>and</w:t>
        </w:r>
      </w:ins>
      <w:ins w:id="1699" w:author="Anurag Thakur" w:date="2026-05-01T12:33:00Z" w16du:dateUtc="2026-05-01T07:03:00Z">
        <w:r w:rsidR="00806505">
          <w:t xml:space="preserve"> </w:t>
        </w:r>
      </w:ins>
      <w:ins w:id="1700" w:author="Anurag Thakur" w:date="2026-04-28T14:36:00Z">
        <w:r w:rsidRPr="0031123F">
          <w:t>overhead</w:t>
        </w:r>
      </w:ins>
      <w:ins w:id="1701" w:author="Anurag Thakur" w:date="2026-05-01T12:33:00Z" w16du:dateUtc="2026-05-01T07:03:00Z">
        <w:r w:rsidR="00806505">
          <w:t xml:space="preserve"> </w:t>
        </w:r>
      </w:ins>
      <w:ins w:id="1702" w:author="Anurag Thakur" w:date="2026-04-28T14:36:00Z">
        <w:r w:rsidRPr="0031123F">
          <w:t>policies.</w:t>
        </w:r>
      </w:ins>
    </w:p>
    <w:p w14:paraId="72D99959" w14:textId="62FC5D7C" w:rsidR="0031123F" w:rsidRPr="00D966BE" w:rsidRDefault="0031123F" w:rsidP="0031123F">
      <w:pPr>
        <w:rPr>
          <w:ins w:id="1703" w:author="Anurag Thakur" w:date="2026-04-28T14:36:00Z"/>
          <w:b/>
          <w:bCs/>
        </w:rPr>
      </w:pPr>
      <w:ins w:id="1704" w:author="Anurag Thakur" w:date="2026-04-28T14:36:00Z">
        <w:r w:rsidRPr="00D966BE">
          <w:rPr>
            <w:b/>
            <w:bCs/>
          </w:rPr>
          <w:t>Why</w:t>
        </w:r>
      </w:ins>
      <w:ins w:id="1705" w:author="Anurag Thakur" w:date="2026-05-01T12:33:00Z" w16du:dateUtc="2026-05-01T07:03:00Z">
        <w:r w:rsidR="00806505">
          <w:rPr>
            <w:b/>
            <w:bCs/>
          </w:rPr>
          <w:t xml:space="preserve"> </w:t>
        </w:r>
      </w:ins>
      <w:ins w:id="1706" w:author="Anurag Thakur" w:date="2026-04-28T14:36:00Z">
        <w:r w:rsidRPr="00D966BE">
          <w:rPr>
            <w:b/>
            <w:bCs/>
          </w:rPr>
          <w:t>it</w:t>
        </w:r>
      </w:ins>
      <w:ins w:id="1707" w:author="Anurag Thakur" w:date="2026-05-01T12:33:00Z" w16du:dateUtc="2026-05-01T07:03:00Z">
        <w:r w:rsidR="00806505">
          <w:rPr>
            <w:b/>
            <w:bCs/>
          </w:rPr>
          <w:t xml:space="preserve"> </w:t>
        </w:r>
      </w:ins>
      <w:ins w:id="1708" w:author="Anurag Thakur" w:date="2026-04-28T14:36:00Z">
        <w:r w:rsidRPr="00D966BE">
          <w:rPr>
            <w:b/>
            <w:bCs/>
          </w:rPr>
          <w:t>matters:</w:t>
        </w:r>
      </w:ins>
    </w:p>
    <w:p w14:paraId="20DCD582" w14:textId="34208071" w:rsidR="0031123F" w:rsidRPr="0031123F" w:rsidRDefault="0031123F" w:rsidP="00D966BE">
      <w:pPr>
        <w:pStyle w:val="Bullets"/>
        <w:rPr>
          <w:ins w:id="1709" w:author="Anurag Thakur" w:date="2026-04-28T14:36:00Z"/>
        </w:rPr>
      </w:pPr>
      <w:ins w:id="1710" w:author="Anurag Thakur" w:date="2026-04-28T14:36:00Z">
        <w:r w:rsidRPr="0031123F">
          <w:lastRenderedPageBreak/>
          <w:t>Improves</w:t>
        </w:r>
      </w:ins>
      <w:ins w:id="1711" w:author="Anurag Thakur" w:date="2026-05-01T12:33:00Z" w16du:dateUtc="2026-05-01T07:03:00Z">
        <w:r w:rsidR="00806505">
          <w:t xml:space="preserve"> </w:t>
        </w:r>
      </w:ins>
      <w:ins w:id="1712" w:author="Anurag Thakur" w:date="2026-04-28T14:36:00Z">
        <w:r w:rsidRPr="0031123F">
          <w:t>root-cause</w:t>
        </w:r>
      </w:ins>
      <w:ins w:id="1713" w:author="Anurag Thakur" w:date="2026-05-01T12:33:00Z" w16du:dateUtc="2026-05-01T07:03:00Z">
        <w:r w:rsidR="00806505">
          <w:t xml:space="preserve"> </w:t>
        </w:r>
      </w:ins>
      <w:ins w:id="1714" w:author="Anurag Thakur" w:date="2026-04-28T14:36:00Z">
        <w:r w:rsidRPr="0031123F">
          <w:t>speed</w:t>
        </w:r>
      </w:ins>
      <w:ins w:id="1715" w:author="Anurag Thakur" w:date="2026-05-01T12:33:00Z" w16du:dateUtc="2026-05-01T07:03:00Z">
        <w:r w:rsidR="00806505">
          <w:t xml:space="preserve"> </w:t>
        </w:r>
      </w:ins>
      <w:ins w:id="1716" w:author="Anurag Thakur" w:date="2026-04-28T14:36:00Z">
        <w:r w:rsidRPr="0031123F">
          <w:t>for</w:t>
        </w:r>
      </w:ins>
      <w:ins w:id="1717" w:author="Anurag Thakur" w:date="2026-05-01T12:33:00Z" w16du:dateUtc="2026-05-01T07:03:00Z">
        <w:r w:rsidR="00806505">
          <w:t xml:space="preserve"> </w:t>
        </w:r>
      </w:ins>
      <w:ins w:id="1718" w:author="Anurag Thakur" w:date="2026-04-28T14:36:00Z">
        <w:r w:rsidRPr="0031123F">
          <w:t>issues</w:t>
        </w:r>
      </w:ins>
      <w:ins w:id="1719" w:author="Anurag Thakur" w:date="2026-05-01T12:33:00Z" w16du:dateUtc="2026-05-01T07:03:00Z">
        <w:r w:rsidR="00806505">
          <w:t xml:space="preserve"> </w:t>
        </w:r>
      </w:ins>
      <w:ins w:id="1720" w:author="Anurag Thakur" w:date="2026-04-28T14:36:00Z">
        <w:r w:rsidRPr="0031123F">
          <w:t>that</w:t>
        </w:r>
      </w:ins>
      <w:ins w:id="1721" w:author="Anurag Thakur" w:date="2026-05-01T12:33:00Z" w16du:dateUtc="2026-05-01T07:03:00Z">
        <w:r w:rsidR="00806505">
          <w:t xml:space="preserve"> </w:t>
        </w:r>
      </w:ins>
      <w:ins w:id="1722" w:author="Anurag Thakur" w:date="2026-04-28T14:36:00Z">
        <w:r w:rsidRPr="0031123F">
          <w:t>originate</w:t>
        </w:r>
      </w:ins>
      <w:ins w:id="1723" w:author="Anurag Thakur" w:date="2026-05-01T12:33:00Z" w16du:dateUtc="2026-05-01T07:03:00Z">
        <w:r w:rsidR="00806505">
          <w:t xml:space="preserve"> </w:t>
        </w:r>
      </w:ins>
      <w:ins w:id="1724" w:author="Anurag Thakur" w:date="2026-04-28T14:36:00Z">
        <w:r w:rsidRPr="0031123F">
          <w:t>in</w:t>
        </w:r>
      </w:ins>
      <w:ins w:id="1725" w:author="Anurag Thakur" w:date="2026-05-01T12:33:00Z" w16du:dateUtc="2026-05-01T07:03:00Z">
        <w:r w:rsidR="00806505">
          <w:t xml:space="preserve"> </w:t>
        </w:r>
      </w:ins>
      <w:ins w:id="1726" w:author="Anurag Thakur" w:date="2026-04-28T14:36:00Z">
        <w:r w:rsidRPr="0031123F">
          <w:t>network</w:t>
        </w:r>
      </w:ins>
      <w:ins w:id="1727" w:author="Anurag Thakur" w:date="2026-05-01T12:33:00Z" w16du:dateUtc="2026-05-01T07:03:00Z">
        <w:r w:rsidR="00806505">
          <w:t xml:space="preserve"> </w:t>
        </w:r>
      </w:ins>
      <w:ins w:id="1728" w:author="Anurag Thakur" w:date="2026-04-28T14:36:00Z">
        <w:r w:rsidRPr="0031123F">
          <w:t>paths,</w:t>
        </w:r>
      </w:ins>
      <w:ins w:id="1729" w:author="Anurag Thakur" w:date="2026-05-01T12:33:00Z" w16du:dateUtc="2026-05-01T07:03:00Z">
        <w:r w:rsidR="00806505">
          <w:t xml:space="preserve"> </w:t>
        </w:r>
      </w:ins>
      <w:ins w:id="1730" w:author="Anurag Thakur" w:date="2026-04-28T14:36:00Z">
        <w:r w:rsidRPr="0031123F">
          <w:t>not</w:t>
        </w:r>
      </w:ins>
      <w:ins w:id="1731" w:author="Anurag Thakur" w:date="2026-05-01T12:33:00Z" w16du:dateUtc="2026-05-01T07:03:00Z">
        <w:r w:rsidR="00806505">
          <w:t xml:space="preserve"> </w:t>
        </w:r>
      </w:ins>
      <w:ins w:id="1732" w:author="Anurag Thakur" w:date="2026-04-28T14:36:00Z">
        <w:r w:rsidRPr="0031123F">
          <w:t>application</w:t>
        </w:r>
      </w:ins>
      <w:ins w:id="1733" w:author="Anurag Thakur" w:date="2026-05-01T12:33:00Z" w16du:dateUtc="2026-05-01T07:03:00Z">
        <w:r w:rsidR="00806505">
          <w:t xml:space="preserve"> </w:t>
        </w:r>
      </w:ins>
      <w:ins w:id="1734" w:author="Anurag Thakur" w:date="2026-04-28T14:36:00Z">
        <w:r w:rsidRPr="0031123F">
          <w:t>code.</w:t>
        </w:r>
      </w:ins>
    </w:p>
    <w:p w14:paraId="0B8B410E" w14:textId="2AD6C318" w:rsidR="00455FE3" w:rsidRDefault="0031123F" w:rsidP="004E17AF">
      <w:pPr>
        <w:pStyle w:val="Heading3"/>
        <w:rPr>
          <w:ins w:id="1735" w:author="Anurag Thakur" w:date="2026-04-28T15:22:00Z" w16du:dateUtc="2026-04-28T09:52:00Z"/>
        </w:rPr>
      </w:pPr>
      <w:bookmarkStart w:id="1736" w:name="_Toc228549492"/>
      <w:bookmarkStart w:id="1737" w:name="_Toc228784880"/>
      <w:ins w:id="1738" w:author="Anurag Thakur" w:date="2026-04-28T14:36:00Z">
        <w:r w:rsidRPr="004E17AF">
          <w:t>Layer</w:t>
        </w:r>
        <w:r w:rsidRPr="0031123F">
          <w:t>:</w:t>
        </w:r>
      </w:ins>
      <w:ins w:id="1739" w:author="Anurag Thakur" w:date="2026-05-01T12:33:00Z" w16du:dateUtc="2026-05-01T07:03:00Z">
        <w:r w:rsidR="00806505">
          <w:t xml:space="preserve"> </w:t>
        </w:r>
      </w:ins>
      <w:ins w:id="1740" w:author="Anurag Thakur" w:date="2026-04-28T14:36:00Z">
        <w:r w:rsidRPr="0031123F">
          <w:t>Database</w:t>
        </w:r>
      </w:ins>
      <w:ins w:id="1741" w:author="Anurag Thakur" w:date="2026-05-01T12:33:00Z" w16du:dateUtc="2026-05-01T07:03:00Z">
        <w:r w:rsidR="00806505">
          <w:t xml:space="preserve"> </w:t>
        </w:r>
      </w:ins>
      <w:ins w:id="1742" w:author="Anurag Thakur" w:date="2026-04-28T14:36:00Z">
        <w:r w:rsidRPr="0031123F">
          <w:t>Observability</w:t>
        </w:r>
      </w:ins>
      <w:ins w:id="1743" w:author="Anurag Thakur" w:date="2026-05-01T12:33:00Z" w16du:dateUtc="2026-05-01T07:03:00Z">
        <w:r w:rsidR="00806505">
          <w:t xml:space="preserve"> </w:t>
        </w:r>
      </w:ins>
      <w:ins w:id="1744" w:author="Anurag Thakur" w:date="2026-04-28T15:22:00Z" w16du:dateUtc="2026-04-28T09:52:00Z">
        <w:r w:rsidR="00455FE3">
          <w:t>/</w:t>
        </w:r>
      </w:ins>
      <w:ins w:id="1745" w:author="Anurag Thakur" w:date="2026-05-01T12:33:00Z" w16du:dateUtc="2026-05-01T07:03:00Z">
        <w:r w:rsidR="00806505">
          <w:t xml:space="preserve"> </w:t>
        </w:r>
      </w:ins>
      <w:ins w:id="1746" w:author="Anurag Thakur" w:date="2026-04-28T14:36:00Z">
        <w:r w:rsidRPr="0031123F">
          <w:t>Tool:</w:t>
        </w:r>
      </w:ins>
      <w:ins w:id="1747" w:author="Anurag Thakur" w:date="2026-05-01T12:33:00Z" w16du:dateUtc="2026-05-01T07:03:00Z">
        <w:r w:rsidR="00806505">
          <w:t xml:space="preserve"> </w:t>
        </w:r>
      </w:ins>
      <w:ins w:id="1748" w:author="Anurag Thakur" w:date="2026-04-28T14:36:00Z">
        <w:r w:rsidRPr="0031123F">
          <w:t>Postgres</w:t>
        </w:r>
      </w:ins>
      <w:ins w:id="1749" w:author="Anurag Thakur" w:date="2026-05-01T12:33:00Z" w16du:dateUtc="2026-05-01T07:03:00Z">
        <w:r w:rsidR="00806505">
          <w:t xml:space="preserve"> </w:t>
        </w:r>
      </w:ins>
      <w:ins w:id="1750" w:author="Anurag Thakur" w:date="2026-04-28T14:36:00Z">
        <w:r w:rsidRPr="0031123F">
          <w:t>Exporter</w:t>
        </w:r>
      </w:ins>
      <w:ins w:id="1751" w:author="Anurag Thakur" w:date="2026-05-01T12:33:00Z" w16du:dateUtc="2026-05-01T07:03:00Z">
        <w:r w:rsidR="00806505">
          <w:t xml:space="preserve"> </w:t>
        </w:r>
      </w:ins>
      <w:ins w:id="1752" w:author="Anurag Thakur" w:date="2026-04-28T14:36:00Z">
        <w:r w:rsidRPr="0031123F">
          <w:t>/</w:t>
        </w:r>
      </w:ins>
      <w:ins w:id="1753" w:author="Anurag Thakur" w:date="2026-05-01T12:33:00Z" w16du:dateUtc="2026-05-01T07:03:00Z">
        <w:r w:rsidR="00806505">
          <w:t xml:space="preserve"> </w:t>
        </w:r>
      </w:ins>
      <w:ins w:id="1754" w:author="Anurag Thakur" w:date="2026-04-28T14:36:00Z">
        <w:r w:rsidRPr="0031123F">
          <w:t>MySQL</w:t>
        </w:r>
      </w:ins>
      <w:ins w:id="1755" w:author="Anurag Thakur" w:date="2026-05-01T12:33:00Z" w16du:dateUtc="2026-05-01T07:03:00Z">
        <w:r w:rsidR="00806505">
          <w:t xml:space="preserve"> </w:t>
        </w:r>
      </w:ins>
      <w:ins w:id="1756" w:author="Anurag Thakur" w:date="2026-04-28T14:36:00Z">
        <w:r w:rsidRPr="0031123F">
          <w:t>Exporter</w:t>
        </w:r>
      </w:ins>
      <w:bookmarkEnd w:id="1736"/>
      <w:bookmarkEnd w:id="1737"/>
    </w:p>
    <w:p w14:paraId="0089E476" w14:textId="7F09B490" w:rsidR="0031123F" w:rsidRPr="0031123F" w:rsidRDefault="0031123F" w:rsidP="0031123F">
      <w:pPr>
        <w:rPr>
          <w:ins w:id="1757" w:author="Anurag Thakur" w:date="2026-04-28T14:36:00Z"/>
        </w:rPr>
      </w:pPr>
      <w:ins w:id="1758" w:author="Anurag Thakur" w:date="2026-04-28T14:36:00Z">
        <w:r w:rsidRPr="0031123F">
          <w:t>Database</w:t>
        </w:r>
      </w:ins>
      <w:ins w:id="1759" w:author="Anurag Thakur" w:date="2026-05-01T12:33:00Z" w16du:dateUtc="2026-05-01T07:03:00Z">
        <w:r w:rsidR="00806505">
          <w:t xml:space="preserve"> </w:t>
        </w:r>
      </w:ins>
      <w:ins w:id="1760" w:author="Anurag Thakur" w:date="2026-04-28T14:36:00Z">
        <w:r w:rsidRPr="0031123F">
          <w:t>health</w:t>
        </w:r>
      </w:ins>
      <w:ins w:id="1761" w:author="Anurag Thakur" w:date="2026-05-01T12:33:00Z" w16du:dateUtc="2026-05-01T07:03:00Z">
        <w:r w:rsidR="00806505">
          <w:t xml:space="preserve"> </w:t>
        </w:r>
      </w:ins>
      <w:ins w:id="1762" w:author="Anurag Thakur" w:date="2026-04-28T14:36:00Z">
        <w:r w:rsidRPr="0031123F">
          <w:t>and</w:t>
        </w:r>
      </w:ins>
      <w:ins w:id="1763" w:author="Anurag Thakur" w:date="2026-05-01T12:33:00Z" w16du:dateUtc="2026-05-01T07:03:00Z">
        <w:r w:rsidR="00806505">
          <w:t xml:space="preserve"> </w:t>
        </w:r>
      </w:ins>
      <w:ins w:id="1764" w:author="Anurag Thakur" w:date="2026-04-28T14:36:00Z">
        <w:r w:rsidRPr="0031123F">
          <w:t>performance</w:t>
        </w:r>
      </w:ins>
      <w:ins w:id="1765" w:author="Anurag Thakur" w:date="2026-05-01T12:33:00Z" w16du:dateUtc="2026-05-01T07:03:00Z">
        <w:r w:rsidR="00806505">
          <w:t xml:space="preserve"> </w:t>
        </w:r>
      </w:ins>
      <w:ins w:id="1766" w:author="Anurag Thakur" w:date="2026-04-28T14:36:00Z">
        <w:r w:rsidRPr="0031123F">
          <w:t>telemetry</w:t>
        </w:r>
      </w:ins>
      <w:ins w:id="1767" w:author="Anurag Thakur" w:date="2026-05-01T12:33:00Z" w16du:dateUtc="2026-05-01T07:03:00Z">
        <w:r w:rsidR="00806505">
          <w:t xml:space="preserve"> </w:t>
        </w:r>
      </w:ins>
      <w:ins w:id="1768" w:author="Anurag Thakur" w:date="2026-04-28T14:36:00Z">
        <w:r w:rsidRPr="0031123F">
          <w:t>(query</w:t>
        </w:r>
      </w:ins>
      <w:ins w:id="1769" w:author="Anurag Thakur" w:date="2026-05-01T12:33:00Z" w16du:dateUtc="2026-05-01T07:03:00Z">
        <w:r w:rsidR="00806505">
          <w:t xml:space="preserve"> </w:t>
        </w:r>
      </w:ins>
      <w:ins w:id="1770" w:author="Anurag Thakur" w:date="2026-04-28T14:36:00Z">
        <w:r w:rsidRPr="0031123F">
          <w:t>latency,</w:t>
        </w:r>
      </w:ins>
      <w:ins w:id="1771" w:author="Anurag Thakur" w:date="2026-05-01T12:33:00Z" w16du:dateUtc="2026-05-01T07:03:00Z">
        <w:r w:rsidR="00806505">
          <w:t xml:space="preserve"> </w:t>
        </w:r>
      </w:ins>
      <w:ins w:id="1772" w:author="Anurag Thakur" w:date="2026-04-28T14:36:00Z">
        <w:r w:rsidRPr="0031123F">
          <w:t>locks,</w:t>
        </w:r>
      </w:ins>
      <w:ins w:id="1773" w:author="Anurag Thakur" w:date="2026-05-01T12:33:00Z" w16du:dateUtc="2026-05-01T07:03:00Z">
        <w:r w:rsidR="00806505">
          <w:t xml:space="preserve"> </w:t>
        </w:r>
      </w:ins>
      <w:ins w:id="1774" w:author="Anurag Thakur" w:date="2026-04-28T14:36:00Z">
        <w:r w:rsidRPr="0031123F">
          <w:t>connections,</w:t>
        </w:r>
      </w:ins>
      <w:ins w:id="1775" w:author="Anurag Thakur" w:date="2026-05-01T12:33:00Z" w16du:dateUtc="2026-05-01T07:03:00Z">
        <w:r w:rsidR="00806505">
          <w:t xml:space="preserve"> </w:t>
        </w:r>
      </w:ins>
      <w:ins w:id="1776" w:author="Anurag Thakur" w:date="2026-04-28T14:36:00Z">
        <w:r w:rsidRPr="0031123F">
          <w:t>replication,</w:t>
        </w:r>
      </w:ins>
      <w:ins w:id="1777" w:author="Anurag Thakur" w:date="2026-05-01T12:33:00Z" w16du:dateUtc="2026-05-01T07:03:00Z">
        <w:r w:rsidR="00806505">
          <w:t xml:space="preserve"> </w:t>
        </w:r>
      </w:ins>
      <w:ins w:id="1778" w:author="Anurag Thakur" w:date="2026-04-28T14:36:00Z">
        <w:r w:rsidRPr="0031123F">
          <w:t>errors).</w:t>
        </w:r>
      </w:ins>
    </w:p>
    <w:p w14:paraId="450E2B8E" w14:textId="4B9E038C" w:rsidR="0031123F" w:rsidRPr="00D966BE" w:rsidRDefault="0031123F" w:rsidP="0031123F">
      <w:pPr>
        <w:rPr>
          <w:ins w:id="1779" w:author="Anurag Thakur" w:date="2026-04-28T14:36:00Z"/>
          <w:b/>
          <w:bCs/>
        </w:rPr>
      </w:pPr>
      <w:ins w:id="1780" w:author="Anurag Thakur" w:date="2026-04-28T14:36:00Z">
        <w:r w:rsidRPr="00D966BE">
          <w:rPr>
            <w:b/>
            <w:bCs/>
          </w:rPr>
          <w:t>Implementation</w:t>
        </w:r>
      </w:ins>
      <w:ins w:id="1781" w:author="Anurag Thakur" w:date="2026-05-01T12:33:00Z" w16du:dateUtc="2026-05-01T07:03:00Z">
        <w:r w:rsidR="00806505">
          <w:rPr>
            <w:b/>
            <w:bCs/>
          </w:rPr>
          <w:t xml:space="preserve"> </w:t>
        </w:r>
      </w:ins>
      <w:ins w:id="1782" w:author="Anurag Thakur" w:date="2026-04-28T14:36:00Z">
        <w:r w:rsidRPr="00D966BE">
          <w:rPr>
            <w:b/>
            <w:bCs/>
          </w:rPr>
          <w:t>detail:</w:t>
        </w:r>
      </w:ins>
    </w:p>
    <w:p w14:paraId="4BA9B244" w14:textId="21A462BA" w:rsidR="0031123F" w:rsidRPr="0031123F" w:rsidRDefault="0031123F" w:rsidP="00D966BE">
      <w:pPr>
        <w:pStyle w:val="Bullets"/>
        <w:rPr>
          <w:ins w:id="1783" w:author="Anurag Thakur" w:date="2026-04-28T14:36:00Z"/>
        </w:rPr>
      </w:pPr>
      <w:ins w:id="1784" w:author="Anurag Thakur" w:date="2026-04-28T14:36:00Z">
        <w:r w:rsidRPr="0031123F">
          <w:t>Track</w:t>
        </w:r>
      </w:ins>
      <w:ins w:id="1785" w:author="Anurag Thakur" w:date="2026-05-01T12:33:00Z" w16du:dateUtc="2026-05-01T07:03:00Z">
        <w:r w:rsidR="00806505">
          <w:t xml:space="preserve"> </w:t>
        </w:r>
      </w:ins>
      <w:ins w:id="1786" w:author="Anurag Thakur" w:date="2026-04-28T14:36:00Z">
        <w:r w:rsidRPr="0031123F">
          <w:t>query</w:t>
        </w:r>
      </w:ins>
      <w:ins w:id="1787" w:author="Anurag Thakur" w:date="2026-05-01T12:33:00Z" w16du:dateUtc="2026-05-01T07:03:00Z">
        <w:r w:rsidR="00806505">
          <w:t xml:space="preserve"> </w:t>
        </w:r>
      </w:ins>
      <w:ins w:id="1788" w:author="Anurag Thakur" w:date="2026-04-28T14:36:00Z">
        <w:r w:rsidRPr="0031123F">
          <w:t>performance</w:t>
        </w:r>
      </w:ins>
      <w:ins w:id="1789" w:author="Anurag Thakur" w:date="2026-05-01T12:33:00Z" w16du:dateUtc="2026-05-01T07:03:00Z">
        <w:r w:rsidR="00806505">
          <w:t xml:space="preserve"> </w:t>
        </w:r>
      </w:ins>
      <w:ins w:id="1790" w:author="Anurag Thakur" w:date="2026-04-28T14:36:00Z">
        <w:r w:rsidRPr="0031123F">
          <w:t>percentiles,</w:t>
        </w:r>
      </w:ins>
      <w:ins w:id="1791" w:author="Anurag Thakur" w:date="2026-05-01T12:33:00Z" w16du:dateUtc="2026-05-01T07:03:00Z">
        <w:r w:rsidR="00806505">
          <w:t xml:space="preserve"> </w:t>
        </w:r>
      </w:ins>
      <w:ins w:id="1792" w:author="Anurag Thakur" w:date="2026-04-28T14:36:00Z">
        <w:r w:rsidRPr="0031123F">
          <w:t>lock</w:t>
        </w:r>
      </w:ins>
      <w:ins w:id="1793" w:author="Anurag Thakur" w:date="2026-05-01T12:33:00Z" w16du:dateUtc="2026-05-01T07:03:00Z">
        <w:r w:rsidR="00806505">
          <w:t xml:space="preserve"> </w:t>
        </w:r>
      </w:ins>
      <w:ins w:id="1794" w:author="Anurag Thakur" w:date="2026-04-28T14:36:00Z">
        <w:r w:rsidRPr="0031123F">
          <w:t>contention,</w:t>
        </w:r>
      </w:ins>
      <w:ins w:id="1795" w:author="Anurag Thakur" w:date="2026-05-01T12:33:00Z" w16du:dateUtc="2026-05-01T07:03:00Z">
        <w:r w:rsidR="00806505">
          <w:t xml:space="preserve"> </w:t>
        </w:r>
      </w:ins>
      <w:ins w:id="1796" w:author="Anurag Thakur" w:date="2026-04-28T14:36:00Z">
        <w:r w:rsidRPr="0031123F">
          <w:t>buffer/cache</w:t>
        </w:r>
      </w:ins>
      <w:ins w:id="1797" w:author="Anurag Thakur" w:date="2026-05-01T12:33:00Z" w16du:dateUtc="2026-05-01T07:03:00Z">
        <w:r w:rsidR="00806505">
          <w:t xml:space="preserve"> </w:t>
        </w:r>
      </w:ins>
      <w:ins w:id="1798" w:author="Anurag Thakur" w:date="2026-05-01T12:54:00Z" w16du:dateUtc="2026-05-01T07:24:00Z">
        <w:r w:rsidR="003C2328" w:rsidRPr="0031123F">
          <w:t>behaviour</w:t>
        </w:r>
      </w:ins>
      <w:ins w:id="1799" w:author="Anurag Thakur" w:date="2026-04-28T14:36:00Z">
        <w:r w:rsidRPr="0031123F">
          <w:t>,</w:t>
        </w:r>
      </w:ins>
      <w:ins w:id="1800" w:author="Anurag Thakur" w:date="2026-05-01T12:33:00Z" w16du:dateUtc="2026-05-01T07:03:00Z">
        <w:r w:rsidR="00806505">
          <w:t xml:space="preserve"> </w:t>
        </w:r>
      </w:ins>
      <w:ins w:id="1801" w:author="Anurag Thakur" w:date="2026-04-28T14:36:00Z">
        <w:r w:rsidRPr="0031123F">
          <w:t>and</w:t>
        </w:r>
      </w:ins>
      <w:ins w:id="1802" w:author="Anurag Thakur" w:date="2026-05-01T12:33:00Z" w16du:dateUtc="2026-05-01T07:03:00Z">
        <w:r w:rsidR="00806505">
          <w:t xml:space="preserve"> </w:t>
        </w:r>
      </w:ins>
      <w:ins w:id="1803" w:author="Anurag Thakur" w:date="2026-04-28T14:36:00Z">
        <w:r w:rsidRPr="0031123F">
          <w:t>connection</w:t>
        </w:r>
      </w:ins>
      <w:ins w:id="1804" w:author="Anurag Thakur" w:date="2026-05-01T12:33:00Z" w16du:dateUtc="2026-05-01T07:03:00Z">
        <w:r w:rsidR="00806505">
          <w:t xml:space="preserve"> </w:t>
        </w:r>
      </w:ins>
      <w:ins w:id="1805" w:author="Anurag Thakur" w:date="2026-04-28T14:36:00Z">
        <w:r w:rsidRPr="0031123F">
          <w:t>saturation.</w:t>
        </w:r>
      </w:ins>
    </w:p>
    <w:p w14:paraId="4828AB2D" w14:textId="0547FAD8" w:rsidR="0031123F" w:rsidRPr="0031123F" w:rsidRDefault="0031123F" w:rsidP="00D966BE">
      <w:pPr>
        <w:pStyle w:val="Bullets"/>
        <w:rPr>
          <w:ins w:id="1806" w:author="Anurag Thakur" w:date="2026-04-28T14:36:00Z"/>
        </w:rPr>
      </w:pPr>
      <w:ins w:id="1807" w:author="Anurag Thakur" w:date="2026-04-28T14:36:00Z">
        <w:r w:rsidRPr="0031123F">
          <w:t>Link</w:t>
        </w:r>
      </w:ins>
      <w:ins w:id="1808" w:author="Anurag Thakur" w:date="2026-05-01T12:33:00Z" w16du:dateUtc="2026-05-01T07:03:00Z">
        <w:r w:rsidR="00806505">
          <w:t xml:space="preserve"> </w:t>
        </w:r>
      </w:ins>
      <w:ins w:id="1809" w:author="Anurag Thakur" w:date="2026-04-28T14:36:00Z">
        <w:r w:rsidRPr="0031123F">
          <w:t>DB</w:t>
        </w:r>
      </w:ins>
      <w:ins w:id="1810" w:author="Anurag Thakur" w:date="2026-05-01T12:33:00Z" w16du:dateUtc="2026-05-01T07:03:00Z">
        <w:r w:rsidR="00806505">
          <w:t xml:space="preserve"> </w:t>
        </w:r>
      </w:ins>
      <w:ins w:id="1811" w:author="Anurag Thakur" w:date="2026-04-28T14:36:00Z">
        <w:r w:rsidRPr="0031123F">
          <w:t>signals</w:t>
        </w:r>
      </w:ins>
      <w:ins w:id="1812" w:author="Anurag Thakur" w:date="2026-05-01T12:33:00Z" w16du:dateUtc="2026-05-01T07:03:00Z">
        <w:r w:rsidR="00806505">
          <w:t xml:space="preserve"> </w:t>
        </w:r>
      </w:ins>
      <w:ins w:id="1813" w:author="Anurag Thakur" w:date="2026-04-28T14:36:00Z">
        <w:r w:rsidRPr="0031123F">
          <w:t>to</w:t>
        </w:r>
      </w:ins>
      <w:ins w:id="1814" w:author="Anurag Thakur" w:date="2026-05-01T12:33:00Z" w16du:dateUtc="2026-05-01T07:03:00Z">
        <w:r w:rsidR="00806505">
          <w:t xml:space="preserve"> </w:t>
        </w:r>
      </w:ins>
      <w:ins w:id="1815" w:author="Anurag Thakur" w:date="2026-04-28T14:36:00Z">
        <w:r w:rsidRPr="0031123F">
          <w:t>upstream</w:t>
        </w:r>
      </w:ins>
      <w:ins w:id="1816" w:author="Anurag Thakur" w:date="2026-05-01T12:33:00Z" w16du:dateUtc="2026-05-01T07:03:00Z">
        <w:r w:rsidR="00806505">
          <w:t xml:space="preserve"> </w:t>
        </w:r>
      </w:ins>
      <w:ins w:id="1817" w:author="Anurag Thakur" w:date="2026-04-28T14:36:00Z">
        <w:r w:rsidRPr="0031123F">
          <w:t>API</w:t>
        </w:r>
      </w:ins>
      <w:ins w:id="1818" w:author="Anurag Thakur" w:date="2026-05-01T12:33:00Z" w16du:dateUtc="2026-05-01T07:03:00Z">
        <w:r w:rsidR="00806505">
          <w:t xml:space="preserve"> </w:t>
        </w:r>
      </w:ins>
      <w:ins w:id="1819" w:author="Anurag Thakur" w:date="2026-04-28T14:36:00Z">
        <w:r w:rsidRPr="0031123F">
          <w:t>latency</w:t>
        </w:r>
      </w:ins>
      <w:ins w:id="1820" w:author="Anurag Thakur" w:date="2026-05-01T12:33:00Z" w16du:dateUtc="2026-05-01T07:03:00Z">
        <w:r w:rsidR="00806505">
          <w:t xml:space="preserve"> </w:t>
        </w:r>
      </w:ins>
      <w:ins w:id="1821" w:author="Anurag Thakur" w:date="2026-04-28T14:36:00Z">
        <w:r w:rsidRPr="0031123F">
          <w:t>and</w:t>
        </w:r>
      </w:ins>
      <w:ins w:id="1822" w:author="Anurag Thakur" w:date="2026-05-01T12:33:00Z" w16du:dateUtc="2026-05-01T07:03:00Z">
        <w:r w:rsidR="00806505">
          <w:t xml:space="preserve"> </w:t>
        </w:r>
      </w:ins>
      <w:ins w:id="1823" w:author="Anurag Thakur" w:date="2026-04-28T14:36:00Z">
        <w:r w:rsidRPr="0031123F">
          <w:t>error</w:t>
        </w:r>
      </w:ins>
      <w:ins w:id="1824" w:author="Anurag Thakur" w:date="2026-05-01T12:33:00Z" w16du:dateUtc="2026-05-01T07:03:00Z">
        <w:r w:rsidR="00806505">
          <w:t xml:space="preserve"> </w:t>
        </w:r>
      </w:ins>
      <w:ins w:id="1825" w:author="Anurag Thakur" w:date="2026-04-28T14:36:00Z">
        <w:r w:rsidRPr="0031123F">
          <w:t>budgets.</w:t>
        </w:r>
      </w:ins>
    </w:p>
    <w:p w14:paraId="5B3BBA55" w14:textId="19208FB8" w:rsidR="0031123F" w:rsidRPr="0031123F" w:rsidRDefault="0031123F" w:rsidP="00D966BE">
      <w:pPr>
        <w:pStyle w:val="Bullets"/>
        <w:rPr>
          <w:ins w:id="1826" w:author="Anurag Thakur" w:date="2026-04-28T14:36:00Z"/>
        </w:rPr>
      </w:pPr>
      <w:ins w:id="1827" w:author="Anurag Thakur" w:date="2026-04-28T14:36:00Z">
        <w:r w:rsidRPr="0031123F">
          <w:t>Define</w:t>
        </w:r>
      </w:ins>
      <w:ins w:id="1828" w:author="Anurag Thakur" w:date="2026-05-01T12:33:00Z" w16du:dateUtc="2026-05-01T07:03:00Z">
        <w:r w:rsidR="00806505">
          <w:t xml:space="preserve"> </w:t>
        </w:r>
      </w:ins>
      <w:ins w:id="1829" w:author="Anurag Thakur" w:date="2026-04-28T14:36:00Z">
        <w:r w:rsidRPr="0031123F">
          <w:t>DB-specific</w:t>
        </w:r>
      </w:ins>
      <w:ins w:id="1830" w:author="Anurag Thakur" w:date="2026-05-01T12:33:00Z" w16du:dateUtc="2026-05-01T07:03:00Z">
        <w:r w:rsidR="00806505">
          <w:t xml:space="preserve"> </w:t>
        </w:r>
      </w:ins>
      <w:ins w:id="1831" w:author="Anurag Thakur" w:date="2026-04-28T14:36:00Z">
        <w:r w:rsidRPr="0031123F">
          <w:t>alert</w:t>
        </w:r>
      </w:ins>
      <w:ins w:id="1832" w:author="Anurag Thakur" w:date="2026-05-01T12:33:00Z" w16du:dateUtc="2026-05-01T07:03:00Z">
        <w:r w:rsidR="00806505">
          <w:t xml:space="preserve"> </w:t>
        </w:r>
      </w:ins>
      <w:ins w:id="1833" w:author="Anurag Thakur" w:date="2026-04-28T14:36:00Z">
        <w:r w:rsidRPr="0031123F">
          <w:t>thresholds</w:t>
        </w:r>
      </w:ins>
      <w:ins w:id="1834" w:author="Anurag Thakur" w:date="2026-05-01T12:33:00Z" w16du:dateUtc="2026-05-01T07:03:00Z">
        <w:r w:rsidR="00806505">
          <w:t xml:space="preserve"> </w:t>
        </w:r>
      </w:ins>
      <w:ins w:id="1835" w:author="Anurag Thakur" w:date="2026-04-28T14:36:00Z">
        <w:r w:rsidRPr="0031123F">
          <w:t>by</w:t>
        </w:r>
      </w:ins>
      <w:ins w:id="1836" w:author="Anurag Thakur" w:date="2026-05-01T12:33:00Z" w16du:dateUtc="2026-05-01T07:03:00Z">
        <w:r w:rsidR="00806505">
          <w:t xml:space="preserve"> </w:t>
        </w:r>
      </w:ins>
      <w:ins w:id="1837" w:author="Anurag Thakur" w:date="2026-04-28T14:36:00Z">
        <w:r w:rsidRPr="0031123F">
          <w:t>workload</w:t>
        </w:r>
      </w:ins>
      <w:ins w:id="1838" w:author="Anurag Thakur" w:date="2026-05-01T12:33:00Z" w16du:dateUtc="2026-05-01T07:03:00Z">
        <w:r w:rsidR="00806505">
          <w:t xml:space="preserve"> </w:t>
        </w:r>
      </w:ins>
      <w:ins w:id="1839" w:author="Anurag Thakur" w:date="2026-04-28T14:36:00Z">
        <w:r w:rsidRPr="0031123F">
          <w:t>class</w:t>
        </w:r>
      </w:ins>
      <w:ins w:id="1840" w:author="Anurag Thakur" w:date="2026-05-01T12:33:00Z" w16du:dateUtc="2026-05-01T07:03:00Z">
        <w:r w:rsidR="00806505">
          <w:t xml:space="preserve"> </w:t>
        </w:r>
      </w:ins>
      <w:ins w:id="1841" w:author="Anurag Thakur" w:date="2026-04-28T14:36:00Z">
        <w:r w:rsidRPr="0031123F">
          <w:t>(OLTP,</w:t>
        </w:r>
      </w:ins>
      <w:ins w:id="1842" w:author="Anurag Thakur" w:date="2026-05-01T12:33:00Z" w16du:dateUtc="2026-05-01T07:03:00Z">
        <w:r w:rsidR="00806505">
          <w:t xml:space="preserve"> </w:t>
        </w:r>
      </w:ins>
      <w:ins w:id="1843" w:author="Anurag Thakur" w:date="2026-04-28T14:36:00Z">
        <w:r w:rsidRPr="0031123F">
          <w:t>reporting,</w:t>
        </w:r>
      </w:ins>
      <w:ins w:id="1844" w:author="Anurag Thakur" w:date="2026-05-01T12:33:00Z" w16du:dateUtc="2026-05-01T07:03:00Z">
        <w:r w:rsidR="00806505">
          <w:t xml:space="preserve"> </w:t>
        </w:r>
      </w:ins>
      <w:ins w:id="1845" w:author="Anurag Thakur" w:date="2026-04-28T14:36:00Z">
        <w:r w:rsidRPr="0031123F">
          <w:t>batch).</w:t>
        </w:r>
      </w:ins>
    </w:p>
    <w:p w14:paraId="1D6838AE" w14:textId="7B52F7F8" w:rsidR="0031123F" w:rsidRPr="00D966BE" w:rsidRDefault="0031123F" w:rsidP="0031123F">
      <w:pPr>
        <w:rPr>
          <w:ins w:id="1846" w:author="Anurag Thakur" w:date="2026-04-28T14:36:00Z"/>
          <w:b/>
          <w:bCs/>
        </w:rPr>
      </w:pPr>
      <w:ins w:id="1847" w:author="Anurag Thakur" w:date="2026-04-28T14:36:00Z">
        <w:r w:rsidRPr="00D966BE">
          <w:rPr>
            <w:b/>
            <w:bCs/>
          </w:rPr>
          <w:t>Why</w:t>
        </w:r>
      </w:ins>
      <w:ins w:id="1848" w:author="Anurag Thakur" w:date="2026-05-01T12:33:00Z" w16du:dateUtc="2026-05-01T07:03:00Z">
        <w:r w:rsidR="00806505">
          <w:rPr>
            <w:b/>
            <w:bCs/>
          </w:rPr>
          <w:t xml:space="preserve"> </w:t>
        </w:r>
      </w:ins>
      <w:ins w:id="1849" w:author="Anurag Thakur" w:date="2026-04-28T14:36:00Z">
        <w:r w:rsidRPr="00D966BE">
          <w:rPr>
            <w:b/>
            <w:bCs/>
          </w:rPr>
          <w:t>it</w:t>
        </w:r>
      </w:ins>
      <w:ins w:id="1850" w:author="Anurag Thakur" w:date="2026-05-01T12:33:00Z" w16du:dateUtc="2026-05-01T07:03:00Z">
        <w:r w:rsidR="00806505">
          <w:rPr>
            <w:b/>
            <w:bCs/>
          </w:rPr>
          <w:t xml:space="preserve"> </w:t>
        </w:r>
      </w:ins>
      <w:ins w:id="1851" w:author="Anurag Thakur" w:date="2026-04-28T14:36:00Z">
        <w:r w:rsidRPr="00D966BE">
          <w:rPr>
            <w:b/>
            <w:bCs/>
          </w:rPr>
          <w:t>matters:</w:t>
        </w:r>
      </w:ins>
    </w:p>
    <w:p w14:paraId="425330F8" w14:textId="4010D772" w:rsidR="0031123F" w:rsidRPr="0031123F" w:rsidRDefault="0031123F" w:rsidP="00D966BE">
      <w:pPr>
        <w:pStyle w:val="Bullets"/>
        <w:rPr>
          <w:ins w:id="1852" w:author="Anurag Thakur" w:date="2026-04-28T14:36:00Z"/>
        </w:rPr>
      </w:pPr>
      <w:ins w:id="1853" w:author="Anurag Thakur" w:date="2026-04-28T14:36:00Z">
        <w:r w:rsidRPr="0031123F">
          <w:t>Database</w:t>
        </w:r>
      </w:ins>
      <w:ins w:id="1854" w:author="Anurag Thakur" w:date="2026-05-01T12:33:00Z" w16du:dateUtc="2026-05-01T07:03:00Z">
        <w:r w:rsidR="00806505">
          <w:t xml:space="preserve"> </w:t>
        </w:r>
      </w:ins>
      <w:ins w:id="1855" w:author="Anurag Thakur" w:date="2026-04-28T14:36:00Z">
        <w:r w:rsidRPr="0031123F">
          <w:t>bottlenecks</w:t>
        </w:r>
      </w:ins>
      <w:ins w:id="1856" w:author="Anurag Thakur" w:date="2026-05-01T12:33:00Z" w16du:dateUtc="2026-05-01T07:03:00Z">
        <w:r w:rsidR="00806505">
          <w:t xml:space="preserve"> </w:t>
        </w:r>
      </w:ins>
      <w:ins w:id="1857" w:author="Anurag Thakur" w:date="2026-04-28T14:36:00Z">
        <w:r w:rsidRPr="0031123F">
          <w:t>are</w:t>
        </w:r>
      </w:ins>
      <w:ins w:id="1858" w:author="Anurag Thakur" w:date="2026-05-01T12:33:00Z" w16du:dateUtc="2026-05-01T07:03:00Z">
        <w:r w:rsidR="00806505">
          <w:t xml:space="preserve"> </w:t>
        </w:r>
      </w:ins>
      <w:ins w:id="1859" w:author="Anurag Thakur" w:date="2026-04-28T14:36:00Z">
        <w:r w:rsidRPr="0031123F">
          <w:t>common</w:t>
        </w:r>
      </w:ins>
      <w:ins w:id="1860" w:author="Anurag Thakur" w:date="2026-05-01T12:33:00Z" w16du:dateUtc="2026-05-01T07:03:00Z">
        <w:r w:rsidR="00806505">
          <w:t xml:space="preserve"> </w:t>
        </w:r>
      </w:ins>
      <w:ins w:id="1861" w:author="Anurag Thakur" w:date="2026-04-28T14:36:00Z">
        <w:r w:rsidRPr="0031123F">
          <w:t>causes</w:t>
        </w:r>
      </w:ins>
      <w:ins w:id="1862" w:author="Anurag Thakur" w:date="2026-05-01T12:33:00Z" w16du:dateUtc="2026-05-01T07:03:00Z">
        <w:r w:rsidR="00806505">
          <w:t xml:space="preserve"> </w:t>
        </w:r>
      </w:ins>
      <w:ins w:id="1863" w:author="Anurag Thakur" w:date="2026-04-28T14:36:00Z">
        <w:r w:rsidRPr="0031123F">
          <w:t>of</w:t>
        </w:r>
      </w:ins>
      <w:ins w:id="1864" w:author="Anurag Thakur" w:date="2026-05-01T12:33:00Z" w16du:dateUtc="2026-05-01T07:03:00Z">
        <w:r w:rsidR="00806505">
          <w:t xml:space="preserve"> </w:t>
        </w:r>
      </w:ins>
      <w:ins w:id="1865" w:author="Anurag Thakur" w:date="2026-04-28T14:36:00Z">
        <w:r w:rsidRPr="0031123F">
          <w:t>end-user</w:t>
        </w:r>
      </w:ins>
      <w:ins w:id="1866" w:author="Anurag Thakur" w:date="2026-05-01T12:33:00Z" w16du:dateUtc="2026-05-01T07:03:00Z">
        <w:r w:rsidR="00806505">
          <w:t xml:space="preserve"> </w:t>
        </w:r>
      </w:ins>
      <w:ins w:id="1867" w:author="Anurag Thakur" w:date="2026-04-28T14:36:00Z">
        <w:r w:rsidRPr="0031123F">
          <w:t>degradation</w:t>
        </w:r>
      </w:ins>
      <w:ins w:id="1868" w:author="Anurag Thakur" w:date="2026-05-01T12:33:00Z" w16du:dateUtc="2026-05-01T07:03:00Z">
        <w:r w:rsidR="00806505">
          <w:t xml:space="preserve"> </w:t>
        </w:r>
      </w:ins>
      <w:ins w:id="1869" w:author="Anurag Thakur" w:date="2026-04-28T14:36:00Z">
        <w:r w:rsidRPr="0031123F">
          <w:t>and</w:t>
        </w:r>
      </w:ins>
      <w:ins w:id="1870" w:author="Anurag Thakur" w:date="2026-05-01T12:33:00Z" w16du:dateUtc="2026-05-01T07:03:00Z">
        <w:r w:rsidR="00806505">
          <w:t xml:space="preserve"> </w:t>
        </w:r>
      </w:ins>
      <w:ins w:id="1871" w:author="Anurag Thakur" w:date="2026-04-28T14:36:00Z">
        <w:r w:rsidRPr="0031123F">
          <w:t>incident</w:t>
        </w:r>
      </w:ins>
      <w:ins w:id="1872" w:author="Anurag Thakur" w:date="2026-05-01T12:33:00Z" w16du:dateUtc="2026-05-01T07:03:00Z">
        <w:r w:rsidR="00806505">
          <w:t xml:space="preserve"> </w:t>
        </w:r>
      </w:ins>
      <w:ins w:id="1873" w:author="Anurag Thakur" w:date="2026-04-28T14:36:00Z">
        <w:r w:rsidRPr="0031123F">
          <w:t>recurrence.</w:t>
        </w:r>
      </w:ins>
    </w:p>
    <w:p w14:paraId="630B59A3" w14:textId="5CC687F2" w:rsidR="0075622F" w:rsidRDefault="0031123F" w:rsidP="004E17AF">
      <w:pPr>
        <w:pStyle w:val="Heading3"/>
        <w:rPr>
          <w:ins w:id="1874" w:author="Anurag Thakur" w:date="2026-04-28T15:52:00Z" w16du:dateUtc="2026-04-28T10:22:00Z"/>
        </w:rPr>
      </w:pPr>
      <w:bookmarkStart w:id="1875" w:name="_Toc228549493"/>
      <w:bookmarkStart w:id="1876" w:name="_Toc228784881"/>
      <w:ins w:id="1877" w:author="Anurag Thakur" w:date="2026-04-28T14:36:00Z">
        <w:r w:rsidRPr="0031123F">
          <w:t>Layer:</w:t>
        </w:r>
      </w:ins>
      <w:ins w:id="1878" w:author="Anurag Thakur" w:date="2026-05-01T12:33:00Z" w16du:dateUtc="2026-05-01T07:03:00Z">
        <w:r w:rsidR="00806505">
          <w:t xml:space="preserve"> </w:t>
        </w:r>
      </w:ins>
      <w:ins w:id="1879" w:author="Anurag Thakur" w:date="2026-04-28T14:36:00Z">
        <w:r w:rsidRPr="0031123F">
          <w:t>Alerting</w:t>
        </w:r>
      </w:ins>
      <w:ins w:id="1880" w:author="Anurag Thakur" w:date="2026-05-01T12:33:00Z" w16du:dateUtc="2026-05-01T07:03:00Z">
        <w:r w:rsidR="00806505">
          <w:t xml:space="preserve"> </w:t>
        </w:r>
      </w:ins>
      <w:ins w:id="1881" w:author="Anurag Thakur" w:date="2026-04-28T15:52:00Z" w16du:dateUtc="2026-04-28T10:22:00Z">
        <w:r w:rsidR="0075622F">
          <w:t>/</w:t>
        </w:r>
      </w:ins>
      <w:ins w:id="1882" w:author="Anurag Thakur" w:date="2026-05-01T12:33:00Z" w16du:dateUtc="2026-05-01T07:03:00Z">
        <w:r w:rsidR="00806505">
          <w:t xml:space="preserve"> </w:t>
        </w:r>
      </w:ins>
      <w:ins w:id="1883" w:author="Anurag Thakur" w:date="2026-04-28T14:36:00Z">
        <w:r w:rsidRPr="0031123F">
          <w:t>Tool:</w:t>
        </w:r>
      </w:ins>
      <w:ins w:id="1884" w:author="Anurag Thakur" w:date="2026-05-01T12:33:00Z" w16du:dateUtc="2026-05-01T07:03:00Z">
        <w:r w:rsidR="00806505">
          <w:t xml:space="preserve"> </w:t>
        </w:r>
      </w:ins>
      <w:ins w:id="1885" w:author="Anurag Thakur" w:date="2026-04-28T14:36:00Z">
        <w:r w:rsidRPr="0031123F">
          <w:t>Grafana</w:t>
        </w:r>
      </w:ins>
      <w:ins w:id="1886" w:author="Anurag Thakur" w:date="2026-05-01T12:33:00Z" w16du:dateUtc="2026-05-01T07:03:00Z">
        <w:r w:rsidR="00806505">
          <w:t xml:space="preserve"> </w:t>
        </w:r>
      </w:ins>
      <w:ins w:id="1887" w:author="Anurag Thakur" w:date="2026-04-28T14:36:00Z">
        <w:r w:rsidRPr="0031123F">
          <w:t>Alerting</w:t>
        </w:r>
      </w:ins>
      <w:ins w:id="1888" w:author="Anurag Thakur" w:date="2026-05-01T12:33:00Z" w16du:dateUtc="2026-05-01T07:03:00Z">
        <w:r w:rsidR="00806505">
          <w:t xml:space="preserve"> </w:t>
        </w:r>
      </w:ins>
      <w:ins w:id="1889" w:author="Anurag Thakur" w:date="2026-04-28T14:36:00Z">
        <w:r w:rsidRPr="0031123F">
          <w:t>/</w:t>
        </w:r>
      </w:ins>
      <w:ins w:id="1890" w:author="Anurag Thakur" w:date="2026-05-01T12:33:00Z" w16du:dateUtc="2026-05-01T07:03:00Z">
        <w:r w:rsidR="00806505">
          <w:t xml:space="preserve"> </w:t>
        </w:r>
      </w:ins>
      <w:ins w:id="1891" w:author="Anurag Thakur" w:date="2026-04-28T14:36:00Z">
        <w:r w:rsidRPr="0031123F">
          <w:t>Alertmanager</w:t>
        </w:r>
      </w:ins>
      <w:bookmarkEnd w:id="1875"/>
      <w:bookmarkEnd w:id="1876"/>
    </w:p>
    <w:p w14:paraId="372C8262" w14:textId="69140521" w:rsidR="0031123F" w:rsidRPr="0031123F" w:rsidRDefault="0031123F" w:rsidP="0031123F">
      <w:pPr>
        <w:rPr>
          <w:ins w:id="1892" w:author="Anurag Thakur" w:date="2026-04-28T14:36:00Z"/>
        </w:rPr>
      </w:pPr>
      <w:ins w:id="1893" w:author="Anurag Thakur" w:date="2026-04-28T14:36:00Z">
        <w:r w:rsidRPr="0031123F">
          <w:t>Role:</w:t>
        </w:r>
      </w:ins>
      <w:ins w:id="1894" w:author="Anurag Thakur" w:date="2026-05-01T12:33:00Z" w16du:dateUtc="2026-05-01T07:03:00Z">
        <w:r w:rsidR="00806505">
          <w:t xml:space="preserve"> </w:t>
        </w:r>
      </w:ins>
      <w:ins w:id="1895" w:author="Anurag Thakur" w:date="2026-04-28T14:36:00Z">
        <w:r w:rsidRPr="0031123F">
          <w:t>Rule</w:t>
        </w:r>
      </w:ins>
      <w:ins w:id="1896" w:author="Anurag Thakur" w:date="2026-05-01T12:33:00Z" w16du:dateUtc="2026-05-01T07:03:00Z">
        <w:r w:rsidR="00806505">
          <w:t xml:space="preserve"> </w:t>
        </w:r>
      </w:ins>
      <w:ins w:id="1897" w:author="Anurag Thakur" w:date="2026-04-28T14:36:00Z">
        <w:r w:rsidRPr="0031123F">
          <w:t>evaluation,</w:t>
        </w:r>
      </w:ins>
      <w:ins w:id="1898" w:author="Anurag Thakur" w:date="2026-05-01T12:33:00Z" w16du:dateUtc="2026-05-01T07:03:00Z">
        <w:r w:rsidR="00806505">
          <w:t xml:space="preserve"> </w:t>
        </w:r>
      </w:ins>
      <w:ins w:id="1899" w:author="Anurag Thakur" w:date="2026-04-28T14:36:00Z">
        <w:r w:rsidRPr="0031123F">
          <w:t>deduplication,</w:t>
        </w:r>
      </w:ins>
      <w:ins w:id="1900" w:author="Anurag Thakur" w:date="2026-05-01T12:33:00Z" w16du:dateUtc="2026-05-01T07:03:00Z">
        <w:r w:rsidR="00806505">
          <w:t xml:space="preserve"> </w:t>
        </w:r>
      </w:ins>
      <w:ins w:id="1901" w:author="Anurag Thakur" w:date="2026-04-28T14:36:00Z">
        <w:r w:rsidRPr="0031123F">
          <w:t>routing,</w:t>
        </w:r>
      </w:ins>
      <w:ins w:id="1902" w:author="Anurag Thakur" w:date="2026-05-01T12:33:00Z" w16du:dateUtc="2026-05-01T07:03:00Z">
        <w:r w:rsidR="00806505">
          <w:t xml:space="preserve"> </w:t>
        </w:r>
      </w:ins>
      <w:ins w:id="1903" w:author="Anurag Thakur" w:date="2026-04-28T14:36:00Z">
        <w:r w:rsidRPr="0031123F">
          <w:t>escalation,</w:t>
        </w:r>
      </w:ins>
      <w:ins w:id="1904" w:author="Anurag Thakur" w:date="2026-05-01T12:33:00Z" w16du:dateUtc="2026-05-01T07:03:00Z">
        <w:r w:rsidR="00806505">
          <w:t xml:space="preserve"> </w:t>
        </w:r>
      </w:ins>
      <w:ins w:id="1905" w:author="Anurag Thakur" w:date="2026-04-28T14:36:00Z">
        <w:r w:rsidRPr="0031123F">
          <w:t>and</w:t>
        </w:r>
      </w:ins>
      <w:ins w:id="1906" w:author="Anurag Thakur" w:date="2026-05-01T12:33:00Z" w16du:dateUtc="2026-05-01T07:03:00Z">
        <w:r w:rsidR="00806505">
          <w:t xml:space="preserve"> </w:t>
        </w:r>
      </w:ins>
      <w:ins w:id="1907" w:author="Anurag Thakur" w:date="2026-04-28T14:36:00Z">
        <w:r w:rsidRPr="0031123F">
          <w:t>notification</w:t>
        </w:r>
      </w:ins>
      <w:ins w:id="1908" w:author="Anurag Thakur" w:date="2026-05-01T12:33:00Z" w16du:dateUtc="2026-05-01T07:03:00Z">
        <w:r w:rsidR="00806505">
          <w:t xml:space="preserve"> </w:t>
        </w:r>
      </w:ins>
      <w:ins w:id="1909" w:author="Anurag Thakur" w:date="2026-04-28T14:36:00Z">
        <w:r w:rsidRPr="0031123F">
          <w:t>management.</w:t>
        </w:r>
      </w:ins>
    </w:p>
    <w:p w14:paraId="4192C683" w14:textId="1A254C0F" w:rsidR="0031123F" w:rsidRPr="00D966BE" w:rsidRDefault="0031123F" w:rsidP="0031123F">
      <w:pPr>
        <w:rPr>
          <w:ins w:id="1910" w:author="Anurag Thakur" w:date="2026-04-28T14:36:00Z"/>
          <w:b/>
          <w:bCs/>
        </w:rPr>
      </w:pPr>
      <w:ins w:id="1911" w:author="Anurag Thakur" w:date="2026-04-28T14:36:00Z">
        <w:r w:rsidRPr="00D966BE">
          <w:rPr>
            <w:b/>
            <w:bCs/>
          </w:rPr>
          <w:t>Implementation</w:t>
        </w:r>
      </w:ins>
      <w:ins w:id="1912" w:author="Anurag Thakur" w:date="2026-05-01T12:33:00Z" w16du:dateUtc="2026-05-01T07:03:00Z">
        <w:r w:rsidR="00806505">
          <w:rPr>
            <w:b/>
            <w:bCs/>
          </w:rPr>
          <w:t xml:space="preserve"> </w:t>
        </w:r>
      </w:ins>
      <w:ins w:id="1913" w:author="Anurag Thakur" w:date="2026-04-28T14:36:00Z">
        <w:r w:rsidRPr="00D966BE">
          <w:rPr>
            <w:b/>
            <w:bCs/>
          </w:rPr>
          <w:t>detail:</w:t>
        </w:r>
      </w:ins>
    </w:p>
    <w:p w14:paraId="36D6726C" w14:textId="3CDF7180" w:rsidR="0031123F" w:rsidRPr="0031123F" w:rsidRDefault="0031123F" w:rsidP="00D966BE">
      <w:pPr>
        <w:pStyle w:val="Bullets"/>
        <w:rPr>
          <w:ins w:id="1914" w:author="Anurag Thakur" w:date="2026-04-28T14:36:00Z"/>
        </w:rPr>
      </w:pPr>
      <w:ins w:id="1915" w:author="Anurag Thakur" w:date="2026-04-28T14:36:00Z">
        <w:r w:rsidRPr="0031123F">
          <w:t>Implement</w:t>
        </w:r>
      </w:ins>
      <w:ins w:id="1916" w:author="Anurag Thakur" w:date="2026-05-01T12:33:00Z" w16du:dateUtc="2026-05-01T07:03:00Z">
        <w:r w:rsidR="00806505">
          <w:t xml:space="preserve"> </w:t>
        </w:r>
      </w:ins>
      <w:ins w:id="1917" w:author="Anurag Thakur" w:date="2026-04-28T14:36:00Z">
        <w:r w:rsidRPr="0031123F">
          <w:t>multi-window,</w:t>
        </w:r>
      </w:ins>
      <w:ins w:id="1918" w:author="Anurag Thakur" w:date="2026-05-01T12:33:00Z" w16du:dateUtc="2026-05-01T07:03:00Z">
        <w:r w:rsidR="00806505">
          <w:t xml:space="preserve"> </w:t>
        </w:r>
      </w:ins>
      <w:ins w:id="1919" w:author="Anurag Thakur" w:date="2026-04-28T14:36:00Z">
        <w:r w:rsidRPr="0031123F">
          <w:t>multi-burn-rate</w:t>
        </w:r>
      </w:ins>
      <w:ins w:id="1920" w:author="Anurag Thakur" w:date="2026-05-01T12:33:00Z" w16du:dateUtc="2026-05-01T07:03:00Z">
        <w:r w:rsidR="00806505">
          <w:t xml:space="preserve"> </w:t>
        </w:r>
      </w:ins>
      <w:ins w:id="1921" w:author="Anurag Thakur" w:date="2026-04-28T14:36:00Z">
        <w:r w:rsidRPr="0031123F">
          <w:t>SLO</w:t>
        </w:r>
      </w:ins>
      <w:ins w:id="1922" w:author="Anurag Thakur" w:date="2026-05-01T12:33:00Z" w16du:dateUtc="2026-05-01T07:03:00Z">
        <w:r w:rsidR="00806505">
          <w:t xml:space="preserve"> </w:t>
        </w:r>
      </w:ins>
      <w:ins w:id="1923" w:author="Anurag Thakur" w:date="2026-04-28T14:36:00Z">
        <w:r w:rsidRPr="0031123F">
          <w:t>alerting</w:t>
        </w:r>
      </w:ins>
      <w:ins w:id="1924" w:author="Anurag Thakur" w:date="2026-05-01T12:33:00Z" w16du:dateUtc="2026-05-01T07:03:00Z">
        <w:r w:rsidR="00806505">
          <w:t xml:space="preserve"> </w:t>
        </w:r>
      </w:ins>
      <w:ins w:id="1925" w:author="Anurag Thakur" w:date="2026-04-28T14:36:00Z">
        <w:r w:rsidRPr="0031123F">
          <w:t>to</w:t>
        </w:r>
      </w:ins>
      <w:ins w:id="1926" w:author="Anurag Thakur" w:date="2026-05-01T12:33:00Z" w16du:dateUtc="2026-05-01T07:03:00Z">
        <w:r w:rsidR="00806505">
          <w:t xml:space="preserve"> </w:t>
        </w:r>
      </w:ins>
      <w:ins w:id="1927" w:author="Anurag Thakur" w:date="2026-04-28T14:36:00Z">
        <w:r w:rsidRPr="0031123F">
          <w:t>reduce</w:t>
        </w:r>
      </w:ins>
      <w:ins w:id="1928" w:author="Anurag Thakur" w:date="2026-05-01T12:33:00Z" w16du:dateUtc="2026-05-01T07:03:00Z">
        <w:r w:rsidR="00806505">
          <w:t xml:space="preserve"> </w:t>
        </w:r>
      </w:ins>
      <w:ins w:id="1929" w:author="Anurag Thakur" w:date="2026-04-28T14:36:00Z">
        <w:r w:rsidRPr="0031123F">
          <w:t>noise</w:t>
        </w:r>
      </w:ins>
      <w:ins w:id="1930" w:author="Anurag Thakur" w:date="2026-05-01T12:33:00Z" w16du:dateUtc="2026-05-01T07:03:00Z">
        <w:r w:rsidR="00806505">
          <w:t xml:space="preserve"> </w:t>
        </w:r>
      </w:ins>
      <w:ins w:id="1931" w:author="Anurag Thakur" w:date="2026-04-28T14:36:00Z">
        <w:r w:rsidRPr="0031123F">
          <w:t>and</w:t>
        </w:r>
      </w:ins>
      <w:ins w:id="1932" w:author="Anurag Thakur" w:date="2026-05-01T12:33:00Z" w16du:dateUtc="2026-05-01T07:03:00Z">
        <w:r w:rsidR="00806505">
          <w:t xml:space="preserve"> </w:t>
        </w:r>
      </w:ins>
      <w:ins w:id="1933" w:author="Anurag Thakur" w:date="2026-04-28T14:36:00Z">
        <w:r w:rsidRPr="0031123F">
          <w:t>improve</w:t>
        </w:r>
      </w:ins>
      <w:ins w:id="1934" w:author="Anurag Thakur" w:date="2026-05-01T12:33:00Z" w16du:dateUtc="2026-05-01T07:03:00Z">
        <w:r w:rsidR="00806505">
          <w:t xml:space="preserve"> </w:t>
        </w:r>
      </w:ins>
      <w:ins w:id="1935" w:author="Anurag Thakur" w:date="2026-04-28T14:36:00Z">
        <w:r w:rsidRPr="0031123F">
          <w:t>urgency</w:t>
        </w:r>
      </w:ins>
      <w:ins w:id="1936" w:author="Anurag Thakur" w:date="2026-05-01T12:33:00Z" w16du:dateUtc="2026-05-01T07:03:00Z">
        <w:r w:rsidR="00806505">
          <w:t xml:space="preserve"> </w:t>
        </w:r>
      </w:ins>
      <w:ins w:id="1937" w:author="Anurag Thakur" w:date="2026-04-28T15:53:00Z" w16du:dateUtc="2026-04-28T10:23:00Z">
        <w:r w:rsidR="00655062" w:rsidRPr="0031123F">
          <w:t>signalling</w:t>
        </w:r>
      </w:ins>
      <w:ins w:id="1938" w:author="Anurag Thakur" w:date="2026-04-28T14:36:00Z">
        <w:r w:rsidRPr="0031123F">
          <w:t>.</w:t>
        </w:r>
      </w:ins>
    </w:p>
    <w:p w14:paraId="5BF0631D" w14:textId="226671F7" w:rsidR="0031123F" w:rsidRPr="0031123F" w:rsidRDefault="0031123F" w:rsidP="00D966BE">
      <w:pPr>
        <w:pStyle w:val="Bullets"/>
        <w:rPr>
          <w:ins w:id="1939" w:author="Anurag Thakur" w:date="2026-04-28T14:36:00Z"/>
        </w:rPr>
      </w:pPr>
      <w:ins w:id="1940" w:author="Anurag Thakur" w:date="2026-04-28T14:36:00Z">
        <w:r w:rsidRPr="0031123F">
          <w:t>Route</w:t>
        </w:r>
      </w:ins>
      <w:ins w:id="1941" w:author="Anurag Thakur" w:date="2026-05-01T12:33:00Z" w16du:dateUtc="2026-05-01T07:03:00Z">
        <w:r w:rsidR="00806505">
          <w:t xml:space="preserve"> </w:t>
        </w:r>
      </w:ins>
      <w:ins w:id="1942" w:author="Anurag Thakur" w:date="2026-04-28T14:36:00Z">
        <w:r w:rsidRPr="0031123F">
          <w:t>alerts</w:t>
        </w:r>
      </w:ins>
      <w:ins w:id="1943" w:author="Anurag Thakur" w:date="2026-05-01T12:33:00Z" w16du:dateUtc="2026-05-01T07:03:00Z">
        <w:r w:rsidR="00806505">
          <w:t xml:space="preserve"> </w:t>
        </w:r>
      </w:ins>
      <w:ins w:id="1944" w:author="Anurag Thakur" w:date="2026-04-28T14:36:00Z">
        <w:r w:rsidRPr="0031123F">
          <w:t>by</w:t>
        </w:r>
      </w:ins>
      <w:ins w:id="1945" w:author="Anurag Thakur" w:date="2026-05-01T12:33:00Z" w16du:dateUtc="2026-05-01T07:03:00Z">
        <w:r w:rsidR="00806505">
          <w:t xml:space="preserve"> </w:t>
        </w:r>
      </w:ins>
      <w:ins w:id="1946" w:author="Anurag Thakur" w:date="2026-04-28T14:36:00Z">
        <w:r w:rsidRPr="0031123F">
          <w:t>ownership</w:t>
        </w:r>
      </w:ins>
      <w:ins w:id="1947" w:author="Anurag Thakur" w:date="2026-05-01T12:33:00Z" w16du:dateUtc="2026-05-01T07:03:00Z">
        <w:r w:rsidR="00806505">
          <w:t xml:space="preserve"> </w:t>
        </w:r>
      </w:ins>
      <w:ins w:id="1948" w:author="Anurag Thakur" w:date="2026-04-28T14:36:00Z">
        <w:r w:rsidRPr="0031123F">
          <w:t>metadata</w:t>
        </w:r>
      </w:ins>
      <w:ins w:id="1949" w:author="Anurag Thakur" w:date="2026-05-01T12:33:00Z" w16du:dateUtc="2026-05-01T07:03:00Z">
        <w:r w:rsidR="00806505">
          <w:t xml:space="preserve"> </w:t>
        </w:r>
      </w:ins>
      <w:ins w:id="1950" w:author="Anurag Thakur" w:date="2026-04-28T14:36:00Z">
        <w:r w:rsidRPr="0031123F">
          <w:t>(team,</w:t>
        </w:r>
      </w:ins>
      <w:ins w:id="1951" w:author="Anurag Thakur" w:date="2026-05-01T12:33:00Z" w16du:dateUtc="2026-05-01T07:03:00Z">
        <w:r w:rsidR="00806505">
          <w:t xml:space="preserve"> </w:t>
        </w:r>
      </w:ins>
      <w:ins w:id="1952" w:author="Anurag Thakur" w:date="2026-04-28T14:36:00Z">
        <w:r w:rsidRPr="0031123F">
          <w:t>service,</w:t>
        </w:r>
      </w:ins>
      <w:ins w:id="1953" w:author="Anurag Thakur" w:date="2026-05-01T12:33:00Z" w16du:dateUtc="2026-05-01T07:03:00Z">
        <w:r w:rsidR="00806505">
          <w:t xml:space="preserve"> </w:t>
        </w:r>
      </w:ins>
      <w:ins w:id="1954" w:author="Anurag Thakur" w:date="2026-04-28T14:36:00Z">
        <w:r w:rsidRPr="0031123F">
          <w:t>env,</w:t>
        </w:r>
      </w:ins>
      <w:ins w:id="1955" w:author="Anurag Thakur" w:date="2026-05-01T12:33:00Z" w16du:dateUtc="2026-05-01T07:03:00Z">
        <w:r w:rsidR="00806505">
          <w:t xml:space="preserve"> </w:t>
        </w:r>
      </w:ins>
      <w:ins w:id="1956" w:author="Anurag Thakur" w:date="2026-04-28T14:36:00Z">
        <w:r w:rsidRPr="0031123F">
          <w:t>severity).</w:t>
        </w:r>
      </w:ins>
    </w:p>
    <w:p w14:paraId="30172D1F" w14:textId="02E869EB" w:rsidR="0031123F" w:rsidRPr="0031123F" w:rsidRDefault="0031123F" w:rsidP="00D966BE">
      <w:pPr>
        <w:pStyle w:val="Bullets"/>
        <w:rPr>
          <w:ins w:id="1957" w:author="Anurag Thakur" w:date="2026-04-28T14:36:00Z"/>
        </w:rPr>
      </w:pPr>
      <w:ins w:id="1958" w:author="Anurag Thakur" w:date="2026-04-28T14:36:00Z">
        <w:r w:rsidRPr="0031123F">
          <w:t>Integrate</w:t>
        </w:r>
      </w:ins>
      <w:ins w:id="1959" w:author="Anurag Thakur" w:date="2026-05-01T12:33:00Z" w16du:dateUtc="2026-05-01T07:03:00Z">
        <w:r w:rsidR="00806505">
          <w:t xml:space="preserve"> </w:t>
        </w:r>
      </w:ins>
      <w:ins w:id="1960" w:author="Anurag Thakur" w:date="2026-04-28T14:36:00Z">
        <w:r w:rsidRPr="0031123F">
          <w:t>with</w:t>
        </w:r>
      </w:ins>
      <w:ins w:id="1961" w:author="Anurag Thakur" w:date="2026-05-01T12:33:00Z" w16du:dateUtc="2026-05-01T07:03:00Z">
        <w:r w:rsidR="00806505">
          <w:t xml:space="preserve"> </w:t>
        </w:r>
      </w:ins>
      <w:ins w:id="1962" w:author="Anurag Thakur" w:date="2026-04-28T14:36:00Z">
        <w:r w:rsidRPr="0031123F">
          <w:t>incident</w:t>
        </w:r>
      </w:ins>
      <w:ins w:id="1963" w:author="Anurag Thakur" w:date="2026-05-01T12:33:00Z" w16du:dateUtc="2026-05-01T07:03:00Z">
        <w:r w:rsidR="00806505">
          <w:t xml:space="preserve"> </w:t>
        </w:r>
      </w:ins>
      <w:ins w:id="1964" w:author="Anurag Thakur" w:date="2026-04-28T14:36:00Z">
        <w:r w:rsidRPr="0031123F">
          <w:t>channels</w:t>
        </w:r>
      </w:ins>
      <w:ins w:id="1965" w:author="Anurag Thakur" w:date="2026-05-01T12:33:00Z" w16du:dateUtc="2026-05-01T07:03:00Z">
        <w:r w:rsidR="00806505">
          <w:t xml:space="preserve"> </w:t>
        </w:r>
      </w:ins>
      <w:ins w:id="1966" w:author="Anurag Thakur" w:date="2026-04-28T14:36:00Z">
        <w:r w:rsidRPr="0031123F">
          <w:t>(Teams/Slack/PagerDuty/ServiceNow)</w:t>
        </w:r>
      </w:ins>
      <w:ins w:id="1967" w:author="Anurag Thakur" w:date="2026-05-01T12:33:00Z" w16du:dateUtc="2026-05-01T07:03:00Z">
        <w:r w:rsidR="00806505">
          <w:t xml:space="preserve"> </w:t>
        </w:r>
      </w:ins>
      <w:ins w:id="1968" w:author="Anurag Thakur" w:date="2026-04-28T14:36:00Z">
        <w:r w:rsidRPr="0031123F">
          <w:t>and</w:t>
        </w:r>
      </w:ins>
      <w:ins w:id="1969" w:author="Anurag Thakur" w:date="2026-05-01T12:33:00Z" w16du:dateUtc="2026-05-01T07:03:00Z">
        <w:r w:rsidR="00806505">
          <w:t xml:space="preserve"> </w:t>
        </w:r>
      </w:ins>
      <w:ins w:id="1970" w:author="Anurag Thakur" w:date="2026-04-28T14:36:00Z">
        <w:r w:rsidRPr="0031123F">
          <w:t>runbook</w:t>
        </w:r>
      </w:ins>
      <w:ins w:id="1971" w:author="Anurag Thakur" w:date="2026-05-01T12:33:00Z" w16du:dateUtc="2026-05-01T07:03:00Z">
        <w:r w:rsidR="00806505">
          <w:t xml:space="preserve"> </w:t>
        </w:r>
      </w:ins>
      <w:ins w:id="1972" w:author="Anurag Thakur" w:date="2026-04-28T14:36:00Z">
        <w:r w:rsidRPr="0031123F">
          <w:t>links.</w:t>
        </w:r>
      </w:ins>
    </w:p>
    <w:p w14:paraId="042AD316" w14:textId="46F3ED4B" w:rsidR="0031123F" w:rsidRPr="0031123F" w:rsidRDefault="0031123F" w:rsidP="00D966BE">
      <w:pPr>
        <w:pStyle w:val="Bullets"/>
        <w:rPr>
          <w:ins w:id="1973" w:author="Anurag Thakur" w:date="2026-04-28T14:36:00Z"/>
        </w:rPr>
      </w:pPr>
      <w:ins w:id="1974" w:author="Anurag Thakur" w:date="2026-04-28T14:36:00Z">
        <w:r w:rsidRPr="0031123F">
          <w:t>Measure</w:t>
        </w:r>
      </w:ins>
      <w:ins w:id="1975" w:author="Anurag Thakur" w:date="2026-05-01T12:33:00Z" w16du:dateUtc="2026-05-01T07:03:00Z">
        <w:r w:rsidR="00806505">
          <w:t xml:space="preserve"> </w:t>
        </w:r>
      </w:ins>
      <w:ins w:id="1976" w:author="Anurag Thakur" w:date="2026-04-28T14:36:00Z">
        <w:r w:rsidRPr="0031123F">
          <w:t>alert</w:t>
        </w:r>
      </w:ins>
      <w:ins w:id="1977" w:author="Anurag Thakur" w:date="2026-05-01T12:33:00Z" w16du:dateUtc="2026-05-01T07:03:00Z">
        <w:r w:rsidR="00806505">
          <w:t xml:space="preserve"> </w:t>
        </w:r>
      </w:ins>
      <w:ins w:id="1978" w:author="Anurag Thakur" w:date="2026-04-28T14:36:00Z">
        <w:r w:rsidRPr="0031123F">
          <w:t>quality</w:t>
        </w:r>
      </w:ins>
      <w:ins w:id="1979" w:author="Anurag Thakur" w:date="2026-05-01T12:33:00Z" w16du:dateUtc="2026-05-01T07:03:00Z">
        <w:r w:rsidR="00806505">
          <w:t xml:space="preserve"> </w:t>
        </w:r>
      </w:ins>
      <w:ins w:id="1980" w:author="Anurag Thakur" w:date="2026-04-28T14:36:00Z">
        <w:r w:rsidRPr="0031123F">
          <w:t>(false</w:t>
        </w:r>
      </w:ins>
      <w:ins w:id="1981" w:author="Anurag Thakur" w:date="2026-05-01T12:33:00Z" w16du:dateUtc="2026-05-01T07:03:00Z">
        <w:r w:rsidR="00806505">
          <w:t xml:space="preserve"> </w:t>
        </w:r>
      </w:ins>
      <w:ins w:id="1982" w:author="Anurag Thakur" w:date="2026-04-28T14:36:00Z">
        <w:r w:rsidRPr="0031123F">
          <w:t>positives,</w:t>
        </w:r>
      </w:ins>
      <w:ins w:id="1983" w:author="Anurag Thakur" w:date="2026-05-01T12:33:00Z" w16du:dateUtc="2026-05-01T07:03:00Z">
        <w:r w:rsidR="00806505">
          <w:t xml:space="preserve"> </w:t>
        </w:r>
      </w:ins>
      <w:ins w:id="1984" w:author="Anurag Thakur" w:date="2026-04-28T14:36:00Z">
        <w:r w:rsidRPr="0031123F">
          <w:t>duplicates,</w:t>
        </w:r>
      </w:ins>
      <w:ins w:id="1985" w:author="Anurag Thakur" w:date="2026-05-01T12:33:00Z" w16du:dateUtc="2026-05-01T07:03:00Z">
        <w:r w:rsidR="00806505">
          <w:t xml:space="preserve"> </w:t>
        </w:r>
      </w:ins>
      <w:ins w:id="1986" w:author="Anurag Thakur" w:date="2026-04-28T14:36:00Z">
        <w:r w:rsidRPr="0031123F">
          <w:t>acknowledgment</w:t>
        </w:r>
      </w:ins>
      <w:ins w:id="1987" w:author="Anurag Thakur" w:date="2026-05-01T12:33:00Z" w16du:dateUtc="2026-05-01T07:03:00Z">
        <w:r w:rsidR="00806505">
          <w:t xml:space="preserve"> </w:t>
        </w:r>
      </w:ins>
      <w:ins w:id="1988" w:author="Anurag Thakur" w:date="2026-04-28T14:36:00Z">
        <w:r w:rsidRPr="0031123F">
          <w:t>time,</w:t>
        </w:r>
      </w:ins>
      <w:ins w:id="1989" w:author="Anurag Thakur" w:date="2026-05-01T12:33:00Z" w16du:dateUtc="2026-05-01T07:03:00Z">
        <w:r w:rsidR="00806505">
          <w:t xml:space="preserve"> </w:t>
        </w:r>
      </w:ins>
      <w:ins w:id="1990" w:author="Anurag Thakur" w:date="2026-04-28T14:36:00Z">
        <w:r w:rsidRPr="0031123F">
          <w:t>actionability).</w:t>
        </w:r>
      </w:ins>
    </w:p>
    <w:p w14:paraId="79F097C7" w14:textId="7C412D06" w:rsidR="0031123F" w:rsidRPr="00D966BE" w:rsidRDefault="0031123F" w:rsidP="0031123F">
      <w:pPr>
        <w:rPr>
          <w:ins w:id="1991" w:author="Anurag Thakur" w:date="2026-04-28T14:36:00Z"/>
          <w:b/>
          <w:bCs/>
        </w:rPr>
      </w:pPr>
      <w:ins w:id="1992" w:author="Anurag Thakur" w:date="2026-04-28T14:36:00Z">
        <w:r w:rsidRPr="00D966BE">
          <w:rPr>
            <w:b/>
            <w:bCs/>
          </w:rPr>
          <w:t>Why</w:t>
        </w:r>
      </w:ins>
      <w:ins w:id="1993" w:author="Anurag Thakur" w:date="2026-05-01T12:33:00Z" w16du:dateUtc="2026-05-01T07:03:00Z">
        <w:r w:rsidR="00806505">
          <w:rPr>
            <w:b/>
            <w:bCs/>
          </w:rPr>
          <w:t xml:space="preserve"> </w:t>
        </w:r>
      </w:ins>
      <w:ins w:id="1994" w:author="Anurag Thakur" w:date="2026-04-28T14:36:00Z">
        <w:r w:rsidRPr="00D966BE">
          <w:rPr>
            <w:b/>
            <w:bCs/>
          </w:rPr>
          <w:t>it</w:t>
        </w:r>
      </w:ins>
      <w:ins w:id="1995" w:author="Anurag Thakur" w:date="2026-05-01T12:33:00Z" w16du:dateUtc="2026-05-01T07:03:00Z">
        <w:r w:rsidR="00806505">
          <w:rPr>
            <w:b/>
            <w:bCs/>
          </w:rPr>
          <w:t xml:space="preserve"> </w:t>
        </w:r>
      </w:ins>
      <w:ins w:id="1996" w:author="Anurag Thakur" w:date="2026-04-28T14:36:00Z">
        <w:r w:rsidRPr="00D966BE">
          <w:rPr>
            <w:b/>
            <w:bCs/>
          </w:rPr>
          <w:t>matters:</w:t>
        </w:r>
      </w:ins>
    </w:p>
    <w:p w14:paraId="1DFBB49E" w14:textId="602EAE59" w:rsidR="0031123F" w:rsidRPr="0031123F" w:rsidRDefault="0031123F" w:rsidP="00D966BE">
      <w:pPr>
        <w:pStyle w:val="Bullets"/>
        <w:rPr>
          <w:ins w:id="1997" w:author="Anurag Thakur" w:date="2026-04-28T14:36:00Z"/>
        </w:rPr>
      </w:pPr>
      <w:ins w:id="1998" w:author="Anurag Thakur" w:date="2026-04-28T14:36:00Z">
        <w:r w:rsidRPr="0031123F">
          <w:t>Converts</w:t>
        </w:r>
      </w:ins>
      <w:ins w:id="1999" w:author="Anurag Thakur" w:date="2026-05-01T12:33:00Z" w16du:dateUtc="2026-05-01T07:03:00Z">
        <w:r w:rsidR="00806505">
          <w:t xml:space="preserve"> </w:t>
        </w:r>
      </w:ins>
      <w:ins w:id="2000" w:author="Anurag Thakur" w:date="2026-04-28T14:36:00Z">
        <w:r w:rsidRPr="0031123F">
          <w:t>observability</w:t>
        </w:r>
      </w:ins>
      <w:ins w:id="2001" w:author="Anurag Thakur" w:date="2026-05-01T12:33:00Z" w16du:dateUtc="2026-05-01T07:03:00Z">
        <w:r w:rsidR="00806505">
          <w:t xml:space="preserve"> </w:t>
        </w:r>
      </w:ins>
      <w:ins w:id="2002" w:author="Anurag Thakur" w:date="2026-04-28T14:36:00Z">
        <w:r w:rsidRPr="0031123F">
          <w:t>data</w:t>
        </w:r>
      </w:ins>
      <w:ins w:id="2003" w:author="Anurag Thakur" w:date="2026-05-01T12:33:00Z" w16du:dateUtc="2026-05-01T07:03:00Z">
        <w:r w:rsidR="00806505">
          <w:t xml:space="preserve"> </w:t>
        </w:r>
      </w:ins>
      <w:ins w:id="2004" w:author="Anurag Thakur" w:date="2026-04-28T14:36:00Z">
        <w:r w:rsidRPr="0031123F">
          <w:t>into</w:t>
        </w:r>
      </w:ins>
      <w:ins w:id="2005" w:author="Anurag Thakur" w:date="2026-05-01T12:33:00Z" w16du:dateUtc="2026-05-01T07:03:00Z">
        <w:r w:rsidR="00806505">
          <w:t xml:space="preserve"> </w:t>
        </w:r>
      </w:ins>
      <w:ins w:id="2006" w:author="Anurag Thakur" w:date="2026-04-28T14:36:00Z">
        <w:r w:rsidRPr="0031123F">
          <w:t>reliable,</w:t>
        </w:r>
      </w:ins>
      <w:ins w:id="2007" w:author="Anurag Thakur" w:date="2026-05-01T12:33:00Z" w16du:dateUtc="2026-05-01T07:03:00Z">
        <w:r w:rsidR="00806505">
          <w:t xml:space="preserve"> </w:t>
        </w:r>
      </w:ins>
      <w:ins w:id="2008" w:author="Anurag Thakur" w:date="2026-04-28T14:36:00Z">
        <w:r w:rsidRPr="0031123F">
          <w:t>low-noise</w:t>
        </w:r>
      </w:ins>
      <w:ins w:id="2009" w:author="Anurag Thakur" w:date="2026-05-01T12:33:00Z" w16du:dateUtc="2026-05-01T07:03:00Z">
        <w:r w:rsidR="00806505">
          <w:t xml:space="preserve"> </w:t>
        </w:r>
      </w:ins>
      <w:ins w:id="2010" w:author="Anurag Thakur" w:date="2026-04-28T14:36:00Z">
        <w:r w:rsidRPr="0031123F">
          <w:t>operational</w:t>
        </w:r>
      </w:ins>
      <w:ins w:id="2011" w:author="Anurag Thakur" w:date="2026-05-01T12:33:00Z" w16du:dateUtc="2026-05-01T07:03:00Z">
        <w:r w:rsidR="00806505">
          <w:t xml:space="preserve"> </w:t>
        </w:r>
      </w:ins>
      <w:ins w:id="2012" w:author="Anurag Thakur" w:date="2026-04-28T14:36:00Z">
        <w:r w:rsidRPr="0031123F">
          <w:t>response.</w:t>
        </w:r>
      </w:ins>
    </w:p>
    <w:p w14:paraId="086E93F2" w14:textId="2EA8A193" w:rsidR="0031123F" w:rsidRPr="0031123F" w:rsidRDefault="0031123F" w:rsidP="004E17AF">
      <w:pPr>
        <w:pStyle w:val="Heading3"/>
        <w:rPr>
          <w:ins w:id="2013" w:author="Anurag Thakur" w:date="2026-04-28T14:36:00Z"/>
        </w:rPr>
      </w:pPr>
      <w:bookmarkStart w:id="2014" w:name="_Toc228549494"/>
      <w:bookmarkStart w:id="2015" w:name="_Toc228784882"/>
      <w:ins w:id="2016" w:author="Anurag Thakur" w:date="2026-04-28T14:36:00Z">
        <w:r w:rsidRPr="0031123F">
          <w:t>Cross-Cutting</w:t>
        </w:r>
      </w:ins>
      <w:ins w:id="2017" w:author="Anurag Thakur" w:date="2026-05-01T12:33:00Z" w16du:dateUtc="2026-05-01T07:03:00Z">
        <w:r w:rsidR="00806505">
          <w:t xml:space="preserve"> </w:t>
        </w:r>
      </w:ins>
      <w:ins w:id="2018" w:author="Anurag Thakur" w:date="2026-04-28T14:36:00Z">
        <w:r w:rsidRPr="0031123F">
          <w:t>Governance</w:t>
        </w:r>
      </w:ins>
      <w:ins w:id="2019" w:author="Anurag Thakur" w:date="2026-05-01T12:33:00Z" w16du:dateUtc="2026-05-01T07:03:00Z">
        <w:r w:rsidR="00806505">
          <w:t xml:space="preserve"> </w:t>
        </w:r>
      </w:ins>
      <w:ins w:id="2020" w:author="Anurag Thakur" w:date="2026-04-28T14:36:00Z">
        <w:r w:rsidRPr="0031123F">
          <w:t>Requirements</w:t>
        </w:r>
        <w:bookmarkEnd w:id="2014"/>
        <w:bookmarkEnd w:id="2015"/>
      </w:ins>
    </w:p>
    <w:p w14:paraId="152E6E21" w14:textId="0BDCCF19" w:rsidR="0031123F" w:rsidRPr="0031123F" w:rsidRDefault="0031123F" w:rsidP="00D966BE">
      <w:pPr>
        <w:pStyle w:val="Bullets"/>
        <w:rPr>
          <w:ins w:id="2021" w:author="Anurag Thakur" w:date="2026-04-28T14:36:00Z"/>
        </w:rPr>
      </w:pPr>
      <w:ins w:id="2022" w:author="Anurag Thakur" w:date="2026-04-28T14:36:00Z">
        <w:r w:rsidRPr="0031123F">
          <w:t>Identity</w:t>
        </w:r>
      </w:ins>
      <w:ins w:id="2023" w:author="Anurag Thakur" w:date="2026-05-01T12:33:00Z" w16du:dateUtc="2026-05-01T07:03:00Z">
        <w:r w:rsidR="00806505">
          <w:t xml:space="preserve"> </w:t>
        </w:r>
      </w:ins>
      <w:ins w:id="2024" w:author="Anurag Thakur" w:date="2026-04-28T14:36:00Z">
        <w:r w:rsidRPr="0031123F">
          <w:t>and</w:t>
        </w:r>
      </w:ins>
      <w:ins w:id="2025" w:author="Anurag Thakur" w:date="2026-05-01T12:33:00Z" w16du:dateUtc="2026-05-01T07:03:00Z">
        <w:r w:rsidR="00806505">
          <w:t xml:space="preserve"> </w:t>
        </w:r>
      </w:ins>
      <w:ins w:id="2026" w:author="Anurag Thakur" w:date="2026-04-28T14:36:00Z">
        <w:r w:rsidRPr="0031123F">
          <w:t>access:</w:t>
        </w:r>
      </w:ins>
      <w:ins w:id="2027" w:author="Anurag Thakur" w:date="2026-05-01T12:33:00Z" w16du:dateUtc="2026-05-01T07:03:00Z">
        <w:r w:rsidR="00806505">
          <w:t xml:space="preserve"> </w:t>
        </w:r>
      </w:ins>
      <w:ins w:id="2028" w:author="Anurag Thakur" w:date="2026-04-28T14:36:00Z">
        <w:r w:rsidRPr="0031123F">
          <w:t>Azure</w:t>
        </w:r>
      </w:ins>
      <w:ins w:id="2029" w:author="Anurag Thakur" w:date="2026-05-01T12:33:00Z" w16du:dateUtc="2026-05-01T07:03:00Z">
        <w:r w:rsidR="00806505">
          <w:t xml:space="preserve"> </w:t>
        </w:r>
      </w:ins>
      <w:ins w:id="2030" w:author="Anurag Thakur" w:date="2026-04-28T14:36:00Z">
        <w:r w:rsidRPr="0031123F">
          <w:t>AD</w:t>
        </w:r>
      </w:ins>
      <w:ins w:id="2031" w:author="Anurag Thakur" w:date="2026-05-01T12:33:00Z" w16du:dateUtc="2026-05-01T07:03:00Z">
        <w:r w:rsidR="00806505">
          <w:t xml:space="preserve"> </w:t>
        </w:r>
      </w:ins>
      <w:ins w:id="2032" w:author="Anurag Thakur" w:date="2026-04-28T14:36:00Z">
        <w:r w:rsidRPr="0031123F">
          <w:t>SSO</w:t>
        </w:r>
      </w:ins>
      <w:ins w:id="2033" w:author="Anurag Thakur" w:date="2026-05-01T12:33:00Z" w16du:dateUtc="2026-05-01T07:03:00Z">
        <w:r w:rsidR="00806505">
          <w:t xml:space="preserve"> </w:t>
        </w:r>
      </w:ins>
      <w:ins w:id="2034" w:author="Anurag Thakur" w:date="2026-04-28T14:36:00Z">
        <w:r w:rsidRPr="0031123F">
          <w:t>with</w:t>
        </w:r>
      </w:ins>
      <w:ins w:id="2035" w:author="Anurag Thakur" w:date="2026-05-01T12:33:00Z" w16du:dateUtc="2026-05-01T07:03:00Z">
        <w:r w:rsidR="00806505">
          <w:t xml:space="preserve"> </w:t>
        </w:r>
      </w:ins>
      <w:ins w:id="2036" w:author="Anurag Thakur" w:date="2026-04-28T14:36:00Z">
        <w:r w:rsidRPr="0031123F">
          <w:t>role-based</w:t>
        </w:r>
      </w:ins>
      <w:ins w:id="2037" w:author="Anurag Thakur" w:date="2026-05-01T12:33:00Z" w16du:dateUtc="2026-05-01T07:03:00Z">
        <w:r w:rsidR="00806505">
          <w:t xml:space="preserve"> </w:t>
        </w:r>
      </w:ins>
      <w:ins w:id="2038" w:author="Anurag Thakur" w:date="2026-04-28T14:36:00Z">
        <w:r w:rsidRPr="0031123F">
          <w:t>access</w:t>
        </w:r>
      </w:ins>
      <w:ins w:id="2039" w:author="Anurag Thakur" w:date="2026-05-01T12:33:00Z" w16du:dateUtc="2026-05-01T07:03:00Z">
        <w:r w:rsidR="00806505">
          <w:t xml:space="preserve"> </w:t>
        </w:r>
      </w:ins>
      <w:ins w:id="2040" w:author="Anurag Thakur" w:date="2026-04-28T14:36:00Z">
        <w:r w:rsidRPr="0031123F">
          <w:t>to</w:t>
        </w:r>
      </w:ins>
      <w:ins w:id="2041" w:author="Anurag Thakur" w:date="2026-05-01T12:33:00Z" w16du:dateUtc="2026-05-01T07:03:00Z">
        <w:r w:rsidR="00806505">
          <w:t xml:space="preserve"> </w:t>
        </w:r>
      </w:ins>
      <w:ins w:id="2042" w:author="Anurag Thakur" w:date="2026-04-28T14:36:00Z">
        <w:r w:rsidRPr="0031123F">
          <w:t>folders,</w:t>
        </w:r>
      </w:ins>
      <w:ins w:id="2043" w:author="Anurag Thakur" w:date="2026-05-01T12:33:00Z" w16du:dateUtc="2026-05-01T07:03:00Z">
        <w:r w:rsidR="00806505">
          <w:t xml:space="preserve"> </w:t>
        </w:r>
      </w:ins>
      <w:ins w:id="2044" w:author="Anurag Thakur" w:date="2026-04-28T14:36:00Z">
        <w:r w:rsidRPr="0031123F">
          <w:t>dashboards,</w:t>
        </w:r>
      </w:ins>
      <w:ins w:id="2045" w:author="Anurag Thakur" w:date="2026-05-01T12:33:00Z" w16du:dateUtc="2026-05-01T07:03:00Z">
        <w:r w:rsidR="00806505">
          <w:t xml:space="preserve"> </w:t>
        </w:r>
      </w:ins>
      <w:ins w:id="2046" w:author="Anurag Thakur" w:date="2026-04-28T14:36:00Z">
        <w:r w:rsidRPr="0031123F">
          <w:t>data</w:t>
        </w:r>
      </w:ins>
      <w:ins w:id="2047" w:author="Anurag Thakur" w:date="2026-05-01T12:33:00Z" w16du:dateUtc="2026-05-01T07:03:00Z">
        <w:r w:rsidR="00806505">
          <w:t xml:space="preserve"> </w:t>
        </w:r>
      </w:ins>
      <w:ins w:id="2048" w:author="Anurag Thakur" w:date="2026-04-28T14:36:00Z">
        <w:r w:rsidRPr="0031123F">
          <w:t>sources,</w:t>
        </w:r>
      </w:ins>
      <w:ins w:id="2049" w:author="Anurag Thakur" w:date="2026-05-01T12:33:00Z" w16du:dateUtc="2026-05-01T07:03:00Z">
        <w:r w:rsidR="00806505">
          <w:t xml:space="preserve"> </w:t>
        </w:r>
      </w:ins>
      <w:ins w:id="2050" w:author="Anurag Thakur" w:date="2026-04-28T14:36:00Z">
        <w:r w:rsidRPr="0031123F">
          <w:t>and</w:t>
        </w:r>
      </w:ins>
      <w:ins w:id="2051" w:author="Anurag Thakur" w:date="2026-05-01T12:33:00Z" w16du:dateUtc="2026-05-01T07:03:00Z">
        <w:r w:rsidR="00806505">
          <w:t xml:space="preserve"> </w:t>
        </w:r>
      </w:ins>
      <w:ins w:id="2052" w:author="Anurag Thakur" w:date="2026-04-28T14:36:00Z">
        <w:r w:rsidRPr="0031123F">
          <w:t>alerting</w:t>
        </w:r>
      </w:ins>
      <w:ins w:id="2053" w:author="Anurag Thakur" w:date="2026-05-01T12:33:00Z" w16du:dateUtc="2026-05-01T07:03:00Z">
        <w:r w:rsidR="00806505">
          <w:t xml:space="preserve"> </w:t>
        </w:r>
      </w:ins>
      <w:ins w:id="2054" w:author="Anurag Thakur" w:date="2026-04-28T14:36:00Z">
        <w:r w:rsidRPr="0031123F">
          <w:t>scopes.</w:t>
        </w:r>
      </w:ins>
    </w:p>
    <w:p w14:paraId="314398D8" w14:textId="5168FF71" w:rsidR="0031123F" w:rsidRPr="0031123F" w:rsidRDefault="0031123F" w:rsidP="00D966BE">
      <w:pPr>
        <w:pStyle w:val="Bullets"/>
        <w:rPr>
          <w:ins w:id="2055" w:author="Anurag Thakur" w:date="2026-04-28T14:36:00Z"/>
        </w:rPr>
      </w:pPr>
      <w:ins w:id="2056" w:author="Anurag Thakur" w:date="2026-04-28T14:36:00Z">
        <w:r w:rsidRPr="0031123F">
          <w:t>Auditability:</w:t>
        </w:r>
      </w:ins>
      <w:ins w:id="2057" w:author="Anurag Thakur" w:date="2026-05-01T12:33:00Z" w16du:dateUtc="2026-05-01T07:03:00Z">
        <w:r w:rsidR="00806505">
          <w:t xml:space="preserve"> </w:t>
        </w:r>
      </w:ins>
      <w:ins w:id="2058" w:author="Anurag Thakur" w:date="2026-04-28T14:36:00Z">
        <w:r w:rsidRPr="0031123F">
          <w:t>Enable</w:t>
        </w:r>
      </w:ins>
      <w:ins w:id="2059" w:author="Anurag Thakur" w:date="2026-05-01T12:33:00Z" w16du:dateUtc="2026-05-01T07:03:00Z">
        <w:r w:rsidR="00806505">
          <w:t xml:space="preserve"> </w:t>
        </w:r>
      </w:ins>
      <w:ins w:id="2060" w:author="Anurag Thakur" w:date="2026-04-28T14:36:00Z">
        <w:r w:rsidRPr="0031123F">
          <w:t>change</w:t>
        </w:r>
      </w:ins>
      <w:ins w:id="2061" w:author="Anurag Thakur" w:date="2026-05-01T12:33:00Z" w16du:dateUtc="2026-05-01T07:03:00Z">
        <w:r w:rsidR="00806505">
          <w:t xml:space="preserve"> </w:t>
        </w:r>
      </w:ins>
      <w:ins w:id="2062" w:author="Anurag Thakur" w:date="2026-04-28T14:36:00Z">
        <w:r w:rsidRPr="0031123F">
          <w:t>and</w:t>
        </w:r>
      </w:ins>
      <w:ins w:id="2063" w:author="Anurag Thakur" w:date="2026-05-01T12:33:00Z" w16du:dateUtc="2026-05-01T07:03:00Z">
        <w:r w:rsidR="00806505">
          <w:t xml:space="preserve"> </w:t>
        </w:r>
      </w:ins>
      <w:ins w:id="2064" w:author="Anurag Thakur" w:date="2026-04-28T14:36:00Z">
        <w:r w:rsidRPr="0031123F">
          <w:t>access</w:t>
        </w:r>
      </w:ins>
      <w:ins w:id="2065" w:author="Anurag Thakur" w:date="2026-05-01T12:33:00Z" w16du:dateUtc="2026-05-01T07:03:00Z">
        <w:r w:rsidR="00806505">
          <w:t xml:space="preserve"> </w:t>
        </w:r>
      </w:ins>
      <w:ins w:id="2066" w:author="Anurag Thakur" w:date="2026-04-28T14:36:00Z">
        <w:r w:rsidRPr="0031123F">
          <w:t>audit</w:t>
        </w:r>
      </w:ins>
      <w:ins w:id="2067" w:author="Anurag Thakur" w:date="2026-05-01T12:33:00Z" w16du:dateUtc="2026-05-01T07:03:00Z">
        <w:r w:rsidR="00806505">
          <w:t xml:space="preserve"> </w:t>
        </w:r>
      </w:ins>
      <w:ins w:id="2068" w:author="Anurag Thakur" w:date="2026-04-28T14:36:00Z">
        <w:r w:rsidRPr="0031123F">
          <w:t>trails</w:t>
        </w:r>
      </w:ins>
      <w:ins w:id="2069" w:author="Anurag Thakur" w:date="2026-05-01T12:33:00Z" w16du:dateUtc="2026-05-01T07:03:00Z">
        <w:r w:rsidR="00806505">
          <w:t xml:space="preserve"> </w:t>
        </w:r>
      </w:ins>
      <w:ins w:id="2070" w:author="Anurag Thakur" w:date="2026-04-28T14:36:00Z">
        <w:r w:rsidRPr="0031123F">
          <w:t>for</w:t>
        </w:r>
      </w:ins>
      <w:ins w:id="2071" w:author="Anurag Thakur" w:date="2026-05-01T12:33:00Z" w16du:dateUtc="2026-05-01T07:03:00Z">
        <w:r w:rsidR="00806505">
          <w:t xml:space="preserve"> </w:t>
        </w:r>
      </w:ins>
      <w:ins w:id="2072" w:author="Anurag Thakur" w:date="2026-04-28T14:36:00Z">
        <w:r w:rsidRPr="0031123F">
          <w:t>dashboards,</w:t>
        </w:r>
      </w:ins>
      <w:ins w:id="2073" w:author="Anurag Thakur" w:date="2026-05-01T12:33:00Z" w16du:dateUtc="2026-05-01T07:03:00Z">
        <w:r w:rsidR="00806505">
          <w:t xml:space="preserve"> </w:t>
        </w:r>
      </w:ins>
      <w:ins w:id="2074" w:author="Anurag Thakur" w:date="2026-04-28T14:36:00Z">
        <w:r w:rsidRPr="0031123F">
          <w:t>alert</w:t>
        </w:r>
      </w:ins>
      <w:ins w:id="2075" w:author="Anurag Thakur" w:date="2026-05-01T12:33:00Z" w16du:dateUtc="2026-05-01T07:03:00Z">
        <w:r w:rsidR="00806505">
          <w:t xml:space="preserve"> </w:t>
        </w:r>
      </w:ins>
      <w:ins w:id="2076" w:author="Anurag Thakur" w:date="2026-04-28T14:36:00Z">
        <w:r w:rsidRPr="0031123F">
          <w:t>rules,</w:t>
        </w:r>
      </w:ins>
      <w:ins w:id="2077" w:author="Anurag Thakur" w:date="2026-05-01T12:33:00Z" w16du:dateUtc="2026-05-01T07:03:00Z">
        <w:r w:rsidR="00806505">
          <w:t xml:space="preserve"> </w:t>
        </w:r>
      </w:ins>
      <w:ins w:id="2078" w:author="Anurag Thakur" w:date="2026-04-28T14:36:00Z">
        <w:r w:rsidRPr="0031123F">
          <w:t>pipeline</w:t>
        </w:r>
      </w:ins>
      <w:ins w:id="2079" w:author="Anurag Thakur" w:date="2026-05-01T12:33:00Z" w16du:dateUtc="2026-05-01T07:03:00Z">
        <w:r w:rsidR="00806505">
          <w:t xml:space="preserve"> </w:t>
        </w:r>
      </w:ins>
      <w:ins w:id="2080" w:author="Anurag Thakur" w:date="2026-04-28T14:36:00Z">
        <w:r w:rsidRPr="0031123F">
          <w:t>configs,</w:t>
        </w:r>
      </w:ins>
      <w:ins w:id="2081" w:author="Anurag Thakur" w:date="2026-05-01T12:33:00Z" w16du:dateUtc="2026-05-01T07:03:00Z">
        <w:r w:rsidR="00806505">
          <w:t xml:space="preserve"> </w:t>
        </w:r>
      </w:ins>
      <w:ins w:id="2082" w:author="Anurag Thakur" w:date="2026-04-28T14:36:00Z">
        <w:r w:rsidRPr="0031123F">
          <w:t>and</w:t>
        </w:r>
      </w:ins>
      <w:ins w:id="2083" w:author="Anurag Thakur" w:date="2026-05-01T12:33:00Z" w16du:dateUtc="2026-05-01T07:03:00Z">
        <w:r w:rsidR="00806505">
          <w:t xml:space="preserve"> </w:t>
        </w:r>
      </w:ins>
      <w:ins w:id="2084" w:author="Anurag Thakur" w:date="2026-04-28T14:36:00Z">
        <w:r w:rsidRPr="0031123F">
          <w:t>administrative</w:t>
        </w:r>
      </w:ins>
      <w:ins w:id="2085" w:author="Anurag Thakur" w:date="2026-05-01T12:33:00Z" w16du:dateUtc="2026-05-01T07:03:00Z">
        <w:r w:rsidR="00806505">
          <w:t xml:space="preserve"> </w:t>
        </w:r>
      </w:ins>
      <w:ins w:id="2086" w:author="Anurag Thakur" w:date="2026-04-28T14:36:00Z">
        <w:r w:rsidRPr="0031123F">
          <w:t>actions.</w:t>
        </w:r>
      </w:ins>
    </w:p>
    <w:p w14:paraId="094B5A6F" w14:textId="75D40620" w:rsidR="0031123F" w:rsidRPr="0031123F" w:rsidRDefault="0031123F" w:rsidP="00D966BE">
      <w:pPr>
        <w:pStyle w:val="Bullets"/>
        <w:rPr>
          <w:ins w:id="2087" w:author="Anurag Thakur" w:date="2026-04-28T14:36:00Z"/>
        </w:rPr>
      </w:pPr>
      <w:ins w:id="2088" w:author="Anurag Thakur" w:date="2026-04-28T14:36:00Z">
        <w:r w:rsidRPr="0031123F">
          <w:t>Environment</w:t>
        </w:r>
      </w:ins>
      <w:ins w:id="2089" w:author="Anurag Thakur" w:date="2026-05-01T12:33:00Z" w16du:dateUtc="2026-05-01T07:03:00Z">
        <w:r w:rsidR="00806505">
          <w:t xml:space="preserve"> </w:t>
        </w:r>
      </w:ins>
      <w:ins w:id="2090" w:author="Anurag Thakur" w:date="2026-04-28T14:36:00Z">
        <w:r w:rsidRPr="0031123F">
          <w:t>isolation:</w:t>
        </w:r>
      </w:ins>
      <w:ins w:id="2091" w:author="Anurag Thakur" w:date="2026-05-01T12:33:00Z" w16du:dateUtc="2026-05-01T07:03:00Z">
        <w:r w:rsidR="00806505">
          <w:t xml:space="preserve"> </w:t>
        </w:r>
      </w:ins>
      <w:ins w:id="2092" w:author="Anurag Thakur" w:date="2026-04-28T14:36:00Z">
        <w:r w:rsidRPr="0031123F">
          <w:t>Separate</w:t>
        </w:r>
      </w:ins>
      <w:ins w:id="2093" w:author="Anurag Thakur" w:date="2026-05-01T12:33:00Z" w16du:dateUtc="2026-05-01T07:03:00Z">
        <w:r w:rsidR="00806505">
          <w:t xml:space="preserve"> </w:t>
        </w:r>
      </w:ins>
      <w:ins w:id="2094" w:author="Anurag Thakur" w:date="2026-04-28T14:36:00Z">
        <w:r w:rsidRPr="0031123F">
          <w:t>data,</w:t>
        </w:r>
      </w:ins>
      <w:ins w:id="2095" w:author="Anurag Thakur" w:date="2026-05-01T12:33:00Z" w16du:dateUtc="2026-05-01T07:03:00Z">
        <w:r w:rsidR="00806505">
          <w:t xml:space="preserve"> </w:t>
        </w:r>
      </w:ins>
      <w:ins w:id="2096" w:author="Anurag Thakur" w:date="2026-04-28T14:36:00Z">
        <w:r w:rsidRPr="0031123F">
          <w:t>alert</w:t>
        </w:r>
      </w:ins>
      <w:ins w:id="2097" w:author="Anurag Thakur" w:date="2026-05-01T12:33:00Z" w16du:dateUtc="2026-05-01T07:03:00Z">
        <w:r w:rsidR="00806505">
          <w:t xml:space="preserve"> </w:t>
        </w:r>
      </w:ins>
      <w:ins w:id="2098" w:author="Anurag Thakur" w:date="2026-04-28T14:36:00Z">
        <w:r w:rsidRPr="0031123F">
          <w:t>routes,</w:t>
        </w:r>
      </w:ins>
      <w:ins w:id="2099" w:author="Anurag Thakur" w:date="2026-05-01T12:33:00Z" w16du:dateUtc="2026-05-01T07:03:00Z">
        <w:r w:rsidR="00806505">
          <w:t xml:space="preserve"> </w:t>
        </w:r>
      </w:ins>
      <w:ins w:id="2100" w:author="Anurag Thakur" w:date="2026-04-28T14:36:00Z">
        <w:r w:rsidRPr="0031123F">
          <w:t>and</w:t>
        </w:r>
      </w:ins>
      <w:ins w:id="2101" w:author="Anurag Thakur" w:date="2026-05-01T12:33:00Z" w16du:dateUtc="2026-05-01T07:03:00Z">
        <w:r w:rsidR="00806505">
          <w:t xml:space="preserve"> </w:t>
        </w:r>
      </w:ins>
      <w:ins w:id="2102" w:author="Anurag Thakur" w:date="2026-04-28T14:36:00Z">
        <w:r w:rsidRPr="0031123F">
          <w:t>retention</w:t>
        </w:r>
      </w:ins>
      <w:ins w:id="2103" w:author="Anurag Thakur" w:date="2026-05-01T12:33:00Z" w16du:dateUtc="2026-05-01T07:03:00Z">
        <w:r w:rsidR="00806505">
          <w:t xml:space="preserve"> </w:t>
        </w:r>
      </w:ins>
      <w:ins w:id="2104" w:author="Anurag Thakur" w:date="2026-04-28T14:36:00Z">
        <w:r w:rsidRPr="0031123F">
          <w:t>by</w:t>
        </w:r>
      </w:ins>
      <w:ins w:id="2105" w:author="Anurag Thakur" w:date="2026-05-01T12:33:00Z" w16du:dateUtc="2026-05-01T07:03:00Z">
        <w:r w:rsidR="00806505">
          <w:t xml:space="preserve"> </w:t>
        </w:r>
      </w:ins>
      <w:ins w:id="2106" w:author="Anurag Thakur" w:date="2026-04-28T14:36:00Z">
        <w:r w:rsidRPr="0031123F">
          <w:t>environment</w:t>
        </w:r>
      </w:ins>
      <w:ins w:id="2107" w:author="Anurag Thakur" w:date="2026-05-01T12:33:00Z" w16du:dateUtc="2026-05-01T07:03:00Z">
        <w:r w:rsidR="00806505">
          <w:t xml:space="preserve"> </w:t>
        </w:r>
      </w:ins>
      <w:ins w:id="2108" w:author="Anurag Thakur" w:date="2026-04-28T14:36:00Z">
        <w:r w:rsidRPr="0031123F">
          <w:t>with</w:t>
        </w:r>
      </w:ins>
      <w:ins w:id="2109" w:author="Anurag Thakur" w:date="2026-05-01T12:33:00Z" w16du:dateUtc="2026-05-01T07:03:00Z">
        <w:r w:rsidR="00806505">
          <w:t xml:space="preserve"> </w:t>
        </w:r>
      </w:ins>
      <w:ins w:id="2110" w:author="Anurag Thakur" w:date="2026-04-28T14:36:00Z">
        <w:r w:rsidRPr="0031123F">
          <w:t>production-grade</w:t>
        </w:r>
      </w:ins>
      <w:ins w:id="2111" w:author="Anurag Thakur" w:date="2026-05-01T12:33:00Z" w16du:dateUtc="2026-05-01T07:03:00Z">
        <w:r w:rsidR="00806505">
          <w:t xml:space="preserve"> </w:t>
        </w:r>
      </w:ins>
      <w:ins w:id="2112" w:author="Anurag Thakur" w:date="2026-04-28T14:36:00Z">
        <w:r w:rsidRPr="0031123F">
          <w:t>controls.</w:t>
        </w:r>
      </w:ins>
    </w:p>
    <w:p w14:paraId="2AD8FE23" w14:textId="56306DAE" w:rsidR="0031123F" w:rsidRPr="0031123F" w:rsidRDefault="0031123F" w:rsidP="00D966BE">
      <w:pPr>
        <w:pStyle w:val="Bullets"/>
        <w:rPr>
          <w:ins w:id="2113" w:author="Anurag Thakur" w:date="2026-04-28T14:36:00Z"/>
        </w:rPr>
      </w:pPr>
      <w:ins w:id="2114" w:author="Anurag Thakur" w:date="2026-04-28T14:36:00Z">
        <w:r w:rsidRPr="0031123F">
          <w:t>Security</w:t>
        </w:r>
      </w:ins>
      <w:ins w:id="2115" w:author="Anurag Thakur" w:date="2026-05-01T12:33:00Z" w16du:dateUtc="2026-05-01T07:03:00Z">
        <w:r w:rsidR="00806505">
          <w:t xml:space="preserve"> </w:t>
        </w:r>
      </w:ins>
      <w:ins w:id="2116" w:author="Anurag Thakur" w:date="2026-04-28T14:36:00Z">
        <w:r w:rsidRPr="0031123F">
          <w:t>and</w:t>
        </w:r>
      </w:ins>
      <w:ins w:id="2117" w:author="Anurag Thakur" w:date="2026-05-01T12:33:00Z" w16du:dateUtc="2026-05-01T07:03:00Z">
        <w:r w:rsidR="00806505">
          <w:t xml:space="preserve"> </w:t>
        </w:r>
      </w:ins>
      <w:ins w:id="2118" w:author="Anurag Thakur" w:date="2026-04-28T14:36:00Z">
        <w:r w:rsidRPr="0031123F">
          <w:t>compliance:</w:t>
        </w:r>
      </w:ins>
      <w:ins w:id="2119" w:author="Anurag Thakur" w:date="2026-05-01T12:33:00Z" w16du:dateUtc="2026-05-01T07:03:00Z">
        <w:r w:rsidR="00806505">
          <w:t xml:space="preserve"> </w:t>
        </w:r>
      </w:ins>
      <w:ins w:id="2120" w:author="Anurag Thakur" w:date="2026-04-28T14:36:00Z">
        <w:r w:rsidRPr="0031123F">
          <w:t>PII</w:t>
        </w:r>
      </w:ins>
      <w:ins w:id="2121" w:author="Anurag Thakur" w:date="2026-05-01T12:33:00Z" w16du:dateUtc="2026-05-01T07:03:00Z">
        <w:r w:rsidR="00806505">
          <w:t xml:space="preserve"> </w:t>
        </w:r>
      </w:ins>
      <w:ins w:id="2122" w:author="Anurag Thakur" w:date="2026-04-28T14:36:00Z">
        <w:r w:rsidRPr="0031123F">
          <w:t>masking,</w:t>
        </w:r>
      </w:ins>
      <w:ins w:id="2123" w:author="Anurag Thakur" w:date="2026-05-01T12:33:00Z" w16du:dateUtc="2026-05-01T07:03:00Z">
        <w:r w:rsidR="00806505">
          <w:t xml:space="preserve"> </w:t>
        </w:r>
      </w:ins>
      <w:ins w:id="2124" w:author="Anurag Thakur" w:date="2026-04-28T14:36:00Z">
        <w:r w:rsidRPr="0031123F">
          <w:t>encryption</w:t>
        </w:r>
      </w:ins>
      <w:ins w:id="2125" w:author="Anurag Thakur" w:date="2026-05-01T12:33:00Z" w16du:dateUtc="2026-05-01T07:03:00Z">
        <w:r w:rsidR="00806505">
          <w:t xml:space="preserve"> </w:t>
        </w:r>
      </w:ins>
      <w:ins w:id="2126" w:author="Anurag Thakur" w:date="2026-04-28T14:36:00Z">
        <w:r w:rsidRPr="0031123F">
          <w:t>in</w:t>
        </w:r>
      </w:ins>
      <w:ins w:id="2127" w:author="Anurag Thakur" w:date="2026-05-01T12:33:00Z" w16du:dateUtc="2026-05-01T07:03:00Z">
        <w:r w:rsidR="00806505">
          <w:t xml:space="preserve"> </w:t>
        </w:r>
      </w:ins>
      <w:ins w:id="2128" w:author="Anurag Thakur" w:date="2026-04-28T14:36:00Z">
        <w:r w:rsidRPr="0031123F">
          <w:t>transit/at</w:t>
        </w:r>
      </w:ins>
      <w:ins w:id="2129" w:author="Anurag Thakur" w:date="2026-05-01T12:33:00Z" w16du:dateUtc="2026-05-01T07:03:00Z">
        <w:r w:rsidR="00806505">
          <w:t xml:space="preserve"> </w:t>
        </w:r>
      </w:ins>
      <w:ins w:id="2130" w:author="Anurag Thakur" w:date="2026-04-28T14:36:00Z">
        <w:r w:rsidRPr="0031123F">
          <w:t>rest,</w:t>
        </w:r>
      </w:ins>
      <w:ins w:id="2131" w:author="Anurag Thakur" w:date="2026-05-01T12:33:00Z" w16du:dateUtc="2026-05-01T07:03:00Z">
        <w:r w:rsidR="00806505">
          <w:t xml:space="preserve"> </w:t>
        </w:r>
      </w:ins>
      <w:ins w:id="2132" w:author="Anurag Thakur" w:date="2026-04-28T14:36:00Z">
        <w:r w:rsidRPr="0031123F">
          <w:t>and</w:t>
        </w:r>
      </w:ins>
      <w:ins w:id="2133" w:author="Anurag Thakur" w:date="2026-05-01T12:33:00Z" w16du:dateUtc="2026-05-01T07:03:00Z">
        <w:r w:rsidR="00806505">
          <w:t xml:space="preserve"> </w:t>
        </w:r>
      </w:ins>
      <w:ins w:id="2134" w:author="Anurag Thakur" w:date="2026-04-28T14:36:00Z">
        <w:r w:rsidRPr="0031123F">
          <w:t>retention</w:t>
        </w:r>
      </w:ins>
      <w:ins w:id="2135" w:author="Anurag Thakur" w:date="2026-05-01T12:33:00Z" w16du:dateUtc="2026-05-01T07:03:00Z">
        <w:r w:rsidR="00806505">
          <w:t xml:space="preserve"> </w:t>
        </w:r>
      </w:ins>
      <w:ins w:id="2136" w:author="Anurag Thakur" w:date="2026-04-28T14:36:00Z">
        <w:r w:rsidRPr="0031123F">
          <w:t>aligned</w:t>
        </w:r>
      </w:ins>
      <w:ins w:id="2137" w:author="Anurag Thakur" w:date="2026-05-01T12:33:00Z" w16du:dateUtc="2026-05-01T07:03:00Z">
        <w:r w:rsidR="00806505">
          <w:t xml:space="preserve"> </w:t>
        </w:r>
      </w:ins>
      <w:ins w:id="2138" w:author="Anurag Thakur" w:date="2026-04-28T14:36:00Z">
        <w:r w:rsidRPr="0031123F">
          <w:t>to</w:t>
        </w:r>
      </w:ins>
      <w:ins w:id="2139" w:author="Anurag Thakur" w:date="2026-05-01T12:33:00Z" w16du:dateUtc="2026-05-01T07:03:00Z">
        <w:r w:rsidR="00806505">
          <w:t xml:space="preserve"> </w:t>
        </w:r>
      </w:ins>
      <w:ins w:id="2140" w:author="Anurag Thakur" w:date="2026-04-28T14:36:00Z">
        <w:r w:rsidRPr="0031123F">
          <w:t>regulatory</w:t>
        </w:r>
      </w:ins>
      <w:ins w:id="2141" w:author="Anurag Thakur" w:date="2026-05-01T12:33:00Z" w16du:dateUtc="2026-05-01T07:03:00Z">
        <w:r w:rsidR="00806505">
          <w:t xml:space="preserve"> </w:t>
        </w:r>
      </w:ins>
      <w:ins w:id="2142" w:author="Anurag Thakur" w:date="2026-04-28T14:36:00Z">
        <w:r w:rsidRPr="0031123F">
          <w:t>policies.</w:t>
        </w:r>
      </w:ins>
    </w:p>
    <w:p w14:paraId="619A45D3" w14:textId="52E369B8" w:rsidR="0031123F" w:rsidRPr="0031123F" w:rsidRDefault="0031123F" w:rsidP="00D966BE">
      <w:pPr>
        <w:pStyle w:val="Bullets"/>
        <w:rPr>
          <w:ins w:id="2143" w:author="Anurag Thakur" w:date="2026-04-28T14:36:00Z"/>
        </w:rPr>
      </w:pPr>
      <w:ins w:id="2144" w:author="Anurag Thakur" w:date="2026-04-28T14:36:00Z">
        <w:r w:rsidRPr="0031123F">
          <w:t>Cost</w:t>
        </w:r>
      </w:ins>
      <w:ins w:id="2145" w:author="Anurag Thakur" w:date="2026-05-01T12:33:00Z" w16du:dateUtc="2026-05-01T07:03:00Z">
        <w:r w:rsidR="00806505">
          <w:t xml:space="preserve"> </w:t>
        </w:r>
      </w:ins>
      <w:ins w:id="2146" w:author="Anurag Thakur" w:date="2026-04-28T14:36:00Z">
        <w:r w:rsidRPr="0031123F">
          <w:t>management:</w:t>
        </w:r>
      </w:ins>
      <w:ins w:id="2147" w:author="Anurag Thakur" w:date="2026-05-01T12:33:00Z" w16du:dateUtc="2026-05-01T07:03:00Z">
        <w:r w:rsidR="00806505">
          <w:t xml:space="preserve"> </w:t>
        </w:r>
      </w:ins>
      <w:ins w:id="2148" w:author="Anurag Thakur" w:date="2026-04-28T14:36:00Z">
        <w:r w:rsidRPr="0031123F">
          <w:t>Cardinality</w:t>
        </w:r>
      </w:ins>
      <w:ins w:id="2149" w:author="Anurag Thakur" w:date="2026-05-01T12:33:00Z" w16du:dateUtc="2026-05-01T07:03:00Z">
        <w:r w:rsidR="00806505">
          <w:t xml:space="preserve"> </w:t>
        </w:r>
      </w:ins>
      <w:ins w:id="2150" w:author="Anurag Thakur" w:date="2026-04-28T14:36:00Z">
        <w:r w:rsidRPr="0031123F">
          <w:t>controls,</w:t>
        </w:r>
      </w:ins>
      <w:ins w:id="2151" w:author="Anurag Thakur" w:date="2026-05-01T12:33:00Z" w16du:dateUtc="2026-05-01T07:03:00Z">
        <w:r w:rsidR="00806505">
          <w:t xml:space="preserve"> </w:t>
        </w:r>
      </w:ins>
      <w:ins w:id="2152" w:author="Anurag Thakur" w:date="2026-04-28T14:36:00Z">
        <w:r w:rsidRPr="0031123F">
          <w:t>sampling</w:t>
        </w:r>
      </w:ins>
      <w:ins w:id="2153" w:author="Anurag Thakur" w:date="2026-05-01T12:33:00Z" w16du:dateUtc="2026-05-01T07:03:00Z">
        <w:r w:rsidR="00806505">
          <w:t xml:space="preserve"> </w:t>
        </w:r>
      </w:ins>
      <w:ins w:id="2154" w:author="Anurag Thakur" w:date="2026-04-28T14:36:00Z">
        <w:r w:rsidRPr="0031123F">
          <w:t>strategy,</w:t>
        </w:r>
      </w:ins>
      <w:ins w:id="2155" w:author="Anurag Thakur" w:date="2026-05-01T12:33:00Z" w16du:dateUtc="2026-05-01T07:03:00Z">
        <w:r w:rsidR="00806505">
          <w:t xml:space="preserve"> </w:t>
        </w:r>
      </w:ins>
      <w:ins w:id="2156" w:author="Anurag Thakur" w:date="2026-04-28T14:36:00Z">
        <w:r w:rsidRPr="0031123F">
          <w:t>retention</w:t>
        </w:r>
      </w:ins>
      <w:ins w:id="2157" w:author="Anurag Thakur" w:date="2026-05-01T12:33:00Z" w16du:dateUtc="2026-05-01T07:03:00Z">
        <w:r w:rsidR="00806505">
          <w:t xml:space="preserve"> </w:t>
        </w:r>
      </w:ins>
      <w:ins w:id="2158" w:author="Anurag Thakur" w:date="2026-04-28T14:36:00Z">
        <w:r w:rsidRPr="0031123F">
          <w:t>tiers,</w:t>
        </w:r>
      </w:ins>
      <w:ins w:id="2159" w:author="Anurag Thakur" w:date="2026-05-01T12:33:00Z" w16du:dateUtc="2026-05-01T07:03:00Z">
        <w:r w:rsidR="00806505">
          <w:t xml:space="preserve"> </w:t>
        </w:r>
      </w:ins>
      <w:ins w:id="2160" w:author="Anurag Thakur" w:date="2026-04-28T14:36:00Z">
        <w:r w:rsidRPr="0031123F">
          <w:t>and</w:t>
        </w:r>
      </w:ins>
      <w:ins w:id="2161" w:author="Anurag Thakur" w:date="2026-05-01T12:33:00Z" w16du:dateUtc="2026-05-01T07:03:00Z">
        <w:r w:rsidR="00806505">
          <w:t xml:space="preserve"> </w:t>
        </w:r>
      </w:ins>
      <w:ins w:id="2162" w:author="Anurag Thakur" w:date="2026-04-28T14:36:00Z">
        <w:r w:rsidRPr="0031123F">
          <w:t>telemetry</w:t>
        </w:r>
      </w:ins>
      <w:ins w:id="2163" w:author="Anurag Thakur" w:date="2026-05-01T12:33:00Z" w16du:dateUtc="2026-05-01T07:03:00Z">
        <w:r w:rsidR="00806505">
          <w:t xml:space="preserve"> </w:t>
        </w:r>
      </w:ins>
      <w:ins w:id="2164" w:author="Anurag Thakur" w:date="2026-04-28T14:36:00Z">
        <w:r w:rsidRPr="0031123F">
          <w:t>budget</w:t>
        </w:r>
      </w:ins>
      <w:ins w:id="2165" w:author="Anurag Thakur" w:date="2026-05-01T12:33:00Z" w16du:dateUtc="2026-05-01T07:03:00Z">
        <w:r w:rsidR="00806505">
          <w:t xml:space="preserve"> </w:t>
        </w:r>
      </w:ins>
      <w:ins w:id="2166" w:author="Anurag Thakur" w:date="2026-04-28T14:36:00Z">
        <w:r w:rsidRPr="0031123F">
          <w:t>reporting</w:t>
        </w:r>
      </w:ins>
      <w:ins w:id="2167" w:author="Anurag Thakur" w:date="2026-05-01T12:33:00Z" w16du:dateUtc="2026-05-01T07:03:00Z">
        <w:r w:rsidR="00806505">
          <w:t xml:space="preserve"> </w:t>
        </w:r>
      </w:ins>
      <w:ins w:id="2168" w:author="Anurag Thakur" w:date="2026-04-28T14:36:00Z">
        <w:r w:rsidRPr="0031123F">
          <w:t>by</w:t>
        </w:r>
      </w:ins>
      <w:ins w:id="2169" w:author="Anurag Thakur" w:date="2026-05-01T12:33:00Z" w16du:dateUtc="2026-05-01T07:03:00Z">
        <w:r w:rsidR="00806505">
          <w:t xml:space="preserve"> </w:t>
        </w:r>
      </w:ins>
      <w:ins w:id="2170" w:author="Anurag Thakur" w:date="2026-04-28T14:36:00Z">
        <w:r w:rsidRPr="0031123F">
          <w:t>team.</w:t>
        </w:r>
      </w:ins>
    </w:p>
    <w:p w14:paraId="10B002AB" w14:textId="77777777" w:rsidR="008F3BF2" w:rsidRPr="008F18DC" w:rsidRDefault="008F3BF2" w:rsidP="00893AC1">
      <w:pPr>
        <w:rPr>
          <w:rFonts w:eastAsiaTheme="majorEastAsia"/>
        </w:rPr>
      </w:pPr>
      <w:r>
        <w:br w:type="page"/>
      </w:r>
    </w:p>
    <w:p w14:paraId="18D206AD" w14:textId="795AA37B" w:rsidR="00B305A6" w:rsidRPr="00B305A6" w:rsidRDefault="00B305A6" w:rsidP="002228DF">
      <w:pPr>
        <w:pStyle w:val="Heading1"/>
      </w:pPr>
      <w:bookmarkStart w:id="2171" w:name="_Toc228549495"/>
      <w:bookmarkStart w:id="2172" w:name="_Toc228784883"/>
      <w:commentRangeStart w:id="2173"/>
      <w:r w:rsidRPr="00E301B9">
        <w:lastRenderedPageBreak/>
        <w:t>Telemetry</w:t>
      </w:r>
      <w:r w:rsidR="00806505">
        <w:t xml:space="preserve"> </w:t>
      </w:r>
      <w:r w:rsidRPr="00B305A6">
        <w:t>Collection</w:t>
      </w:r>
      <w:r w:rsidR="00806505">
        <w:t xml:space="preserve"> </w:t>
      </w:r>
      <w:r w:rsidRPr="00B305A6">
        <w:t>Layers</w:t>
      </w:r>
      <w:bookmarkEnd w:id="2171"/>
      <w:bookmarkEnd w:id="2172"/>
      <w:commentRangeEnd w:id="2173"/>
      <w:r w:rsidR="000E3409" w:rsidRPr="00B305A6">
        <w:rPr>
          <w:rStyle w:val="CommentReference"/>
          <w:sz w:val="40"/>
          <w:szCs w:val="40"/>
        </w:rPr>
        <w:commentReference w:id="2173"/>
      </w:r>
    </w:p>
    <w:p w14:paraId="323D3836" w14:textId="587BA9E9" w:rsidR="00B305A6" w:rsidRDefault="00B305A6" w:rsidP="002228DF">
      <w:r w:rsidRPr="00B305A6">
        <w:t>Your</w:t>
      </w:r>
      <w:r w:rsidR="00806505">
        <w:t xml:space="preserve"> </w:t>
      </w:r>
      <w:r w:rsidRPr="00B305A6">
        <w:t>telemetry</w:t>
      </w:r>
      <w:r w:rsidR="00806505">
        <w:t xml:space="preserve"> </w:t>
      </w:r>
      <w:r w:rsidRPr="00B305A6">
        <w:t>should</w:t>
      </w:r>
      <w:r w:rsidR="00806505">
        <w:t xml:space="preserve"> </w:t>
      </w:r>
      <w:r w:rsidRPr="00B305A6">
        <w:t>be</w:t>
      </w:r>
      <w:r w:rsidR="00806505">
        <w:t xml:space="preserve"> </w:t>
      </w:r>
      <w:r w:rsidRPr="00B305A6">
        <w:t>captured</w:t>
      </w:r>
      <w:r w:rsidR="00806505">
        <w:t xml:space="preserve"> </w:t>
      </w:r>
      <w:r w:rsidRPr="00B305A6">
        <w:t>across</w:t>
      </w:r>
      <w:r w:rsidR="00806505">
        <w:t xml:space="preserve"> </w:t>
      </w:r>
      <w:r w:rsidRPr="00B305A6">
        <w:rPr>
          <w:b/>
          <w:bCs/>
        </w:rPr>
        <w:t>four</w:t>
      </w:r>
      <w:r w:rsidR="00806505">
        <w:rPr>
          <w:b/>
          <w:bCs/>
        </w:rPr>
        <w:t xml:space="preserve"> </w:t>
      </w:r>
      <w:r w:rsidRPr="00B305A6">
        <w:rPr>
          <w:b/>
          <w:bCs/>
        </w:rPr>
        <w:t>major</w:t>
      </w:r>
      <w:r w:rsidR="00806505">
        <w:rPr>
          <w:b/>
          <w:bCs/>
        </w:rPr>
        <w:t xml:space="preserve"> </w:t>
      </w:r>
      <w:r w:rsidRPr="00B305A6">
        <w:rPr>
          <w:b/>
          <w:bCs/>
        </w:rPr>
        <w:t>layers</w:t>
      </w:r>
      <w:r w:rsidR="00806505">
        <w:t xml:space="preserve"> </w:t>
      </w:r>
    </w:p>
    <w:p w14:paraId="05A4CC74" w14:textId="1B324150" w:rsidR="00B305A6" w:rsidRDefault="00B305A6" w:rsidP="0038693B">
      <w:pPr>
        <w:pStyle w:val="Heading2"/>
      </w:pPr>
      <w:bookmarkStart w:id="2175" w:name="_Toc228549496"/>
      <w:bookmarkStart w:id="2176" w:name="_Toc228784884"/>
      <w:r w:rsidRPr="00B305A6">
        <w:t>Infrastructure</w:t>
      </w:r>
      <w:r w:rsidR="00806505">
        <w:t xml:space="preserve"> </w:t>
      </w:r>
      <w:r w:rsidRPr="00B305A6">
        <w:t>Observability</w:t>
      </w:r>
      <w:bookmarkEnd w:id="2175"/>
      <w:bookmarkEnd w:id="2176"/>
    </w:p>
    <w:p w14:paraId="45388CDF" w14:textId="4C477825" w:rsidR="006753F8" w:rsidRPr="008D5571" w:rsidRDefault="006753F8" w:rsidP="002228DF">
      <w:r w:rsidRPr="008D5571">
        <w:t>Telemetry</w:t>
      </w:r>
      <w:r w:rsidR="00806505">
        <w:t xml:space="preserve"> </w:t>
      </w:r>
      <w:r w:rsidRPr="008D5571">
        <w:t>Metrics</w:t>
      </w:r>
      <w:r w:rsidR="00806505">
        <w:t xml:space="preserve"> </w:t>
      </w:r>
      <w:r w:rsidRPr="008D5571">
        <w:t>and</w:t>
      </w:r>
      <w:r w:rsidR="00806505">
        <w:t xml:space="preserve"> </w:t>
      </w:r>
      <w:r w:rsidRPr="008D5571">
        <w:t>Suggested</w:t>
      </w:r>
      <w:r w:rsidR="00806505">
        <w:t xml:space="preserve"> </w:t>
      </w:r>
      <w:r w:rsidRPr="008D5571">
        <w:t>Ranges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413"/>
        <w:gridCol w:w="1843"/>
        <w:gridCol w:w="1134"/>
        <w:gridCol w:w="1134"/>
        <w:gridCol w:w="1344"/>
        <w:gridCol w:w="1207"/>
        <w:gridCol w:w="2381"/>
      </w:tblGrid>
      <w:tr w:rsidR="006753F8" w:rsidRPr="00B32380" w14:paraId="5376A198" w14:textId="77777777" w:rsidTr="003C2328">
        <w:trPr>
          <w:tblHeader/>
        </w:trPr>
        <w:tc>
          <w:tcPr>
            <w:tcW w:w="1413" w:type="dxa"/>
            <w:shd w:val="clear" w:color="auto" w:fill="D9D9D9" w:themeFill="background1" w:themeFillShade="D9"/>
            <w:noWrap/>
            <w:vAlign w:val="center"/>
            <w:hideMark/>
          </w:tcPr>
          <w:p w14:paraId="258116D0" w14:textId="77777777" w:rsidR="006753F8" w:rsidRPr="004562A9" w:rsidRDefault="006753F8" w:rsidP="00FB53E0">
            <w:pPr>
              <w:pStyle w:val="TableTitle"/>
            </w:pPr>
            <w:r w:rsidRPr="004562A9">
              <w:t>Metric</w:t>
            </w:r>
          </w:p>
        </w:tc>
        <w:tc>
          <w:tcPr>
            <w:tcW w:w="1843" w:type="dxa"/>
            <w:shd w:val="clear" w:color="auto" w:fill="D9D9D9" w:themeFill="background1" w:themeFillShade="D9"/>
            <w:noWrap/>
            <w:vAlign w:val="center"/>
            <w:hideMark/>
          </w:tcPr>
          <w:p w14:paraId="6454EE32" w14:textId="77777777" w:rsidR="006753F8" w:rsidRPr="004562A9" w:rsidRDefault="006753F8" w:rsidP="00FB53E0">
            <w:pPr>
              <w:pStyle w:val="TableTitle"/>
            </w:pPr>
            <w:r w:rsidRPr="004562A9">
              <w:t>Description</w:t>
            </w:r>
          </w:p>
        </w:tc>
        <w:tc>
          <w:tcPr>
            <w:tcW w:w="1134" w:type="dxa"/>
            <w:shd w:val="clear" w:color="auto" w:fill="D9D9D9" w:themeFill="background1" w:themeFillShade="D9"/>
            <w:noWrap/>
            <w:vAlign w:val="center"/>
            <w:hideMark/>
          </w:tcPr>
          <w:p w14:paraId="2942DCB1" w14:textId="257AB5BE" w:rsidR="006753F8" w:rsidRPr="004562A9" w:rsidRDefault="006753F8" w:rsidP="00FB53E0">
            <w:pPr>
              <w:pStyle w:val="TableTitle"/>
            </w:pPr>
            <w:r w:rsidRPr="004562A9">
              <w:t>Unit</w:t>
            </w:r>
          </w:p>
        </w:tc>
        <w:tc>
          <w:tcPr>
            <w:tcW w:w="1134" w:type="dxa"/>
            <w:shd w:val="clear" w:color="auto" w:fill="D9D9D9" w:themeFill="background1" w:themeFillShade="D9"/>
            <w:noWrap/>
            <w:vAlign w:val="center"/>
            <w:hideMark/>
          </w:tcPr>
          <w:p w14:paraId="051934B1" w14:textId="6CD8F2F0" w:rsidR="006753F8" w:rsidRPr="004562A9" w:rsidRDefault="006753F8" w:rsidP="00FB53E0">
            <w:pPr>
              <w:pStyle w:val="TableTitle"/>
            </w:pPr>
            <w:r w:rsidRPr="004562A9">
              <w:t>Low</w:t>
            </w:r>
            <w:r w:rsidR="00806505">
              <w:t xml:space="preserve"> </w:t>
            </w:r>
            <w:r w:rsidRPr="004562A9">
              <w:t>(Healthy)</w:t>
            </w:r>
          </w:p>
        </w:tc>
        <w:tc>
          <w:tcPr>
            <w:tcW w:w="1344" w:type="dxa"/>
            <w:shd w:val="clear" w:color="auto" w:fill="D9D9D9" w:themeFill="background1" w:themeFillShade="D9"/>
            <w:noWrap/>
            <w:vAlign w:val="center"/>
            <w:hideMark/>
          </w:tcPr>
          <w:p w14:paraId="33071B3B" w14:textId="577F3206" w:rsidR="006753F8" w:rsidRPr="004562A9" w:rsidRDefault="006753F8" w:rsidP="00FB53E0">
            <w:pPr>
              <w:pStyle w:val="TableTitle"/>
            </w:pPr>
            <w:r w:rsidRPr="004562A9">
              <w:t>Normal</w:t>
            </w:r>
            <w:r w:rsidR="00806505">
              <w:t xml:space="preserve"> </w:t>
            </w:r>
            <w:r w:rsidRPr="004562A9">
              <w:t>/</w:t>
            </w:r>
            <w:r w:rsidR="00806505">
              <w:t xml:space="preserve"> </w:t>
            </w:r>
            <w:r w:rsidRPr="004562A9">
              <w:t>Acceptable</w:t>
            </w:r>
            <w:r w:rsidR="00806505">
              <w:t xml:space="preserve"> </w:t>
            </w:r>
            <w:r w:rsidRPr="004562A9">
              <w:t>Range</w:t>
            </w:r>
          </w:p>
        </w:tc>
        <w:tc>
          <w:tcPr>
            <w:tcW w:w="1207" w:type="dxa"/>
            <w:shd w:val="clear" w:color="auto" w:fill="D9D9D9" w:themeFill="background1" w:themeFillShade="D9"/>
            <w:noWrap/>
            <w:vAlign w:val="center"/>
            <w:hideMark/>
          </w:tcPr>
          <w:p w14:paraId="32AC715D" w14:textId="6414FF50" w:rsidR="006753F8" w:rsidRPr="004562A9" w:rsidRDefault="006753F8" w:rsidP="00FB53E0">
            <w:pPr>
              <w:pStyle w:val="TableTitle"/>
            </w:pPr>
            <w:r w:rsidRPr="004562A9">
              <w:t>High</w:t>
            </w:r>
            <w:r w:rsidR="00806505">
              <w:t xml:space="preserve"> </w:t>
            </w:r>
            <w:r w:rsidRPr="004562A9">
              <w:t>/</w:t>
            </w:r>
            <w:r w:rsidR="00806505">
              <w:t xml:space="preserve"> </w:t>
            </w:r>
            <w:r w:rsidRPr="004562A9">
              <w:t>Concerning</w:t>
            </w:r>
          </w:p>
        </w:tc>
        <w:tc>
          <w:tcPr>
            <w:tcW w:w="2381" w:type="dxa"/>
            <w:shd w:val="clear" w:color="auto" w:fill="D9D9D9" w:themeFill="background1" w:themeFillShade="D9"/>
            <w:noWrap/>
            <w:vAlign w:val="center"/>
            <w:hideMark/>
          </w:tcPr>
          <w:p w14:paraId="1C85C8D7" w14:textId="296C9D58" w:rsidR="006753F8" w:rsidRPr="004562A9" w:rsidRDefault="006753F8" w:rsidP="00FB53E0">
            <w:pPr>
              <w:pStyle w:val="TableTitle"/>
            </w:pPr>
            <w:r w:rsidRPr="004562A9">
              <w:t>Notes</w:t>
            </w:r>
            <w:r w:rsidR="00806505">
              <w:t xml:space="preserve"> </w:t>
            </w:r>
            <w:r w:rsidRPr="004562A9">
              <w:t>/</w:t>
            </w:r>
            <w:r w:rsidR="00806505">
              <w:t xml:space="preserve"> </w:t>
            </w:r>
            <w:r w:rsidRPr="004562A9">
              <w:t>Success</w:t>
            </w:r>
            <w:r w:rsidR="00806505">
              <w:t xml:space="preserve"> </w:t>
            </w:r>
            <w:r w:rsidRPr="004562A9">
              <w:t>Criteria</w:t>
            </w:r>
          </w:p>
        </w:tc>
      </w:tr>
      <w:tr w:rsidR="006753F8" w:rsidRPr="00B32380" w14:paraId="246D00B2" w14:textId="77777777" w:rsidTr="003C2328">
        <w:tc>
          <w:tcPr>
            <w:tcW w:w="1413" w:type="dxa"/>
            <w:vAlign w:val="center"/>
            <w:hideMark/>
          </w:tcPr>
          <w:p w14:paraId="0922149F" w14:textId="46DD0D1D" w:rsidR="006753F8" w:rsidRPr="004562A9" w:rsidRDefault="006753F8" w:rsidP="00FB53E0">
            <w:pPr>
              <w:pStyle w:val="TableBody"/>
            </w:pPr>
            <w:r w:rsidRPr="004562A9">
              <w:t>CPU</w:t>
            </w:r>
            <w:r w:rsidR="00806505">
              <w:t xml:space="preserve"> </w:t>
            </w:r>
            <w:r w:rsidRPr="004562A9">
              <w:t>Usage</w:t>
            </w:r>
          </w:p>
        </w:tc>
        <w:tc>
          <w:tcPr>
            <w:tcW w:w="1843" w:type="dxa"/>
            <w:vAlign w:val="center"/>
            <w:hideMark/>
          </w:tcPr>
          <w:p w14:paraId="7B7DC76A" w14:textId="665507F9" w:rsidR="006753F8" w:rsidRPr="004562A9" w:rsidRDefault="006753F8" w:rsidP="00FB53E0">
            <w:pPr>
              <w:pStyle w:val="TableBody"/>
            </w:pPr>
            <w:r w:rsidRPr="004562A9">
              <w:t>Percentage</w:t>
            </w:r>
            <w:r w:rsidR="00806505">
              <w:t xml:space="preserve"> </w:t>
            </w:r>
            <w:r w:rsidRPr="004562A9">
              <w:t>of</w:t>
            </w:r>
            <w:r w:rsidR="00806505">
              <w:t xml:space="preserve"> </w:t>
            </w:r>
            <w:r w:rsidRPr="004562A9">
              <w:t>CPU</w:t>
            </w:r>
            <w:r w:rsidR="00806505">
              <w:t xml:space="preserve"> </w:t>
            </w:r>
            <w:r w:rsidRPr="004562A9">
              <w:t>resources</w:t>
            </w:r>
            <w:r w:rsidR="00806505">
              <w:t xml:space="preserve"> </w:t>
            </w:r>
            <w:r w:rsidRPr="004562A9">
              <w:t>utilized</w:t>
            </w:r>
            <w:r w:rsidR="00806505">
              <w:t xml:space="preserve"> </w:t>
            </w:r>
            <w:r w:rsidRPr="004562A9">
              <w:t>(per</w:t>
            </w:r>
            <w:r w:rsidR="00806505">
              <w:t xml:space="preserve"> </w:t>
            </w:r>
            <w:r w:rsidRPr="004562A9">
              <w:t>host</w:t>
            </w:r>
            <w:r w:rsidR="00806505">
              <w:t xml:space="preserve"> </w:t>
            </w:r>
            <w:r w:rsidRPr="004562A9">
              <w:t>or</w:t>
            </w:r>
            <w:r w:rsidR="00806505">
              <w:t xml:space="preserve"> </w:t>
            </w:r>
            <w:r w:rsidRPr="004562A9">
              <w:t>container)</w:t>
            </w:r>
          </w:p>
        </w:tc>
        <w:tc>
          <w:tcPr>
            <w:tcW w:w="1134" w:type="dxa"/>
            <w:vAlign w:val="center"/>
            <w:hideMark/>
          </w:tcPr>
          <w:p w14:paraId="23581B6E" w14:textId="671FB79E" w:rsidR="006753F8" w:rsidRPr="004562A9" w:rsidRDefault="006753F8" w:rsidP="00FB53E0">
            <w:pPr>
              <w:pStyle w:val="TableBody"/>
            </w:pPr>
            <w:r w:rsidRPr="004562A9">
              <w:t>%</w:t>
            </w:r>
            <w:r w:rsidR="00806505">
              <w:t xml:space="preserve"> </w:t>
            </w:r>
            <w:r w:rsidRPr="004562A9">
              <w:t>utilization</w:t>
            </w:r>
          </w:p>
        </w:tc>
        <w:tc>
          <w:tcPr>
            <w:tcW w:w="1134" w:type="dxa"/>
            <w:vAlign w:val="center"/>
            <w:hideMark/>
          </w:tcPr>
          <w:p w14:paraId="0621106C" w14:textId="50CDD428" w:rsidR="006753F8" w:rsidRPr="004562A9" w:rsidRDefault="006753F8" w:rsidP="00FB53E0">
            <w:pPr>
              <w:pStyle w:val="TableBody"/>
            </w:pPr>
            <w:r w:rsidRPr="004562A9">
              <w:t>&lt;</w:t>
            </w:r>
            <w:r w:rsidR="00806505">
              <w:t xml:space="preserve"> </w:t>
            </w:r>
            <w:r w:rsidRPr="004562A9">
              <w:t>20%</w:t>
            </w:r>
            <w:r w:rsidR="00806505">
              <w:t xml:space="preserve"> </w:t>
            </w:r>
            <w:r w:rsidRPr="004562A9">
              <w:t>(under</w:t>
            </w:r>
            <w:r w:rsidRPr="004562A9">
              <w:noBreakHyphen/>
              <w:t>utilized)</w:t>
            </w:r>
          </w:p>
        </w:tc>
        <w:tc>
          <w:tcPr>
            <w:tcW w:w="1344" w:type="dxa"/>
            <w:vAlign w:val="center"/>
            <w:hideMark/>
          </w:tcPr>
          <w:p w14:paraId="3D7FC152" w14:textId="77777777" w:rsidR="006753F8" w:rsidRPr="004562A9" w:rsidRDefault="006753F8" w:rsidP="00FB53E0">
            <w:pPr>
              <w:pStyle w:val="TableBody"/>
            </w:pPr>
            <w:r w:rsidRPr="004562A9">
              <w:t>40–70%</w:t>
            </w:r>
          </w:p>
        </w:tc>
        <w:tc>
          <w:tcPr>
            <w:tcW w:w="1207" w:type="dxa"/>
            <w:vAlign w:val="center"/>
            <w:hideMark/>
          </w:tcPr>
          <w:p w14:paraId="69284891" w14:textId="7710B962" w:rsidR="006753F8" w:rsidRPr="004562A9" w:rsidRDefault="006753F8" w:rsidP="00FB53E0">
            <w:pPr>
              <w:pStyle w:val="TableBody"/>
            </w:pPr>
            <w:r w:rsidRPr="004562A9">
              <w:t>&gt;</w:t>
            </w:r>
            <w:r w:rsidR="00806505">
              <w:t xml:space="preserve"> </w:t>
            </w:r>
            <w:r w:rsidRPr="004562A9">
              <w:t>80%</w:t>
            </w:r>
            <w:r w:rsidR="00806505">
              <w:t xml:space="preserve"> </w:t>
            </w:r>
            <w:r w:rsidRPr="004562A9">
              <w:t>sustained</w:t>
            </w:r>
            <w:r w:rsidR="00806505">
              <w:t xml:space="preserve"> </w:t>
            </w:r>
            <w:r w:rsidRPr="004562A9">
              <w:t>for</w:t>
            </w:r>
            <w:r w:rsidR="00806505">
              <w:t xml:space="preserve"> </w:t>
            </w:r>
            <w:r w:rsidRPr="004562A9">
              <w:t>&gt;</w:t>
            </w:r>
            <w:r w:rsidR="00806505">
              <w:t xml:space="preserve"> </w:t>
            </w:r>
            <w:r w:rsidRPr="004562A9">
              <w:t>5</w:t>
            </w:r>
            <w:r w:rsidR="00806505">
              <w:t xml:space="preserve"> </w:t>
            </w:r>
            <w:r w:rsidRPr="004562A9">
              <w:t>min</w:t>
            </w:r>
          </w:p>
        </w:tc>
        <w:tc>
          <w:tcPr>
            <w:tcW w:w="2381" w:type="dxa"/>
            <w:vAlign w:val="center"/>
            <w:hideMark/>
          </w:tcPr>
          <w:p w14:paraId="4974E474" w14:textId="35A1922C" w:rsidR="006753F8" w:rsidRPr="004562A9" w:rsidRDefault="006753F8" w:rsidP="00FB53E0">
            <w:pPr>
              <w:pStyle w:val="TableBody"/>
            </w:pPr>
            <w:r w:rsidRPr="004562A9">
              <w:t>Keep</w:t>
            </w:r>
            <w:r w:rsidR="00806505">
              <w:t xml:space="preserve"> </w:t>
            </w:r>
            <w:r w:rsidRPr="004562A9">
              <w:t>average</w:t>
            </w:r>
            <w:r w:rsidR="00806505">
              <w:t xml:space="preserve"> </w:t>
            </w:r>
            <w:r w:rsidRPr="004562A9">
              <w:t>between</w:t>
            </w:r>
            <w:r w:rsidR="00806505">
              <w:t xml:space="preserve"> </w:t>
            </w:r>
            <w:r w:rsidRPr="004562A9">
              <w:t>40–70%;</w:t>
            </w:r>
            <w:r w:rsidR="00806505">
              <w:t xml:space="preserve"> </w:t>
            </w:r>
            <w:r w:rsidRPr="004562A9">
              <w:t>trigger</w:t>
            </w:r>
            <w:r w:rsidR="00806505">
              <w:t xml:space="preserve"> </w:t>
            </w:r>
            <w:r w:rsidRPr="004562A9">
              <w:t>scale</w:t>
            </w:r>
            <w:r w:rsidR="00740432">
              <w:t>-</w:t>
            </w:r>
            <w:del w:id="2177" w:author="Anurag Thakur" w:date="2026-05-01T12:55:00Z" w16du:dateUtc="2026-05-01T07:25:00Z">
              <w:r w:rsidR="00806505" w:rsidDel="00740432">
                <w:delText xml:space="preserve"> </w:delText>
              </w:r>
            </w:del>
            <w:r w:rsidRPr="004562A9">
              <w:t>up</w:t>
            </w:r>
            <w:r w:rsidR="00806505">
              <w:t xml:space="preserve"> </w:t>
            </w:r>
            <w:r w:rsidRPr="004562A9">
              <w:t>or</w:t>
            </w:r>
            <w:r w:rsidR="00806505">
              <w:t xml:space="preserve"> </w:t>
            </w:r>
            <w:r w:rsidRPr="004562A9">
              <w:t>investigate</w:t>
            </w:r>
            <w:r w:rsidR="00806505">
              <w:t xml:space="preserve"> </w:t>
            </w:r>
            <w:r w:rsidRPr="004562A9">
              <w:t>at</w:t>
            </w:r>
            <w:r w:rsidR="00806505">
              <w:t xml:space="preserve"> </w:t>
            </w:r>
            <w:r w:rsidRPr="004562A9">
              <w:t>sustained</w:t>
            </w:r>
            <w:r w:rsidR="00806505">
              <w:t xml:space="preserve"> </w:t>
            </w:r>
            <w:r w:rsidRPr="004562A9">
              <w:t>&gt;80%</w:t>
            </w:r>
          </w:p>
        </w:tc>
      </w:tr>
      <w:tr w:rsidR="006753F8" w:rsidRPr="00B32380" w14:paraId="41E64E4E" w14:textId="77777777" w:rsidTr="003C2328">
        <w:tc>
          <w:tcPr>
            <w:tcW w:w="1413" w:type="dxa"/>
            <w:vAlign w:val="center"/>
            <w:hideMark/>
          </w:tcPr>
          <w:p w14:paraId="04C07C3E" w14:textId="34BE356E" w:rsidR="006753F8" w:rsidRPr="004562A9" w:rsidRDefault="006753F8" w:rsidP="00FB53E0">
            <w:pPr>
              <w:pStyle w:val="TableBody"/>
            </w:pPr>
            <w:r w:rsidRPr="004562A9">
              <w:t>Memory</w:t>
            </w:r>
            <w:r w:rsidR="00806505">
              <w:t xml:space="preserve"> </w:t>
            </w:r>
            <w:r w:rsidRPr="004562A9">
              <w:t>Pressure</w:t>
            </w:r>
          </w:p>
        </w:tc>
        <w:tc>
          <w:tcPr>
            <w:tcW w:w="1843" w:type="dxa"/>
            <w:vAlign w:val="center"/>
            <w:hideMark/>
          </w:tcPr>
          <w:p w14:paraId="676B0640" w14:textId="633E9F7C" w:rsidR="006753F8" w:rsidRPr="004562A9" w:rsidRDefault="006753F8" w:rsidP="00FB53E0">
            <w:pPr>
              <w:pStyle w:val="TableBody"/>
            </w:pPr>
            <w:r w:rsidRPr="004562A9">
              <w:t>Percentage</w:t>
            </w:r>
            <w:r w:rsidR="00806505">
              <w:t xml:space="preserve"> </w:t>
            </w:r>
            <w:r w:rsidRPr="004562A9">
              <w:t>of</w:t>
            </w:r>
            <w:r w:rsidR="00806505">
              <w:t xml:space="preserve"> </w:t>
            </w:r>
            <w:r w:rsidRPr="004562A9">
              <w:t>memory</w:t>
            </w:r>
            <w:r w:rsidR="00806505">
              <w:t xml:space="preserve"> </w:t>
            </w:r>
            <w:r w:rsidRPr="004562A9">
              <w:t>used</w:t>
            </w:r>
            <w:r w:rsidR="00806505">
              <w:t xml:space="preserve"> </w:t>
            </w:r>
            <w:r w:rsidRPr="004562A9">
              <w:t>vs.</w:t>
            </w:r>
            <w:r w:rsidR="00806505">
              <w:t xml:space="preserve"> </w:t>
            </w:r>
            <w:r w:rsidRPr="004562A9">
              <w:t>total</w:t>
            </w:r>
            <w:r w:rsidR="00806505">
              <w:t xml:space="preserve"> </w:t>
            </w:r>
            <w:r w:rsidRPr="004562A9">
              <w:t>available</w:t>
            </w:r>
          </w:p>
        </w:tc>
        <w:tc>
          <w:tcPr>
            <w:tcW w:w="1134" w:type="dxa"/>
            <w:vAlign w:val="center"/>
            <w:hideMark/>
          </w:tcPr>
          <w:p w14:paraId="0FDBBA24" w14:textId="74793F12" w:rsidR="006753F8" w:rsidRPr="004562A9" w:rsidRDefault="006753F8" w:rsidP="00FB53E0">
            <w:pPr>
              <w:pStyle w:val="TableBody"/>
            </w:pPr>
            <w:r w:rsidRPr="004562A9">
              <w:t>%</w:t>
            </w:r>
            <w:r w:rsidR="00806505">
              <w:t xml:space="preserve"> </w:t>
            </w:r>
            <w:r w:rsidRPr="004562A9">
              <w:t>utilization</w:t>
            </w:r>
          </w:p>
        </w:tc>
        <w:tc>
          <w:tcPr>
            <w:tcW w:w="1134" w:type="dxa"/>
            <w:vAlign w:val="center"/>
            <w:hideMark/>
          </w:tcPr>
          <w:p w14:paraId="7B80B856" w14:textId="6A758C60" w:rsidR="006753F8" w:rsidRPr="004562A9" w:rsidRDefault="006753F8" w:rsidP="00FB53E0">
            <w:pPr>
              <w:pStyle w:val="TableBody"/>
            </w:pPr>
            <w:r w:rsidRPr="004562A9">
              <w:t>&lt;</w:t>
            </w:r>
            <w:r w:rsidR="00806505">
              <w:t xml:space="preserve"> </w:t>
            </w:r>
            <w:r w:rsidRPr="004562A9">
              <w:t>40%</w:t>
            </w:r>
          </w:p>
        </w:tc>
        <w:tc>
          <w:tcPr>
            <w:tcW w:w="1344" w:type="dxa"/>
            <w:vAlign w:val="center"/>
            <w:hideMark/>
          </w:tcPr>
          <w:p w14:paraId="142CC377" w14:textId="77777777" w:rsidR="006753F8" w:rsidRPr="004562A9" w:rsidRDefault="006753F8" w:rsidP="00FB53E0">
            <w:pPr>
              <w:pStyle w:val="TableBody"/>
            </w:pPr>
            <w:r w:rsidRPr="004562A9">
              <w:t>40–75%</w:t>
            </w:r>
          </w:p>
        </w:tc>
        <w:tc>
          <w:tcPr>
            <w:tcW w:w="1207" w:type="dxa"/>
            <w:vAlign w:val="center"/>
            <w:hideMark/>
          </w:tcPr>
          <w:p w14:paraId="14536867" w14:textId="521A7076" w:rsidR="006753F8" w:rsidRPr="004562A9" w:rsidRDefault="006753F8" w:rsidP="00FB53E0">
            <w:pPr>
              <w:pStyle w:val="TableBody"/>
            </w:pPr>
            <w:r w:rsidRPr="004562A9">
              <w:t>&gt;</w:t>
            </w:r>
            <w:r w:rsidR="00806505">
              <w:t xml:space="preserve"> </w:t>
            </w:r>
            <w:r w:rsidRPr="004562A9">
              <w:t>85%</w:t>
            </w:r>
            <w:r w:rsidR="00806505">
              <w:t xml:space="preserve"> </w:t>
            </w:r>
            <w:r w:rsidRPr="004562A9">
              <w:t>sustained</w:t>
            </w:r>
          </w:p>
        </w:tc>
        <w:tc>
          <w:tcPr>
            <w:tcW w:w="2381" w:type="dxa"/>
            <w:vAlign w:val="center"/>
            <w:hideMark/>
          </w:tcPr>
          <w:p w14:paraId="5ED8E56C" w14:textId="1BD321F2" w:rsidR="006753F8" w:rsidRPr="004562A9" w:rsidRDefault="006753F8" w:rsidP="00FB53E0">
            <w:pPr>
              <w:pStyle w:val="TableBody"/>
            </w:pPr>
            <w:r w:rsidRPr="004562A9">
              <w:t>Sustained</w:t>
            </w:r>
            <w:r w:rsidR="00806505">
              <w:t xml:space="preserve"> </w:t>
            </w:r>
            <w:r w:rsidRPr="004562A9">
              <w:t>high</w:t>
            </w:r>
            <w:r w:rsidR="00806505">
              <w:t xml:space="preserve"> </w:t>
            </w:r>
            <w:r w:rsidRPr="004562A9">
              <w:t>usage</w:t>
            </w:r>
            <w:r w:rsidR="00806505">
              <w:t xml:space="preserve"> </w:t>
            </w:r>
            <w:r w:rsidRPr="004562A9">
              <w:t>may</w:t>
            </w:r>
            <w:r w:rsidR="00806505">
              <w:t xml:space="preserve"> </w:t>
            </w:r>
            <w:r w:rsidRPr="004562A9">
              <w:t>cause</w:t>
            </w:r>
            <w:r w:rsidR="00806505">
              <w:t xml:space="preserve"> </w:t>
            </w:r>
            <w:r w:rsidRPr="004562A9">
              <w:t>OOM</w:t>
            </w:r>
            <w:r w:rsidR="00806505">
              <w:t xml:space="preserve"> </w:t>
            </w:r>
            <w:r w:rsidRPr="004562A9">
              <w:t>kills;</w:t>
            </w:r>
            <w:r w:rsidR="00806505">
              <w:t xml:space="preserve"> </w:t>
            </w:r>
            <w:r w:rsidRPr="004562A9">
              <w:t>aim</w:t>
            </w:r>
            <w:r w:rsidR="00806505">
              <w:t xml:space="preserve"> </w:t>
            </w:r>
            <w:r w:rsidRPr="004562A9">
              <w:t>for</w:t>
            </w:r>
            <w:r w:rsidR="00806505">
              <w:t xml:space="preserve"> </w:t>
            </w:r>
            <w:r w:rsidRPr="004562A9">
              <w:t>&lt;75%</w:t>
            </w:r>
            <w:r w:rsidR="00806505">
              <w:t xml:space="preserve"> </w:t>
            </w:r>
            <w:r w:rsidRPr="004562A9">
              <w:t>steady</w:t>
            </w:r>
            <w:r w:rsidR="00806505">
              <w:t xml:space="preserve"> </w:t>
            </w:r>
            <w:r w:rsidRPr="004562A9">
              <w:t>state</w:t>
            </w:r>
          </w:p>
        </w:tc>
      </w:tr>
      <w:tr w:rsidR="006753F8" w:rsidRPr="00B32380" w14:paraId="506AAFC9" w14:textId="77777777" w:rsidTr="003C2328">
        <w:tc>
          <w:tcPr>
            <w:tcW w:w="1413" w:type="dxa"/>
            <w:vAlign w:val="center"/>
            <w:hideMark/>
          </w:tcPr>
          <w:p w14:paraId="3B56D9A8" w14:textId="6AD3A860" w:rsidR="006753F8" w:rsidRPr="004562A9" w:rsidRDefault="006753F8" w:rsidP="00FB53E0">
            <w:pPr>
              <w:pStyle w:val="TableBody"/>
            </w:pPr>
            <w:r w:rsidRPr="004562A9">
              <w:t>Disk</w:t>
            </w:r>
            <w:r w:rsidR="00806505">
              <w:t xml:space="preserve"> </w:t>
            </w:r>
            <w:r w:rsidRPr="004562A9">
              <w:t>I/O</w:t>
            </w:r>
            <w:r w:rsidR="00806505">
              <w:t xml:space="preserve"> </w:t>
            </w:r>
            <w:r w:rsidRPr="004562A9">
              <w:t>(Read/Write</w:t>
            </w:r>
            <w:r w:rsidR="00806505">
              <w:t xml:space="preserve"> </w:t>
            </w:r>
            <w:r w:rsidRPr="004562A9">
              <w:t>Ops/sec</w:t>
            </w:r>
            <w:r w:rsidR="00806505">
              <w:t xml:space="preserve"> </w:t>
            </w:r>
            <w:r w:rsidRPr="004562A9">
              <w:t>or</w:t>
            </w:r>
            <w:r w:rsidR="00806505">
              <w:t xml:space="preserve"> </w:t>
            </w:r>
            <w:r w:rsidRPr="004562A9">
              <w:t>latency)</w:t>
            </w:r>
          </w:p>
        </w:tc>
        <w:tc>
          <w:tcPr>
            <w:tcW w:w="1843" w:type="dxa"/>
            <w:vAlign w:val="center"/>
            <w:hideMark/>
          </w:tcPr>
          <w:p w14:paraId="0DE8DB46" w14:textId="447B9A9C" w:rsidR="006753F8" w:rsidRPr="004562A9" w:rsidRDefault="006753F8" w:rsidP="00FB53E0">
            <w:pPr>
              <w:pStyle w:val="TableBody"/>
            </w:pPr>
            <w:r w:rsidRPr="004562A9">
              <w:t>Throughput</w:t>
            </w:r>
            <w:r w:rsidR="00806505">
              <w:t xml:space="preserve"> </w:t>
            </w:r>
            <w:r w:rsidRPr="004562A9">
              <w:t>or</w:t>
            </w:r>
            <w:r w:rsidR="00806505">
              <w:t xml:space="preserve"> </w:t>
            </w:r>
            <w:r w:rsidRPr="004562A9">
              <w:t>latency</w:t>
            </w:r>
            <w:r w:rsidR="00806505">
              <w:t xml:space="preserve"> </w:t>
            </w:r>
            <w:r w:rsidRPr="004562A9">
              <w:t>of</w:t>
            </w:r>
            <w:r w:rsidR="00806505">
              <w:t xml:space="preserve"> </w:t>
            </w:r>
            <w:r w:rsidRPr="004562A9">
              <w:t>disk</w:t>
            </w:r>
            <w:r w:rsidR="00806505">
              <w:t xml:space="preserve"> </w:t>
            </w:r>
            <w:r w:rsidRPr="004562A9">
              <w:t>operations</w:t>
            </w:r>
          </w:p>
        </w:tc>
        <w:tc>
          <w:tcPr>
            <w:tcW w:w="1134" w:type="dxa"/>
            <w:vAlign w:val="center"/>
            <w:hideMark/>
          </w:tcPr>
          <w:p w14:paraId="3930CCB8" w14:textId="427E3C74" w:rsidR="006753F8" w:rsidRPr="004562A9" w:rsidRDefault="006753F8" w:rsidP="00FB53E0">
            <w:pPr>
              <w:pStyle w:val="TableBody"/>
            </w:pPr>
            <w:r w:rsidRPr="004562A9">
              <w:t>IOPS</w:t>
            </w:r>
            <w:r w:rsidR="00806505">
              <w:t xml:space="preserve"> </w:t>
            </w:r>
            <w:r w:rsidRPr="004562A9">
              <w:t>/</w:t>
            </w:r>
            <w:r w:rsidR="00806505">
              <w:t xml:space="preserve"> </w:t>
            </w:r>
            <w:r w:rsidRPr="004562A9">
              <w:t>ms</w:t>
            </w:r>
          </w:p>
        </w:tc>
        <w:tc>
          <w:tcPr>
            <w:tcW w:w="1134" w:type="dxa"/>
            <w:vAlign w:val="center"/>
            <w:hideMark/>
          </w:tcPr>
          <w:p w14:paraId="202A82D7" w14:textId="69C28B28" w:rsidR="006753F8" w:rsidRPr="004562A9" w:rsidRDefault="006753F8" w:rsidP="00FB53E0">
            <w:pPr>
              <w:pStyle w:val="TableBody"/>
            </w:pPr>
            <w:r w:rsidRPr="004562A9">
              <w:t>Latency</w:t>
            </w:r>
            <w:r w:rsidR="00806505">
              <w:t xml:space="preserve"> </w:t>
            </w:r>
            <w:r w:rsidRPr="004562A9">
              <w:t>&lt;</w:t>
            </w:r>
            <w:r w:rsidR="00806505">
              <w:t xml:space="preserve"> </w:t>
            </w:r>
            <w:r w:rsidRPr="004562A9">
              <w:t>5</w:t>
            </w:r>
            <w:r w:rsidR="00806505">
              <w:t xml:space="preserve"> </w:t>
            </w:r>
            <w:r w:rsidRPr="004562A9">
              <w:t>ms</w:t>
            </w:r>
          </w:p>
        </w:tc>
        <w:tc>
          <w:tcPr>
            <w:tcW w:w="1344" w:type="dxa"/>
            <w:vAlign w:val="center"/>
            <w:hideMark/>
          </w:tcPr>
          <w:p w14:paraId="19EA3D56" w14:textId="0FC56A2C" w:rsidR="006753F8" w:rsidRPr="004562A9" w:rsidRDefault="006753F8" w:rsidP="00FB53E0">
            <w:pPr>
              <w:pStyle w:val="TableBody"/>
            </w:pPr>
            <w:r w:rsidRPr="004562A9">
              <w:t>Latency</w:t>
            </w:r>
            <w:r w:rsidR="00806505">
              <w:t xml:space="preserve"> </w:t>
            </w:r>
            <w:r w:rsidRPr="004562A9">
              <w:t>5–15</w:t>
            </w:r>
            <w:r w:rsidR="00806505">
              <w:t xml:space="preserve"> </w:t>
            </w:r>
            <w:r w:rsidRPr="004562A9">
              <w:t>ms,</w:t>
            </w:r>
            <w:r w:rsidR="00806505">
              <w:t xml:space="preserve"> </w:t>
            </w:r>
            <w:r w:rsidRPr="004562A9">
              <w:t>steady</w:t>
            </w:r>
            <w:r w:rsidR="00806505">
              <w:t xml:space="preserve"> </w:t>
            </w:r>
            <w:r w:rsidRPr="004562A9">
              <w:t>throughput</w:t>
            </w:r>
          </w:p>
        </w:tc>
        <w:tc>
          <w:tcPr>
            <w:tcW w:w="1207" w:type="dxa"/>
            <w:vAlign w:val="center"/>
            <w:hideMark/>
          </w:tcPr>
          <w:p w14:paraId="4A3FCDCE" w14:textId="2D80DDA5" w:rsidR="006753F8" w:rsidRPr="004562A9" w:rsidRDefault="006753F8" w:rsidP="00FB53E0">
            <w:pPr>
              <w:pStyle w:val="TableBody"/>
            </w:pPr>
            <w:r w:rsidRPr="004562A9">
              <w:t>Latency</w:t>
            </w:r>
            <w:r w:rsidR="00806505">
              <w:t xml:space="preserve"> </w:t>
            </w:r>
            <w:r w:rsidRPr="004562A9">
              <w:t>&gt;</w:t>
            </w:r>
            <w:r w:rsidR="00806505">
              <w:t xml:space="preserve"> </w:t>
            </w:r>
            <w:r w:rsidRPr="004562A9">
              <w:t>20</w:t>
            </w:r>
            <w:r w:rsidR="00806505">
              <w:t xml:space="preserve"> </w:t>
            </w:r>
            <w:r w:rsidRPr="004562A9">
              <w:t>ms,</w:t>
            </w:r>
            <w:r w:rsidR="00806505">
              <w:t xml:space="preserve"> </w:t>
            </w:r>
            <w:r w:rsidRPr="004562A9">
              <w:t>stalls</w:t>
            </w:r>
          </w:p>
        </w:tc>
        <w:tc>
          <w:tcPr>
            <w:tcW w:w="2381" w:type="dxa"/>
            <w:vAlign w:val="center"/>
            <w:hideMark/>
          </w:tcPr>
          <w:p w14:paraId="0CC72F35" w14:textId="2BC12CD9" w:rsidR="006753F8" w:rsidRPr="004562A9" w:rsidRDefault="006753F8" w:rsidP="00FB53E0">
            <w:pPr>
              <w:pStyle w:val="TableBody"/>
            </w:pPr>
            <w:r w:rsidRPr="004562A9">
              <w:t>Keep</w:t>
            </w:r>
            <w:r w:rsidR="00806505">
              <w:t xml:space="preserve"> </w:t>
            </w:r>
            <w:r w:rsidRPr="004562A9">
              <w:t>disk</w:t>
            </w:r>
            <w:r w:rsidR="00806505">
              <w:t xml:space="preserve"> </w:t>
            </w:r>
            <w:r w:rsidRPr="004562A9">
              <w:t>latency</w:t>
            </w:r>
            <w:r w:rsidR="00806505">
              <w:t xml:space="preserve"> </w:t>
            </w:r>
            <w:r w:rsidRPr="004562A9">
              <w:t>&lt;10</w:t>
            </w:r>
            <w:r w:rsidR="00806505">
              <w:t xml:space="preserve"> </w:t>
            </w:r>
            <w:r w:rsidRPr="004562A9">
              <w:t>ms</w:t>
            </w:r>
            <w:r w:rsidR="00806505">
              <w:t xml:space="preserve"> </w:t>
            </w:r>
            <w:r w:rsidRPr="004562A9">
              <w:t>for</w:t>
            </w:r>
            <w:r w:rsidR="00806505">
              <w:t xml:space="preserve"> </w:t>
            </w:r>
            <w:r w:rsidRPr="004562A9">
              <w:t>production</w:t>
            </w:r>
            <w:r w:rsidR="00806505">
              <w:t xml:space="preserve"> </w:t>
            </w:r>
            <w:r w:rsidRPr="004562A9">
              <w:t>workloads</w:t>
            </w:r>
          </w:p>
        </w:tc>
      </w:tr>
      <w:tr w:rsidR="006753F8" w:rsidRPr="00B32380" w14:paraId="7AB9F275" w14:textId="77777777" w:rsidTr="003C2328">
        <w:tc>
          <w:tcPr>
            <w:tcW w:w="1413" w:type="dxa"/>
            <w:vAlign w:val="center"/>
            <w:hideMark/>
          </w:tcPr>
          <w:p w14:paraId="27E6A051" w14:textId="00BDA12E" w:rsidR="006753F8" w:rsidRPr="004562A9" w:rsidRDefault="006753F8" w:rsidP="00FB53E0">
            <w:pPr>
              <w:pStyle w:val="TableBody"/>
            </w:pPr>
            <w:r w:rsidRPr="004562A9">
              <w:t>Container</w:t>
            </w:r>
            <w:r w:rsidR="00806505">
              <w:t xml:space="preserve"> </w:t>
            </w:r>
            <w:r w:rsidRPr="004562A9">
              <w:t>Restart</w:t>
            </w:r>
            <w:r w:rsidR="00806505">
              <w:t xml:space="preserve"> </w:t>
            </w:r>
            <w:r w:rsidRPr="004562A9">
              <w:t>Count</w:t>
            </w:r>
          </w:p>
        </w:tc>
        <w:tc>
          <w:tcPr>
            <w:tcW w:w="1843" w:type="dxa"/>
            <w:vAlign w:val="center"/>
            <w:hideMark/>
          </w:tcPr>
          <w:p w14:paraId="55A10549" w14:textId="3F57B53E" w:rsidR="006753F8" w:rsidRPr="004562A9" w:rsidRDefault="006753F8" w:rsidP="00FB53E0">
            <w:pPr>
              <w:pStyle w:val="TableBody"/>
            </w:pPr>
            <w:r w:rsidRPr="004562A9">
              <w:t>Number</w:t>
            </w:r>
            <w:r w:rsidR="00806505">
              <w:t xml:space="preserve"> </w:t>
            </w:r>
            <w:r w:rsidRPr="004562A9">
              <w:t>of</w:t>
            </w:r>
            <w:r w:rsidR="00806505">
              <w:t xml:space="preserve"> </w:t>
            </w:r>
            <w:r w:rsidRPr="004562A9">
              <w:t>restarts</w:t>
            </w:r>
            <w:r w:rsidR="00806505">
              <w:t xml:space="preserve"> </w:t>
            </w:r>
            <w:r w:rsidRPr="004562A9">
              <w:t>per</w:t>
            </w:r>
            <w:r w:rsidR="00806505">
              <w:t xml:space="preserve"> </w:t>
            </w:r>
            <w:r w:rsidRPr="004562A9">
              <w:t>container</w:t>
            </w:r>
            <w:r w:rsidR="00806505">
              <w:t xml:space="preserve"> </w:t>
            </w:r>
            <w:r w:rsidRPr="004562A9">
              <w:t>in</w:t>
            </w:r>
            <w:r w:rsidR="00806505">
              <w:t xml:space="preserve"> </w:t>
            </w:r>
            <w:r w:rsidRPr="004562A9">
              <w:t>given</w:t>
            </w:r>
            <w:r w:rsidR="00806505">
              <w:t xml:space="preserve"> </w:t>
            </w:r>
            <w:r w:rsidRPr="004562A9">
              <w:t>period</w:t>
            </w:r>
          </w:p>
        </w:tc>
        <w:tc>
          <w:tcPr>
            <w:tcW w:w="1134" w:type="dxa"/>
            <w:vAlign w:val="center"/>
            <w:hideMark/>
          </w:tcPr>
          <w:p w14:paraId="1D54B4C3" w14:textId="44942018" w:rsidR="006753F8" w:rsidRPr="004562A9" w:rsidRDefault="006753F8" w:rsidP="00FB53E0">
            <w:pPr>
              <w:pStyle w:val="TableBody"/>
            </w:pPr>
            <w:r w:rsidRPr="004562A9">
              <w:t>Count</w:t>
            </w:r>
            <w:r w:rsidR="00806505">
              <w:t xml:space="preserve"> </w:t>
            </w:r>
            <w:r w:rsidRPr="004562A9">
              <w:t>(per</w:t>
            </w:r>
            <w:r w:rsidR="00806505">
              <w:t xml:space="preserve"> </w:t>
            </w:r>
            <w:r w:rsidRPr="004562A9">
              <w:t>hour/day)</w:t>
            </w:r>
          </w:p>
        </w:tc>
        <w:tc>
          <w:tcPr>
            <w:tcW w:w="1134" w:type="dxa"/>
            <w:vAlign w:val="center"/>
            <w:hideMark/>
          </w:tcPr>
          <w:p w14:paraId="55A75E40" w14:textId="77777777" w:rsidR="006753F8" w:rsidRPr="004562A9" w:rsidRDefault="006753F8" w:rsidP="00FB53E0">
            <w:pPr>
              <w:pStyle w:val="TableBody"/>
            </w:pPr>
            <w:r w:rsidRPr="004562A9">
              <w:t>0</w:t>
            </w:r>
          </w:p>
        </w:tc>
        <w:tc>
          <w:tcPr>
            <w:tcW w:w="1344" w:type="dxa"/>
            <w:vAlign w:val="center"/>
            <w:hideMark/>
          </w:tcPr>
          <w:p w14:paraId="10D7AD0C" w14:textId="01A0085F" w:rsidR="006753F8" w:rsidRPr="004562A9" w:rsidRDefault="006753F8" w:rsidP="00FB53E0">
            <w:pPr>
              <w:pStyle w:val="TableBody"/>
            </w:pPr>
            <w:r w:rsidRPr="004562A9">
              <w:t>0–1</w:t>
            </w:r>
            <w:r w:rsidR="00806505">
              <w:t xml:space="preserve"> </w:t>
            </w:r>
            <w:r w:rsidRPr="004562A9">
              <w:t>occasional</w:t>
            </w:r>
          </w:p>
        </w:tc>
        <w:tc>
          <w:tcPr>
            <w:tcW w:w="1207" w:type="dxa"/>
            <w:vAlign w:val="center"/>
            <w:hideMark/>
          </w:tcPr>
          <w:p w14:paraId="3D165923" w14:textId="180282A3" w:rsidR="006753F8" w:rsidRPr="004562A9" w:rsidRDefault="006753F8" w:rsidP="00FB53E0">
            <w:pPr>
              <w:pStyle w:val="TableBody"/>
            </w:pPr>
            <w:r w:rsidRPr="004562A9">
              <w:t>&gt;</w:t>
            </w:r>
            <w:r w:rsidR="00806505">
              <w:t xml:space="preserve"> </w:t>
            </w:r>
            <w:r w:rsidRPr="004562A9">
              <w:t>2</w:t>
            </w:r>
            <w:r w:rsidR="00806505">
              <w:t xml:space="preserve"> </w:t>
            </w:r>
            <w:r w:rsidRPr="004562A9">
              <w:t>per</w:t>
            </w:r>
            <w:r w:rsidR="00806505">
              <w:t xml:space="preserve"> </w:t>
            </w:r>
            <w:r w:rsidRPr="004562A9">
              <w:t>hour</w:t>
            </w:r>
            <w:r w:rsidR="00806505">
              <w:t xml:space="preserve"> </w:t>
            </w:r>
            <w:r w:rsidRPr="004562A9">
              <w:t>or</w:t>
            </w:r>
            <w:r w:rsidR="00806505">
              <w:t xml:space="preserve"> </w:t>
            </w:r>
            <w:r w:rsidRPr="004562A9">
              <w:t>repeating</w:t>
            </w:r>
            <w:r w:rsidR="00806505">
              <w:t xml:space="preserve"> </w:t>
            </w:r>
            <w:r w:rsidRPr="004562A9">
              <w:t>pattern</w:t>
            </w:r>
          </w:p>
        </w:tc>
        <w:tc>
          <w:tcPr>
            <w:tcW w:w="2381" w:type="dxa"/>
            <w:vAlign w:val="center"/>
            <w:hideMark/>
          </w:tcPr>
          <w:p w14:paraId="1D665AE6" w14:textId="17154815" w:rsidR="006753F8" w:rsidRPr="004562A9" w:rsidRDefault="006753F8" w:rsidP="00FB53E0">
            <w:pPr>
              <w:pStyle w:val="TableBody"/>
            </w:pPr>
            <w:r w:rsidRPr="004562A9">
              <w:t>Investigate</w:t>
            </w:r>
            <w:r w:rsidR="00806505">
              <w:t xml:space="preserve"> </w:t>
            </w:r>
            <w:r w:rsidRPr="004562A9">
              <w:t>&gt;2</w:t>
            </w:r>
            <w:r w:rsidR="00806505">
              <w:t xml:space="preserve"> </w:t>
            </w:r>
            <w:r w:rsidRPr="004562A9">
              <w:t>restarts/hour;</w:t>
            </w:r>
            <w:r w:rsidR="00806505">
              <w:t xml:space="preserve"> </w:t>
            </w:r>
            <w:r w:rsidRPr="004562A9">
              <w:t>persistent</w:t>
            </w:r>
            <w:r w:rsidR="00806505">
              <w:t xml:space="preserve"> </w:t>
            </w:r>
            <w:r w:rsidRPr="004562A9">
              <w:t>restarts</w:t>
            </w:r>
            <w:r w:rsidR="00806505">
              <w:t xml:space="preserve"> </w:t>
            </w:r>
            <w:r w:rsidRPr="004562A9">
              <w:t>indicate</w:t>
            </w:r>
            <w:r w:rsidR="00806505">
              <w:t xml:space="preserve"> </w:t>
            </w:r>
            <w:r w:rsidRPr="004562A9">
              <w:t>memory</w:t>
            </w:r>
            <w:r w:rsidR="00806505">
              <w:t xml:space="preserve"> </w:t>
            </w:r>
            <w:r w:rsidRPr="004562A9">
              <w:t>leaks,</w:t>
            </w:r>
            <w:r w:rsidR="00806505">
              <w:t xml:space="preserve"> </w:t>
            </w:r>
            <w:r w:rsidRPr="004562A9">
              <w:t>config</w:t>
            </w:r>
            <w:r w:rsidR="00806505">
              <w:t xml:space="preserve"> </w:t>
            </w:r>
            <w:r w:rsidRPr="004562A9">
              <w:t>issues</w:t>
            </w:r>
          </w:p>
        </w:tc>
      </w:tr>
      <w:tr w:rsidR="006753F8" w:rsidRPr="00B32380" w14:paraId="76FE40A2" w14:textId="77777777" w:rsidTr="003C2328">
        <w:tc>
          <w:tcPr>
            <w:tcW w:w="1413" w:type="dxa"/>
            <w:vAlign w:val="center"/>
            <w:hideMark/>
          </w:tcPr>
          <w:p w14:paraId="4A976897" w14:textId="267B126A" w:rsidR="006753F8" w:rsidRPr="004562A9" w:rsidRDefault="006753F8" w:rsidP="00FB53E0">
            <w:pPr>
              <w:pStyle w:val="TableBody"/>
            </w:pPr>
            <w:r w:rsidRPr="004562A9">
              <w:t>Node</w:t>
            </w:r>
            <w:r w:rsidR="00806505">
              <w:t xml:space="preserve"> </w:t>
            </w:r>
            <w:r w:rsidRPr="004562A9">
              <w:t>Failures</w:t>
            </w:r>
          </w:p>
        </w:tc>
        <w:tc>
          <w:tcPr>
            <w:tcW w:w="1843" w:type="dxa"/>
            <w:vAlign w:val="center"/>
            <w:hideMark/>
          </w:tcPr>
          <w:p w14:paraId="2D944CE3" w14:textId="3B80B054" w:rsidR="006753F8" w:rsidRPr="004562A9" w:rsidRDefault="006753F8" w:rsidP="00FB53E0">
            <w:pPr>
              <w:pStyle w:val="TableBody"/>
            </w:pPr>
            <w:r w:rsidRPr="004562A9">
              <w:t>Count</w:t>
            </w:r>
            <w:r w:rsidR="00806505">
              <w:t xml:space="preserve"> </w:t>
            </w:r>
            <w:r w:rsidRPr="004562A9">
              <w:t>of</w:t>
            </w:r>
            <w:r w:rsidR="00806505">
              <w:t xml:space="preserve"> </w:t>
            </w:r>
            <w:r w:rsidRPr="004562A9">
              <w:t>nodes</w:t>
            </w:r>
            <w:r w:rsidR="00806505">
              <w:t xml:space="preserve"> </w:t>
            </w:r>
            <w:r w:rsidRPr="004562A9">
              <w:t>marked</w:t>
            </w:r>
            <w:r w:rsidR="00806505">
              <w:t xml:space="preserve"> </w:t>
            </w:r>
            <w:r w:rsidRPr="004562A9">
              <w:t>“Not</w:t>
            </w:r>
            <w:r w:rsidR="00806505">
              <w:t xml:space="preserve"> </w:t>
            </w:r>
            <w:r w:rsidRPr="004562A9">
              <w:t>Ready”</w:t>
            </w:r>
            <w:r w:rsidR="00806505">
              <w:t xml:space="preserve"> </w:t>
            </w:r>
            <w:r w:rsidRPr="004562A9">
              <w:t>or</w:t>
            </w:r>
            <w:r w:rsidR="00806505">
              <w:t xml:space="preserve"> </w:t>
            </w:r>
            <w:r w:rsidRPr="004562A9">
              <w:t>lost</w:t>
            </w:r>
            <w:r w:rsidR="00806505">
              <w:t xml:space="preserve"> </w:t>
            </w:r>
            <w:r w:rsidRPr="004562A9">
              <w:t>in</w:t>
            </w:r>
            <w:r w:rsidR="00806505">
              <w:t xml:space="preserve"> </w:t>
            </w:r>
            <w:r w:rsidRPr="004562A9">
              <w:t>given</w:t>
            </w:r>
            <w:r w:rsidR="00806505">
              <w:t xml:space="preserve"> </w:t>
            </w:r>
            <w:r w:rsidRPr="004562A9">
              <w:t>period</w:t>
            </w:r>
          </w:p>
        </w:tc>
        <w:tc>
          <w:tcPr>
            <w:tcW w:w="1134" w:type="dxa"/>
            <w:vAlign w:val="center"/>
            <w:hideMark/>
          </w:tcPr>
          <w:p w14:paraId="2D5666C0" w14:textId="45EC3DF8" w:rsidR="006753F8" w:rsidRPr="004562A9" w:rsidRDefault="006753F8" w:rsidP="00FB53E0">
            <w:pPr>
              <w:pStyle w:val="TableBody"/>
            </w:pPr>
            <w:r w:rsidRPr="004562A9">
              <w:t>Count</w:t>
            </w:r>
            <w:r w:rsidR="00806505">
              <w:t xml:space="preserve"> </w:t>
            </w:r>
            <w:r w:rsidRPr="004562A9">
              <w:t>per</w:t>
            </w:r>
            <w:r w:rsidR="00806505">
              <w:t xml:space="preserve"> </w:t>
            </w:r>
            <w:r w:rsidRPr="004562A9">
              <w:t>day/week</w:t>
            </w:r>
          </w:p>
        </w:tc>
        <w:tc>
          <w:tcPr>
            <w:tcW w:w="1134" w:type="dxa"/>
            <w:vAlign w:val="center"/>
            <w:hideMark/>
          </w:tcPr>
          <w:p w14:paraId="66B095C3" w14:textId="77777777" w:rsidR="006753F8" w:rsidRPr="004562A9" w:rsidRDefault="006753F8" w:rsidP="00FB53E0">
            <w:pPr>
              <w:pStyle w:val="TableBody"/>
            </w:pPr>
            <w:r w:rsidRPr="004562A9">
              <w:t>0</w:t>
            </w:r>
          </w:p>
        </w:tc>
        <w:tc>
          <w:tcPr>
            <w:tcW w:w="1344" w:type="dxa"/>
            <w:vAlign w:val="center"/>
            <w:hideMark/>
          </w:tcPr>
          <w:p w14:paraId="1F6E34A8" w14:textId="0324A6F0" w:rsidR="006753F8" w:rsidRPr="004562A9" w:rsidRDefault="006753F8" w:rsidP="00FB53E0">
            <w:pPr>
              <w:pStyle w:val="TableBody"/>
            </w:pPr>
            <w:r w:rsidRPr="004562A9">
              <w:t>0–1</w:t>
            </w:r>
            <w:r w:rsidR="00806505">
              <w:t xml:space="preserve"> </w:t>
            </w:r>
            <w:r w:rsidRPr="004562A9">
              <w:t>transient</w:t>
            </w:r>
            <w:r w:rsidR="00806505">
              <w:t xml:space="preserve"> </w:t>
            </w:r>
            <w:r w:rsidRPr="004562A9">
              <w:t>per</w:t>
            </w:r>
            <w:r w:rsidR="00806505">
              <w:t xml:space="preserve"> </w:t>
            </w:r>
            <w:r w:rsidRPr="004562A9">
              <w:t>week</w:t>
            </w:r>
          </w:p>
        </w:tc>
        <w:tc>
          <w:tcPr>
            <w:tcW w:w="1207" w:type="dxa"/>
            <w:vAlign w:val="center"/>
            <w:hideMark/>
          </w:tcPr>
          <w:p w14:paraId="61E6CA33" w14:textId="53CEF95D" w:rsidR="006753F8" w:rsidRPr="004562A9" w:rsidRDefault="006753F8" w:rsidP="00FB53E0">
            <w:pPr>
              <w:pStyle w:val="TableBody"/>
            </w:pPr>
            <w:r w:rsidRPr="004562A9">
              <w:t>&gt;</w:t>
            </w:r>
            <w:r w:rsidR="00806505">
              <w:t xml:space="preserve"> </w:t>
            </w:r>
            <w:r w:rsidRPr="004562A9">
              <w:t>1/day</w:t>
            </w:r>
            <w:r w:rsidR="00806505">
              <w:t xml:space="preserve"> </w:t>
            </w:r>
            <w:r w:rsidRPr="004562A9">
              <w:t>or</w:t>
            </w:r>
            <w:r w:rsidR="00806505">
              <w:t xml:space="preserve"> </w:t>
            </w:r>
            <w:r w:rsidRPr="004562A9">
              <w:t>repeated</w:t>
            </w:r>
            <w:r w:rsidR="00806505">
              <w:t xml:space="preserve"> </w:t>
            </w:r>
            <w:r w:rsidRPr="004562A9">
              <w:t>node</w:t>
            </w:r>
            <w:r w:rsidR="00806505">
              <w:t xml:space="preserve"> </w:t>
            </w:r>
            <w:r w:rsidRPr="004562A9">
              <w:t>flapping</w:t>
            </w:r>
          </w:p>
        </w:tc>
        <w:tc>
          <w:tcPr>
            <w:tcW w:w="2381" w:type="dxa"/>
            <w:vAlign w:val="center"/>
            <w:hideMark/>
          </w:tcPr>
          <w:p w14:paraId="6DE7F711" w14:textId="1B1A634E" w:rsidR="006753F8" w:rsidRPr="004562A9" w:rsidRDefault="006753F8" w:rsidP="00FB53E0">
            <w:pPr>
              <w:pStyle w:val="TableBody"/>
            </w:pPr>
            <w:r w:rsidRPr="004562A9">
              <w:t>Node</w:t>
            </w:r>
            <w:r w:rsidR="00806505">
              <w:t xml:space="preserve"> </w:t>
            </w:r>
            <w:r w:rsidRPr="004562A9">
              <w:t>failures</w:t>
            </w:r>
            <w:r w:rsidR="00806505">
              <w:t xml:space="preserve"> </w:t>
            </w:r>
            <w:r w:rsidRPr="004562A9">
              <w:t>cause</w:t>
            </w:r>
            <w:r w:rsidR="00806505">
              <w:t xml:space="preserve"> </w:t>
            </w:r>
            <w:r w:rsidR="00830AE7" w:rsidRPr="004562A9">
              <w:t>rescheduling:</w:t>
            </w:r>
            <w:r w:rsidR="00806505">
              <w:t xml:space="preserve"> </w:t>
            </w:r>
            <w:r w:rsidRPr="004562A9">
              <w:t>monitor</w:t>
            </w:r>
            <w:r w:rsidR="00806505">
              <w:t xml:space="preserve"> </w:t>
            </w:r>
            <w:r w:rsidRPr="004562A9">
              <w:t>MTBF,</w:t>
            </w:r>
            <w:r w:rsidR="00806505">
              <w:t xml:space="preserve"> </w:t>
            </w:r>
            <w:r w:rsidRPr="004562A9">
              <w:t>&lt;1</w:t>
            </w:r>
            <w:r w:rsidR="00806505">
              <w:t xml:space="preserve"> </w:t>
            </w:r>
            <w:r w:rsidRPr="004562A9">
              <w:t>node</w:t>
            </w:r>
            <w:r w:rsidR="00806505">
              <w:t xml:space="preserve"> </w:t>
            </w:r>
            <w:r w:rsidRPr="004562A9">
              <w:t>lost/week</w:t>
            </w:r>
            <w:r w:rsidR="00806505">
              <w:t xml:space="preserve"> </w:t>
            </w:r>
            <w:r w:rsidRPr="004562A9">
              <w:t>ideal</w:t>
            </w:r>
          </w:p>
        </w:tc>
      </w:tr>
      <w:tr w:rsidR="006753F8" w:rsidRPr="00B32380" w14:paraId="18B633A6" w14:textId="77777777" w:rsidTr="003C2328">
        <w:tc>
          <w:tcPr>
            <w:tcW w:w="1413" w:type="dxa"/>
            <w:vAlign w:val="center"/>
            <w:hideMark/>
          </w:tcPr>
          <w:p w14:paraId="130271A1" w14:textId="30E7B67A" w:rsidR="006753F8" w:rsidRPr="004562A9" w:rsidRDefault="006753F8" w:rsidP="00FB53E0">
            <w:pPr>
              <w:pStyle w:val="TableBody"/>
            </w:pPr>
            <w:r w:rsidRPr="004562A9">
              <w:t>Cluster</w:t>
            </w:r>
            <w:r w:rsidR="00806505">
              <w:t xml:space="preserve"> </w:t>
            </w:r>
            <w:r w:rsidRPr="004562A9">
              <w:t>Scaling</w:t>
            </w:r>
            <w:r w:rsidR="00806505">
              <w:t xml:space="preserve"> </w:t>
            </w:r>
            <w:r w:rsidRPr="004562A9">
              <w:t>Events</w:t>
            </w:r>
          </w:p>
        </w:tc>
        <w:tc>
          <w:tcPr>
            <w:tcW w:w="1843" w:type="dxa"/>
            <w:vAlign w:val="center"/>
            <w:hideMark/>
          </w:tcPr>
          <w:p w14:paraId="5FCDDAD1" w14:textId="206FFCC7" w:rsidR="006753F8" w:rsidRPr="004562A9" w:rsidRDefault="006753F8" w:rsidP="00FB53E0">
            <w:pPr>
              <w:pStyle w:val="TableBody"/>
            </w:pPr>
            <w:r w:rsidRPr="004562A9">
              <w:t>Count</w:t>
            </w:r>
            <w:r w:rsidR="00806505">
              <w:t xml:space="preserve"> </w:t>
            </w:r>
            <w:r w:rsidRPr="004562A9">
              <w:t>of</w:t>
            </w:r>
            <w:r w:rsidR="00806505">
              <w:t xml:space="preserve"> </w:t>
            </w:r>
            <w:r w:rsidRPr="004562A9">
              <w:t>cluster</w:t>
            </w:r>
            <w:r w:rsidR="00806505">
              <w:t xml:space="preserve"> </w:t>
            </w:r>
            <w:r w:rsidRPr="004562A9">
              <w:t>scale-up</w:t>
            </w:r>
            <w:r w:rsidR="00806505">
              <w:t xml:space="preserve"> </w:t>
            </w:r>
            <w:r w:rsidRPr="004562A9">
              <w:t>or</w:t>
            </w:r>
            <w:r w:rsidR="00806505">
              <w:t xml:space="preserve"> </w:t>
            </w:r>
            <w:r w:rsidRPr="004562A9">
              <w:t>scale-down</w:t>
            </w:r>
            <w:r w:rsidR="00806505">
              <w:t xml:space="preserve"> </w:t>
            </w:r>
            <w:r w:rsidRPr="004562A9">
              <w:t>events</w:t>
            </w:r>
          </w:p>
        </w:tc>
        <w:tc>
          <w:tcPr>
            <w:tcW w:w="1134" w:type="dxa"/>
            <w:vAlign w:val="center"/>
            <w:hideMark/>
          </w:tcPr>
          <w:p w14:paraId="77508001" w14:textId="73F1719D" w:rsidR="006753F8" w:rsidRPr="004562A9" w:rsidRDefault="006753F8" w:rsidP="00FB53E0">
            <w:pPr>
              <w:pStyle w:val="TableBody"/>
            </w:pPr>
            <w:r w:rsidRPr="004562A9">
              <w:t>Count</w:t>
            </w:r>
            <w:r w:rsidR="00806505">
              <w:t xml:space="preserve"> </w:t>
            </w:r>
            <w:r w:rsidRPr="004562A9">
              <w:t>per</w:t>
            </w:r>
            <w:r w:rsidR="00806505">
              <w:t xml:space="preserve"> </w:t>
            </w:r>
            <w:r w:rsidRPr="004562A9">
              <w:t>day/week</w:t>
            </w:r>
          </w:p>
        </w:tc>
        <w:tc>
          <w:tcPr>
            <w:tcW w:w="1134" w:type="dxa"/>
            <w:vAlign w:val="center"/>
            <w:hideMark/>
          </w:tcPr>
          <w:p w14:paraId="664B9EC5" w14:textId="10A081D0" w:rsidR="006753F8" w:rsidRPr="004562A9" w:rsidRDefault="006753F8" w:rsidP="00FB53E0">
            <w:pPr>
              <w:pStyle w:val="TableBody"/>
            </w:pPr>
            <w:r w:rsidRPr="004562A9">
              <w:t>0–1</w:t>
            </w:r>
            <w:r w:rsidR="00806505">
              <w:t xml:space="preserve"> </w:t>
            </w:r>
            <w:r w:rsidRPr="004562A9">
              <w:t>expected</w:t>
            </w:r>
          </w:p>
        </w:tc>
        <w:tc>
          <w:tcPr>
            <w:tcW w:w="1344" w:type="dxa"/>
            <w:vAlign w:val="center"/>
            <w:hideMark/>
          </w:tcPr>
          <w:p w14:paraId="7E16E7DE" w14:textId="432CD8B7" w:rsidR="006753F8" w:rsidRPr="004562A9" w:rsidRDefault="006753F8" w:rsidP="00FB53E0">
            <w:pPr>
              <w:pStyle w:val="TableBody"/>
            </w:pPr>
            <w:r w:rsidRPr="004562A9">
              <w:t>1–5</w:t>
            </w:r>
            <w:r w:rsidR="00806505">
              <w:t xml:space="preserve"> </w:t>
            </w:r>
            <w:r w:rsidRPr="004562A9">
              <w:t>per</w:t>
            </w:r>
            <w:r w:rsidR="00806505">
              <w:t xml:space="preserve"> </w:t>
            </w:r>
            <w:r w:rsidRPr="004562A9">
              <w:t>day</w:t>
            </w:r>
            <w:r w:rsidR="00806505">
              <w:t xml:space="preserve"> </w:t>
            </w:r>
            <w:r w:rsidRPr="004562A9">
              <w:t>(adaptive</w:t>
            </w:r>
            <w:r w:rsidR="00806505">
              <w:t xml:space="preserve"> </w:t>
            </w:r>
            <w:r w:rsidRPr="004562A9">
              <w:t>scaling)</w:t>
            </w:r>
          </w:p>
        </w:tc>
        <w:tc>
          <w:tcPr>
            <w:tcW w:w="1207" w:type="dxa"/>
            <w:vAlign w:val="center"/>
            <w:hideMark/>
          </w:tcPr>
          <w:p w14:paraId="4FCA3CF6" w14:textId="2E6F1C7C" w:rsidR="006753F8" w:rsidRPr="004562A9" w:rsidRDefault="006753F8" w:rsidP="00FB53E0">
            <w:pPr>
              <w:pStyle w:val="TableBody"/>
            </w:pPr>
            <w:r w:rsidRPr="004562A9">
              <w:t>&gt;</w:t>
            </w:r>
            <w:r w:rsidR="00806505">
              <w:t xml:space="preserve"> </w:t>
            </w:r>
            <w:r w:rsidRPr="004562A9">
              <w:t>10/day</w:t>
            </w:r>
            <w:r w:rsidR="00806505">
              <w:t xml:space="preserve"> </w:t>
            </w:r>
            <w:r w:rsidRPr="004562A9">
              <w:t>frequent</w:t>
            </w:r>
            <w:r w:rsidR="00806505">
              <w:t xml:space="preserve"> </w:t>
            </w:r>
            <w:r w:rsidRPr="004562A9">
              <w:t>flapping</w:t>
            </w:r>
          </w:p>
        </w:tc>
        <w:tc>
          <w:tcPr>
            <w:tcW w:w="2381" w:type="dxa"/>
            <w:vAlign w:val="center"/>
            <w:hideMark/>
          </w:tcPr>
          <w:p w14:paraId="1C919963" w14:textId="659380C8" w:rsidR="006753F8" w:rsidRPr="004562A9" w:rsidRDefault="006753F8" w:rsidP="00FB53E0">
            <w:pPr>
              <w:pStyle w:val="TableBody"/>
            </w:pPr>
            <w:r w:rsidRPr="004562A9">
              <w:t>Very</w:t>
            </w:r>
            <w:r w:rsidR="00806505">
              <w:t xml:space="preserve"> </w:t>
            </w:r>
            <w:r w:rsidRPr="004562A9">
              <w:t>frequent</w:t>
            </w:r>
            <w:r w:rsidR="00806505">
              <w:t xml:space="preserve"> </w:t>
            </w:r>
            <w:r w:rsidRPr="004562A9">
              <w:t>scaling</w:t>
            </w:r>
            <w:r w:rsidR="00806505">
              <w:t xml:space="preserve"> </w:t>
            </w:r>
            <w:r w:rsidRPr="004562A9">
              <w:t>=&gt;</w:t>
            </w:r>
            <w:r w:rsidR="00806505">
              <w:t xml:space="preserve"> </w:t>
            </w:r>
            <w:r w:rsidRPr="004562A9">
              <w:t>review</w:t>
            </w:r>
            <w:r w:rsidR="00806505">
              <w:t xml:space="preserve"> </w:t>
            </w:r>
            <w:r w:rsidRPr="004562A9">
              <w:t>auto</w:t>
            </w:r>
            <w:r w:rsidR="00830AE7" w:rsidRPr="004562A9">
              <w:t>-</w:t>
            </w:r>
            <w:r w:rsidRPr="004562A9">
              <w:t>scaler</w:t>
            </w:r>
            <w:r w:rsidR="00806505">
              <w:t xml:space="preserve"> </w:t>
            </w:r>
            <w:r w:rsidRPr="004562A9">
              <w:t>thresholds</w:t>
            </w:r>
          </w:p>
        </w:tc>
      </w:tr>
      <w:tr w:rsidR="006753F8" w:rsidRPr="00B32380" w14:paraId="553E4A5A" w14:textId="77777777" w:rsidTr="003C2328">
        <w:tc>
          <w:tcPr>
            <w:tcW w:w="1413" w:type="dxa"/>
            <w:vAlign w:val="center"/>
            <w:hideMark/>
          </w:tcPr>
          <w:p w14:paraId="20E82220" w14:textId="003449BF" w:rsidR="006753F8" w:rsidRPr="004562A9" w:rsidRDefault="006753F8" w:rsidP="00FB53E0">
            <w:pPr>
              <w:pStyle w:val="TableBody"/>
            </w:pPr>
            <w:r w:rsidRPr="004562A9">
              <w:t>Pod</w:t>
            </w:r>
            <w:r w:rsidR="00806505">
              <w:t xml:space="preserve"> </w:t>
            </w:r>
            <w:r w:rsidRPr="004562A9">
              <w:t>Scheduling</w:t>
            </w:r>
            <w:r w:rsidR="00806505">
              <w:t xml:space="preserve"> </w:t>
            </w:r>
            <w:r w:rsidRPr="004562A9">
              <w:t>Delays</w:t>
            </w:r>
          </w:p>
        </w:tc>
        <w:tc>
          <w:tcPr>
            <w:tcW w:w="1843" w:type="dxa"/>
            <w:vAlign w:val="center"/>
            <w:hideMark/>
          </w:tcPr>
          <w:p w14:paraId="0471EFA8" w14:textId="36511717" w:rsidR="006753F8" w:rsidRPr="004562A9" w:rsidRDefault="006753F8" w:rsidP="00FB53E0">
            <w:pPr>
              <w:pStyle w:val="TableBody"/>
            </w:pPr>
            <w:r w:rsidRPr="004562A9">
              <w:t>Time</w:t>
            </w:r>
            <w:r w:rsidR="00806505">
              <w:t xml:space="preserve"> </w:t>
            </w:r>
            <w:r w:rsidRPr="004562A9">
              <w:t>taken</w:t>
            </w:r>
            <w:r w:rsidR="00806505">
              <w:t xml:space="preserve"> </w:t>
            </w:r>
            <w:r w:rsidRPr="004562A9">
              <w:t>between</w:t>
            </w:r>
            <w:r w:rsidR="00806505">
              <w:t xml:space="preserve"> </w:t>
            </w:r>
            <w:r w:rsidRPr="004562A9">
              <w:t>pod</w:t>
            </w:r>
            <w:r w:rsidR="00806505">
              <w:t xml:space="preserve"> </w:t>
            </w:r>
            <w:r w:rsidRPr="004562A9">
              <w:t>creation</w:t>
            </w:r>
            <w:r w:rsidR="00806505">
              <w:t xml:space="preserve"> </w:t>
            </w:r>
            <w:r w:rsidRPr="004562A9">
              <w:t>request</w:t>
            </w:r>
            <w:r w:rsidR="00806505">
              <w:t xml:space="preserve"> </w:t>
            </w:r>
            <w:r w:rsidRPr="004562A9">
              <w:t>and</w:t>
            </w:r>
            <w:r w:rsidR="00806505">
              <w:t xml:space="preserve"> </w:t>
            </w:r>
            <w:r w:rsidRPr="004562A9">
              <w:t>successful</w:t>
            </w:r>
            <w:r w:rsidR="00806505">
              <w:t xml:space="preserve"> </w:t>
            </w:r>
            <w:r w:rsidRPr="004562A9">
              <w:t>scheduling</w:t>
            </w:r>
          </w:p>
        </w:tc>
        <w:tc>
          <w:tcPr>
            <w:tcW w:w="1134" w:type="dxa"/>
            <w:vAlign w:val="center"/>
            <w:hideMark/>
          </w:tcPr>
          <w:p w14:paraId="2203C531" w14:textId="77777777" w:rsidR="006753F8" w:rsidRPr="004562A9" w:rsidRDefault="006753F8" w:rsidP="00FB53E0">
            <w:pPr>
              <w:pStyle w:val="TableBody"/>
            </w:pPr>
            <w:r w:rsidRPr="004562A9">
              <w:t>Seconds</w:t>
            </w:r>
          </w:p>
        </w:tc>
        <w:tc>
          <w:tcPr>
            <w:tcW w:w="1134" w:type="dxa"/>
            <w:vAlign w:val="center"/>
            <w:hideMark/>
          </w:tcPr>
          <w:p w14:paraId="05B0B562" w14:textId="5FEFA77E" w:rsidR="006753F8" w:rsidRPr="004562A9" w:rsidRDefault="006753F8" w:rsidP="00FB53E0">
            <w:pPr>
              <w:pStyle w:val="TableBody"/>
            </w:pPr>
            <w:r w:rsidRPr="004562A9">
              <w:t>&lt;</w:t>
            </w:r>
            <w:r w:rsidR="00806505">
              <w:t xml:space="preserve"> </w:t>
            </w:r>
            <w:r w:rsidRPr="004562A9">
              <w:t>1s</w:t>
            </w:r>
          </w:p>
        </w:tc>
        <w:tc>
          <w:tcPr>
            <w:tcW w:w="1344" w:type="dxa"/>
            <w:vAlign w:val="center"/>
            <w:hideMark/>
          </w:tcPr>
          <w:p w14:paraId="672B1623" w14:textId="77777777" w:rsidR="006753F8" w:rsidRPr="004562A9" w:rsidRDefault="006753F8" w:rsidP="00FB53E0">
            <w:pPr>
              <w:pStyle w:val="TableBody"/>
            </w:pPr>
            <w:r w:rsidRPr="004562A9">
              <w:t>1–5s</w:t>
            </w:r>
          </w:p>
        </w:tc>
        <w:tc>
          <w:tcPr>
            <w:tcW w:w="1207" w:type="dxa"/>
            <w:vAlign w:val="center"/>
            <w:hideMark/>
          </w:tcPr>
          <w:p w14:paraId="7AFD3CFD" w14:textId="07F97A53" w:rsidR="006753F8" w:rsidRPr="004562A9" w:rsidRDefault="006753F8" w:rsidP="00FB53E0">
            <w:pPr>
              <w:pStyle w:val="TableBody"/>
            </w:pPr>
            <w:r w:rsidRPr="004562A9">
              <w:t>&gt;</w:t>
            </w:r>
            <w:r w:rsidR="00806505">
              <w:t xml:space="preserve"> </w:t>
            </w:r>
            <w:r w:rsidRPr="004562A9">
              <w:t>10s</w:t>
            </w:r>
          </w:p>
        </w:tc>
        <w:tc>
          <w:tcPr>
            <w:tcW w:w="2381" w:type="dxa"/>
            <w:vAlign w:val="center"/>
            <w:hideMark/>
          </w:tcPr>
          <w:p w14:paraId="6019B4E9" w14:textId="08AAB211" w:rsidR="006753F8" w:rsidRPr="004562A9" w:rsidRDefault="006753F8" w:rsidP="00FB53E0">
            <w:pPr>
              <w:pStyle w:val="TableBody"/>
            </w:pPr>
            <w:r w:rsidRPr="004562A9">
              <w:t>Long</w:t>
            </w:r>
            <w:r w:rsidR="00806505">
              <w:t xml:space="preserve"> </w:t>
            </w:r>
            <w:r w:rsidRPr="004562A9">
              <w:t>delay</w:t>
            </w:r>
            <w:r w:rsidR="00806505">
              <w:t xml:space="preserve"> </w:t>
            </w:r>
            <w:r w:rsidRPr="004562A9">
              <w:t>suggests</w:t>
            </w:r>
            <w:r w:rsidR="00806505">
              <w:t xml:space="preserve"> </w:t>
            </w:r>
            <w:r w:rsidRPr="004562A9">
              <w:t>resource</w:t>
            </w:r>
            <w:r w:rsidR="00806505">
              <w:t xml:space="preserve"> </w:t>
            </w:r>
            <w:r w:rsidRPr="004562A9">
              <w:t>scarcity</w:t>
            </w:r>
            <w:r w:rsidR="00806505">
              <w:t xml:space="preserve"> </w:t>
            </w:r>
            <w:r w:rsidRPr="004562A9">
              <w:t>or</w:t>
            </w:r>
            <w:r w:rsidR="00806505">
              <w:t xml:space="preserve"> </w:t>
            </w:r>
            <w:r w:rsidRPr="004562A9">
              <w:t>scheduling</w:t>
            </w:r>
            <w:r w:rsidR="00806505">
              <w:t xml:space="preserve"> </w:t>
            </w:r>
            <w:r w:rsidRPr="004562A9">
              <w:t>contention</w:t>
            </w:r>
          </w:p>
        </w:tc>
      </w:tr>
    </w:tbl>
    <w:p w14:paraId="1FFC4AA1" w14:textId="25A06C38" w:rsidR="008F3BF2" w:rsidRPr="00B305A6" w:rsidRDefault="008F3BF2" w:rsidP="002228DF"/>
    <w:p w14:paraId="36734A3D" w14:textId="25600964" w:rsidR="00327128" w:rsidRDefault="00B305A6" w:rsidP="002228DF">
      <w:r w:rsidRPr="00B305A6">
        <w:rPr>
          <w:noProof/>
        </w:rPr>
        <w:lastRenderedPageBreak/>
        <w:drawing>
          <wp:inline distT="0" distB="0" distL="0" distR="0" wp14:anchorId="33C6B788" wp14:editId="1674AFD9">
            <wp:extent cx="6645910" cy="2439670"/>
            <wp:effectExtent l="0" t="0" r="2540" b="0"/>
            <wp:docPr id="12586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0195" name=""/>
                    <pic:cNvPicPr/>
                  </pic:nvPicPr>
                  <pic:blipFill>
                    <a:blip r:embed="rId18"/>
                    <a:stretch>
                      <a:fillRect/>
                    </a:stretch>
                  </pic:blipFill>
                  <pic:spPr>
                    <a:xfrm>
                      <a:off x="0" y="0"/>
                      <a:ext cx="6645910" cy="2439670"/>
                    </a:xfrm>
                    <a:prstGeom prst="rect">
                      <a:avLst/>
                    </a:prstGeom>
                  </pic:spPr>
                </pic:pic>
              </a:graphicData>
            </a:graphic>
          </wp:inline>
        </w:drawing>
      </w:r>
    </w:p>
    <w:p w14:paraId="35BF1E64" w14:textId="64D119AF" w:rsidR="00B305A6" w:rsidRPr="00B305A6" w:rsidRDefault="00B305A6" w:rsidP="0038693B">
      <w:pPr>
        <w:pStyle w:val="Heading2"/>
      </w:pPr>
      <w:bookmarkStart w:id="2178" w:name="_Toc228549497"/>
      <w:bookmarkStart w:id="2179" w:name="_Toc228784885"/>
      <w:r w:rsidRPr="00B305A6">
        <w:t>Application</w:t>
      </w:r>
      <w:r w:rsidR="00806505">
        <w:t xml:space="preserve"> </w:t>
      </w:r>
      <w:r w:rsidRPr="00B305A6">
        <w:t>Telemetry</w:t>
      </w:r>
      <w:r w:rsidR="00806505">
        <w:t xml:space="preserve"> </w:t>
      </w:r>
      <w:r w:rsidRPr="00B305A6">
        <w:t>(Pre-Login</w:t>
      </w:r>
      <w:r w:rsidR="00806505">
        <w:t xml:space="preserve"> </w:t>
      </w:r>
      <w:r w:rsidRPr="00B305A6">
        <w:t>/</w:t>
      </w:r>
      <w:r w:rsidR="00806505">
        <w:t xml:space="preserve"> </w:t>
      </w:r>
      <w:r w:rsidRPr="00B305A6">
        <w:t>Post-Login)</w:t>
      </w:r>
      <w:bookmarkEnd w:id="2178"/>
      <w:bookmarkEnd w:id="2179"/>
    </w:p>
    <w:p w14:paraId="3E3B4973" w14:textId="06ECCCC1" w:rsidR="00327128" w:rsidRDefault="00577182" w:rsidP="002228DF">
      <w:r w:rsidRPr="00577182">
        <w:rPr>
          <w:noProof/>
        </w:rPr>
        <w:drawing>
          <wp:inline distT="0" distB="0" distL="0" distR="0" wp14:anchorId="287DDA5E" wp14:editId="48EF0991">
            <wp:extent cx="6645910" cy="2326005"/>
            <wp:effectExtent l="0" t="0" r="2540" b="0"/>
            <wp:docPr id="20516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2607" name=""/>
                    <pic:cNvPicPr/>
                  </pic:nvPicPr>
                  <pic:blipFill>
                    <a:blip r:embed="rId19"/>
                    <a:stretch>
                      <a:fillRect/>
                    </a:stretch>
                  </pic:blipFill>
                  <pic:spPr>
                    <a:xfrm>
                      <a:off x="0" y="0"/>
                      <a:ext cx="6645910" cy="2326005"/>
                    </a:xfrm>
                    <a:prstGeom prst="rect">
                      <a:avLst/>
                    </a:prstGeom>
                  </pic:spPr>
                </pic:pic>
              </a:graphicData>
            </a:graphic>
          </wp:inline>
        </w:drawing>
      </w:r>
    </w:p>
    <w:p w14:paraId="1E7554A9" w14:textId="44D34449" w:rsidR="0071698B" w:rsidRPr="0015520D" w:rsidRDefault="0071698B" w:rsidP="004E17AF">
      <w:pPr>
        <w:pStyle w:val="Heading3"/>
      </w:pPr>
      <w:bookmarkStart w:id="2180" w:name="_Toc228549498"/>
      <w:bookmarkStart w:id="2181" w:name="_Toc228784886"/>
      <w:r w:rsidRPr="0015520D">
        <w:t>Pre</w:t>
      </w:r>
      <w:r w:rsidRPr="0015520D">
        <w:noBreakHyphen/>
        <w:t>Login</w:t>
      </w:r>
      <w:r w:rsidR="00806505">
        <w:t xml:space="preserve"> </w:t>
      </w:r>
      <w:r w:rsidRPr="0015520D">
        <w:t>Telemetry</w:t>
      </w:r>
      <w:bookmarkEnd w:id="2180"/>
      <w:bookmarkEnd w:id="2181"/>
    </w:p>
    <w:tbl>
      <w:tblPr>
        <w:tblW w:w="10267" w:type="dxa"/>
        <w:tblCellMar>
          <w:top w:w="28" w:type="dxa"/>
          <w:left w:w="85" w:type="dxa"/>
          <w:bottom w:w="28" w:type="dxa"/>
          <w:right w:w="85" w:type="dxa"/>
        </w:tblCellMar>
        <w:tblLook w:val="04A0" w:firstRow="1" w:lastRow="0" w:firstColumn="1" w:lastColumn="0" w:noHBand="0" w:noVBand="1"/>
      </w:tblPr>
      <w:tblGrid>
        <w:gridCol w:w="1447"/>
        <w:gridCol w:w="1443"/>
        <w:gridCol w:w="1200"/>
        <w:gridCol w:w="1276"/>
        <w:gridCol w:w="1559"/>
        <w:gridCol w:w="3402"/>
      </w:tblGrid>
      <w:tr w:rsidR="0071698B" w:rsidRPr="008B0E45" w14:paraId="0C917D78" w14:textId="77777777" w:rsidTr="00FB53E0">
        <w:trPr>
          <w:tblHeader/>
        </w:trPr>
        <w:tc>
          <w:tcPr>
            <w:tcW w:w="0" w:type="auto"/>
            <w:shd w:val="clear" w:color="auto" w:fill="D9D9D9" w:themeFill="background1" w:themeFillShade="D9"/>
            <w:noWrap/>
            <w:vAlign w:val="center"/>
            <w:hideMark/>
          </w:tcPr>
          <w:p w14:paraId="163DA4CC" w14:textId="77777777" w:rsidR="0071698B" w:rsidRPr="008F18DC" w:rsidRDefault="0071698B" w:rsidP="00FB53E0">
            <w:pPr>
              <w:pStyle w:val="TableTitle"/>
            </w:pPr>
            <w:r w:rsidRPr="008F18DC">
              <w:t>Metric</w:t>
            </w:r>
          </w:p>
        </w:tc>
        <w:tc>
          <w:tcPr>
            <w:tcW w:w="1443" w:type="dxa"/>
            <w:shd w:val="clear" w:color="auto" w:fill="D9D9D9" w:themeFill="background1" w:themeFillShade="D9"/>
            <w:noWrap/>
            <w:vAlign w:val="center"/>
            <w:hideMark/>
          </w:tcPr>
          <w:p w14:paraId="55E7F1F0" w14:textId="3BDD696D" w:rsidR="0071698B" w:rsidRPr="008F18DC" w:rsidRDefault="0071698B" w:rsidP="00FB53E0">
            <w:pPr>
              <w:pStyle w:val="TableTitle"/>
            </w:pPr>
            <w:r w:rsidRPr="008F18DC">
              <w:t>Unit</w:t>
            </w:r>
            <w:r w:rsidR="00806505">
              <w:t xml:space="preserve"> </w:t>
            </w:r>
            <w:r w:rsidRPr="008F18DC">
              <w:t>/</w:t>
            </w:r>
            <w:r w:rsidR="00806505">
              <w:t xml:space="preserve"> </w:t>
            </w:r>
            <w:r w:rsidRPr="008F18DC">
              <w:t>Scope</w:t>
            </w:r>
          </w:p>
        </w:tc>
        <w:tc>
          <w:tcPr>
            <w:tcW w:w="1200" w:type="dxa"/>
            <w:shd w:val="clear" w:color="auto" w:fill="D9D9D9" w:themeFill="background1" w:themeFillShade="D9"/>
            <w:noWrap/>
            <w:vAlign w:val="center"/>
            <w:hideMark/>
          </w:tcPr>
          <w:p w14:paraId="3E395722" w14:textId="3822612D" w:rsidR="0071698B" w:rsidRPr="008F18DC" w:rsidRDefault="0071698B" w:rsidP="00FB53E0">
            <w:pPr>
              <w:pStyle w:val="TableTitle"/>
            </w:pPr>
            <w:r w:rsidRPr="008F18DC">
              <w:t>Healthy</w:t>
            </w:r>
            <w:r w:rsidR="00806505">
              <w:t xml:space="preserve"> </w:t>
            </w:r>
            <w:r w:rsidRPr="008F18DC">
              <w:t>Range</w:t>
            </w:r>
          </w:p>
        </w:tc>
        <w:tc>
          <w:tcPr>
            <w:tcW w:w="1276" w:type="dxa"/>
            <w:shd w:val="clear" w:color="auto" w:fill="D9D9D9" w:themeFill="background1" w:themeFillShade="D9"/>
            <w:noWrap/>
            <w:vAlign w:val="center"/>
            <w:hideMark/>
          </w:tcPr>
          <w:p w14:paraId="38D0901D" w14:textId="19F6C860" w:rsidR="0071698B" w:rsidRPr="008F18DC" w:rsidRDefault="0071698B" w:rsidP="00FB53E0">
            <w:pPr>
              <w:pStyle w:val="TableTitle"/>
            </w:pPr>
            <w:r w:rsidRPr="008F18DC">
              <w:t>Warning</w:t>
            </w:r>
            <w:r w:rsidR="00806505">
              <w:t xml:space="preserve"> </w:t>
            </w:r>
            <w:r w:rsidRPr="008F18DC">
              <w:t>Threshold</w:t>
            </w:r>
          </w:p>
        </w:tc>
        <w:tc>
          <w:tcPr>
            <w:tcW w:w="1559" w:type="dxa"/>
            <w:shd w:val="clear" w:color="auto" w:fill="D9D9D9" w:themeFill="background1" w:themeFillShade="D9"/>
            <w:noWrap/>
            <w:vAlign w:val="center"/>
            <w:hideMark/>
          </w:tcPr>
          <w:p w14:paraId="34357D6E" w14:textId="2B71DA3A" w:rsidR="0071698B" w:rsidRPr="008F18DC" w:rsidRDefault="0071698B" w:rsidP="00FB53E0">
            <w:pPr>
              <w:pStyle w:val="TableTitle"/>
            </w:pPr>
            <w:r w:rsidRPr="008F18DC">
              <w:t>Critical</w:t>
            </w:r>
            <w:r w:rsidR="00806505">
              <w:t xml:space="preserve"> </w:t>
            </w:r>
            <w:r w:rsidRPr="008F18DC">
              <w:t>Threshold</w:t>
            </w:r>
          </w:p>
        </w:tc>
        <w:tc>
          <w:tcPr>
            <w:tcW w:w="3402" w:type="dxa"/>
            <w:shd w:val="clear" w:color="auto" w:fill="D9D9D9" w:themeFill="background1" w:themeFillShade="D9"/>
            <w:noWrap/>
            <w:vAlign w:val="center"/>
            <w:hideMark/>
          </w:tcPr>
          <w:p w14:paraId="0319B716" w14:textId="732ECEC9" w:rsidR="0071698B" w:rsidRPr="008F18DC" w:rsidRDefault="0071698B" w:rsidP="00FB53E0">
            <w:pPr>
              <w:pStyle w:val="TableTitle"/>
            </w:pPr>
            <w:r w:rsidRPr="008F18DC">
              <w:t>Notes</w:t>
            </w:r>
            <w:r w:rsidR="00806505">
              <w:t xml:space="preserve"> </w:t>
            </w:r>
            <w:r w:rsidRPr="008F18DC">
              <w:t>/</w:t>
            </w:r>
            <w:r w:rsidR="00806505">
              <w:t xml:space="preserve"> </w:t>
            </w:r>
            <w:r w:rsidRPr="008F18DC">
              <w:t>Success</w:t>
            </w:r>
            <w:r w:rsidR="00806505">
              <w:t xml:space="preserve"> </w:t>
            </w:r>
            <w:r w:rsidRPr="008F18DC">
              <w:t>Criteria</w:t>
            </w:r>
          </w:p>
        </w:tc>
      </w:tr>
      <w:tr w:rsidR="0071698B" w:rsidRPr="008B0E45" w14:paraId="7C394931" w14:textId="77777777" w:rsidTr="00327128">
        <w:tc>
          <w:tcPr>
            <w:tcW w:w="0" w:type="auto"/>
            <w:vAlign w:val="center"/>
            <w:hideMark/>
          </w:tcPr>
          <w:p w14:paraId="44871A18" w14:textId="65BFE170" w:rsidR="0071698B" w:rsidRPr="008B0E45" w:rsidRDefault="0071698B" w:rsidP="00FB53E0">
            <w:pPr>
              <w:pStyle w:val="TableBody"/>
            </w:pPr>
            <w:r w:rsidRPr="008B0E45">
              <w:t>Authentication</w:t>
            </w:r>
            <w:r w:rsidR="00806505">
              <w:t xml:space="preserve"> </w:t>
            </w:r>
            <w:r w:rsidRPr="008B0E45">
              <w:t>Latency</w:t>
            </w:r>
          </w:p>
        </w:tc>
        <w:tc>
          <w:tcPr>
            <w:tcW w:w="1443" w:type="dxa"/>
            <w:vAlign w:val="center"/>
            <w:hideMark/>
          </w:tcPr>
          <w:p w14:paraId="0E00EFB7" w14:textId="406D64F1" w:rsidR="0071698B" w:rsidRPr="008B0E45" w:rsidRDefault="0071698B" w:rsidP="00FB53E0">
            <w:pPr>
              <w:pStyle w:val="TableBody"/>
            </w:pPr>
            <w:r w:rsidRPr="008B0E45">
              <w:t>ms</w:t>
            </w:r>
            <w:r w:rsidR="00806505">
              <w:t xml:space="preserve"> </w:t>
            </w:r>
            <w:r w:rsidRPr="008B0E45">
              <w:t>(time</w:t>
            </w:r>
            <w:r w:rsidR="00806505">
              <w:t xml:space="preserve"> </w:t>
            </w:r>
            <w:r w:rsidRPr="008B0E45">
              <w:t>from</w:t>
            </w:r>
            <w:r w:rsidR="00806505">
              <w:t xml:space="preserve"> </w:t>
            </w:r>
            <w:r w:rsidRPr="008B0E45">
              <w:t>auth</w:t>
            </w:r>
            <w:r w:rsidR="00806505">
              <w:t xml:space="preserve"> </w:t>
            </w:r>
            <w:r w:rsidRPr="008B0E45">
              <w:t>request</w:t>
            </w:r>
            <w:r w:rsidR="00806505">
              <w:t xml:space="preserve"> </w:t>
            </w:r>
            <w:r w:rsidRPr="008B0E45">
              <w:t>→</w:t>
            </w:r>
            <w:r w:rsidR="00806505">
              <w:t xml:space="preserve"> </w:t>
            </w:r>
            <w:r w:rsidRPr="008B0E45">
              <w:t>response)</w:t>
            </w:r>
          </w:p>
        </w:tc>
        <w:tc>
          <w:tcPr>
            <w:tcW w:w="1200" w:type="dxa"/>
            <w:vAlign w:val="center"/>
            <w:hideMark/>
          </w:tcPr>
          <w:p w14:paraId="54F90457" w14:textId="35BFC792" w:rsidR="0071698B" w:rsidRPr="008B0E45" w:rsidRDefault="0071698B" w:rsidP="00FB53E0">
            <w:pPr>
              <w:pStyle w:val="TableBody"/>
            </w:pPr>
            <w:r w:rsidRPr="008B0E45">
              <w:t>&lt;</w:t>
            </w:r>
            <w:r w:rsidR="00806505">
              <w:rPr>
                <w:rFonts w:ascii="Arial" w:hAnsi="Arial" w:cs="Arial"/>
              </w:rPr>
              <w:t xml:space="preserve"> </w:t>
            </w:r>
            <w:r w:rsidRPr="008B0E45">
              <w:t>300</w:t>
            </w:r>
            <w:r w:rsidR="00806505">
              <w:rPr>
                <w:rFonts w:ascii="Arial" w:hAnsi="Arial" w:cs="Arial"/>
              </w:rPr>
              <w:t xml:space="preserve"> </w:t>
            </w:r>
            <w:r w:rsidRPr="008B0E45">
              <w:t>ms</w:t>
            </w:r>
          </w:p>
        </w:tc>
        <w:tc>
          <w:tcPr>
            <w:tcW w:w="1276" w:type="dxa"/>
            <w:vAlign w:val="center"/>
            <w:hideMark/>
          </w:tcPr>
          <w:p w14:paraId="702854AB" w14:textId="0A0C2AA8" w:rsidR="0071698B" w:rsidRPr="008B0E45" w:rsidRDefault="0071698B" w:rsidP="00FB53E0">
            <w:pPr>
              <w:pStyle w:val="TableBody"/>
            </w:pPr>
            <w:r w:rsidRPr="008B0E45">
              <w:t>500–800</w:t>
            </w:r>
            <w:r w:rsidR="00806505">
              <w:rPr>
                <w:rFonts w:ascii="Arial" w:hAnsi="Arial" w:cs="Arial"/>
              </w:rPr>
              <w:t xml:space="preserve"> </w:t>
            </w:r>
            <w:r w:rsidRPr="008B0E45">
              <w:t>ms</w:t>
            </w:r>
            <w:r w:rsidR="00806505">
              <w:t xml:space="preserve"> </w:t>
            </w:r>
            <w:r w:rsidRPr="008B0E45">
              <w:t>for</w:t>
            </w:r>
            <w:r w:rsidR="00806505">
              <w:t xml:space="preserve"> </w:t>
            </w:r>
            <w:r w:rsidRPr="008B0E45">
              <w:rPr>
                <w:rFonts w:cs="Aptos"/>
              </w:rPr>
              <w:t>≥</w:t>
            </w:r>
            <w:r w:rsidRPr="008B0E45">
              <w:t>5</w:t>
            </w:r>
            <w:r w:rsidR="00806505">
              <w:t xml:space="preserve"> </w:t>
            </w:r>
            <w:r w:rsidRPr="008B0E45">
              <w:t>min</w:t>
            </w:r>
          </w:p>
        </w:tc>
        <w:tc>
          <w:tcPr>
            <w:tcW w:w="1559" w:type="dxa"/>
            <w:vAlign w:val="center"/>
            <w:hideMark/>
          </w:tcPr>
          <w:p w14:paraId="564526DF" w14:textId="6C54BD1C" w:rsidR="0071698B" w:rsidRPr="008B0E45" w:rsidRDefault="0071698B" w:rsidP="00FB53E0">
            <w:pPr>
              <w:pStyle w:val="TableBody"/>
            </w:pPr>
            <w:r w:rsidRPr="008B0E45">
              <w:t>&gt;</w:t>
            </w:r>
            <w:r w:rsidR="00806505">
              <w:rPr>
                <w:rFonts w:ascii="Arial" w:hAnsi="Arial" w:cs="Arial"/>
              </w:rPr>
              <w:t xml:space="preserve"> </w:t>
            </w:r>
            <w:r w:rsidRPr="008B0E45">
              <w:t>1000</w:t>
            </w:r>
            <w:r w:rsidR="00806505">
              <w:rPr>
                <w:rFonts w:ascii="Arial" w:hAnsi="Arial" w:cs="Arial"/>
              </w:rPr>
              <w:t xml:space="preserve"> </w:t>
            </w:r>
            <w:r w:rsidRPr="008B0E45">
              <w:t>ms</w:t>
            </w:r>
            <w:r w:rsidR="00806505">
              <w:t xml:space="preserve"> </w:t>
            </w:r>
            <w:r w:rsidRPr="008B0E45">
              <w:t>sustained</w:t>
            </w:r>
            <w:r w:rsidR="00806505">
              <w:t xml:space="preserve"> </w:t>
            </w:r>
            <w:r w:rsidRPr="008B0E45">
              <w:t>or</w:t>
            </w:r>
            <w:r w:rsidR="00806505">
              <w:t xml:space="preserve"> </w:t>
            </w:r>
            <w:r w:rsidRPr="008B0E45">
              <w:t>errors</w:t>
            </w:r>
          </w:p>
        </w:tc>
        <w:tc>
          <w:tcPr>
            <w:tcW w:w="3402" w:type="dxa"/>
            <w:vAlign w:val="center"/>
            <w:hideMark/>
          </w:tcPr>
          <w:p w14:paraId="35F11181" w14:textId="1ACAD4F0" w:rsidR="0071698B" w:rsidRPr="008B0E45" w:rsidRDefault="0071698B" w:rsidP="00FB53E0">
            <w:pPr>
              <w:pStyle w:val="TableBody"/>
            </w:pPr>
            <w:r w:rsidRPr="008B0E45">
              <w:t>Keep</w:t>
            </w:r>
            <w:r w:rsidR="00806505">
              <w:t xml:space="preserve"> </w:t>
            </w:r>
            <w:r w:rsidRPr="008B0E45">
              <w:t>95th</w:t>
            </w:r>
            <w:r w:rsidR="00806505">
              <w:t xml:space="preserve"> </w:t>
            </w:r>
            <w:r w:rsidRPr="008B0E45">
              <w:t>percentile</w:t>
            </w:r>
            <w:r w:rsidR="00806505">
              <w:t xml:space="preserve"> </w:t>
            </w:r>
            <w:r w:rsidRPr="008B0E45">
              <w:t>latency</w:t>
            </w:r>
            <w:r w:rsidR="00806505">
              <w:t xml:space="preserve"> </w:t>
            </w:r>
            <w:r w:rsidRPr="008B0E45">
              <w:t>&lt;</w:t>
            </w:r>
            <w:r w:rsidR="00806505">
              <w:rPr>
                <w:rFonts w:ascii="Arial" w:hAnsi="Arial" w:cs="Arial"/>
              </w:rPr>
              <w:t xml:space="preserve"> </w:t>
            </w:r>
            <w:r w:rsidRPr="008B0E45">
              <w:t>800</w:t>
            </w:r>
            <w:r w:rsidR="00806505">
              <w:rPr>
                <w:rFonts w:ascii="Arial" w:hAnsi="Arial" w:cs="Arial"/>
              </w:rPr>
              <w:t xml:space="preserve"> </w:t>
            </w:r>
            <w:r w:rsidRPr="008B0E45">
              <w:t>ms.</w:t>
            </w:r>
            <w:r w:rsidR="00806505">
              <w:t xml:space="preserve"> </w:t>
            </w:r>
            <w:r w:rsidRPr="008B0E45">
              <w:t>Investigate</w:t>
            </w:r>
            <w:r w:rsidR="00806505">
              <w:t xml:space="preserve"> </w:t>
            </w:r>
            <w:r w:rsidRPr="008B0E45">
              <w:t>if</w:t>
            </w:r>
            <w:r w:rsidR="00806505">
              <w:t xml:space="preserve"> </w:t>
            </w:r>
            <w:r w:rsidRPr="008B0E45">
              <w:t>approaching</w:t>
            </w:r>
            <w:r w:rsidR="00806505">
              <w:t xml:space="preserve"> </w:t>
            </w:r>
            <w:r w:rsidRPr="008B0E45">
              <w:t>1</w:t>
            </w:r>
            <w:r w:rsidR="00806505">
              <w:rPr>
                <w:rFonts w:ascii="Arial" w:hAnsi="Arial" w:cs="Arial"/>
              </w:rPr>
              <w:t xml:space="preserve"> </w:t>
            </w:r>
            <w:r w:rsidRPr="008B0E45">
              <w:t>s;</w:t>
            </w:r>
            <w:r w:rsidR="00806505">
              <w:t xml:space="preserve"> </w:t>
            </w:r>
            <w:r w:rsidRPr="008B0E45">
              <w:t>affects</w:t>
            </w:r>
            <w:r w:rsidR="00806505">
              <w:t xml:space="preserve"> </w:t>
            </w:r>
            <w:r w:rsidRPr="008B0E45">
              <w:t>user</w:t>
            </w:r>
            <w:r w:rsidR="00806505">
              <w:t xml:space="preserve"> </w:t>
            </w:r>
            <w:r w:rsidRPr="008B0E45">
              <w:t>experience.</w:t>
            </w:r>
          </w:p>
        </w:tc>
      </w:tr>
      <w:tr w:rsidR="0071698B" w:rsidRPr="008B0E45" w14:paraId="4837AA12" w14:textId="77777777" w:rsidTr="00327128">
        <w:tc>
          <w:tcPr>
            <w:tcW w:w="0" w:type="auto"/>
            <w:vAlign w:val="center"/>
            <w:hideMark/>
          </w:tcPr>
          <w:p w14:paraId="3CB9DA02" w14:textId="7257C810" w:rsidR="0071698B" w:rsidRPr="008B0E45" w:rsidRDefault="0071698B" w:rsidP="00FB53E0">
            <w:pPr>
              <w:pStyle w:val="TableBody"/>
            </w:pPr>
            <w:r w:rsidRPr="008B0E45">
              <w:t>Login</w:t>
            </w:r>
            <w:r w:rsidR="00806505">
              <w:t xml:space="preserve"> </w:t>
            </w:r>
            <w:r w:rsidRPr="008B0E45">
              <w:t>Failures</w:t>
            </w:r>
          </w:p>
        </w:tc>
        <w:tc>
          <w:tcPr>
            <w:tcW w:w="1443" w:type="dxa"/>
            <w:vAlign w:val="center"/>
            <w:hideMark/>
          </w:tcPr>
          <w:p w14:paraId="40ED4649" w14:textId="10B3E979" w:rsidR="0071698B" w:rsidRPr="008B0E45" w:rsidRDefault="0071698B" w:rsidP="00FB53E0">
            <w:pPr>
              <w:pStyle w:val="TableBody"/>
            </w:pPr>
            <w:r w:rsidRPr="008B0E45">
              <w:t>%</w:t>
            </w:r>
            <w:r w:rsidR="00806505">
              <w:t xml:space="preserve"> </w:t>
            </w:r>
            <w:r w:rsidRPr="008B0E45">
              <w:t>of</w:t>
            </w:r>
            <w:r w:rsidR="00806505">
              <w:t xml:space="preserve"> </w:t>
            </w:r>
            <w:r w:rsidRPr="008B0E45">
              <w:t>login</w:t>
            </w:r>
            <w:r w:rsidR="00806505">
              <w:t xml:space="preserve"> </w:t>
            </w:r>
            <w:r w:rsidRPr="008B0E45">
              <w:t>attempts</w:t>
            </w:r>
            <w:r w:rsidR="00806505">
              <w:t xml:space="preserve"> </w:t>
            </w:r>
            <w:r w:rsidRPr="008B0E45">
              <w:t>failing</w:t>
            </w:r>
          </w:p>
        </w:tc>
        <w:tc>
          <w:tcPr>
            <w:tcW w:w="1200" w:type="dxa"/>
            <w:vAlign w:val="center"/>
            <w:hideMark/>
          </w:tcPr>
          <w:p w14:paraId="69AE23E7" w14:textId="512CFAE0" w:rsidR="0071698B" w:rsidRPr="008B0E45" w:rsidRDefault="0071698B" w:rsidP="00FB53E0">
            <w:pPr>
              <w:pStyle w:val="TableBody"/>
            </w:pPr>
            <w:r w:rsidRPr="008B0E45">
              <w:t>&lt;</w:t>
            </w:r>
            <w:r w:rsidR="00806505">
              <w:rPr>
                <w:rFonts w:ascii="Arial" w:hAnsi="Arial" w:cs="Arial"/>
              </w:rPr>
              <w:t xml:space="preserve"> </w:t>
            </w:r>
            <w:r w:rsidRPr="008B0E45">
              <w:t>1</w:t>
            </w:r>
            <w:r w:rsidR="00806505">
              <w:rPr>
                <w:rFonts w:ascii="Arial" w:hAnsi="Arial" w:cs="Arial"/>
              </w:rPr>
              <w:t xml:space="preserve"> </w:t>
            </w:r>
            <w:r w:rsidRPr="008B0E45">
              <w:t>%</w:t>
            </w:r>
          </w:p>
        </w:tc>
        <w:tc>
          <w:tcPr>
            <w:tcW w:w="1276" w:type="dxa"/>
            <w:vAlign w:val="center"/>
            <w:hideMark/>
          </w:tcPr>
          <w:p w14:paraId="58A43666" w14:textId="0C534BB9" w:rsidR="0071698B" w:rsidRPr="008B0E45" w:rsidRDefault="0071698B" w:rsidP="00FB53E0">
            <w:pPr>
              <w:pStyle w:val="TableBody"/>
            </w:pPr>
            <w:r w:rsidRPr="008B0E45">
              <w:t>1–3</w:t>
            </w:r>
            <w:r w:rsidR="00806505">
              <w:rPr>
                <w:rFonts w:ascii="Arial" w:hAnsi="Arial" w:cs="Arial"/>
              </w:rPr>
              <w:t xml:space="preserve"> </w:t>
            </w:r>
            <w:r w:rsidRPr="008B0E45">
              <w:t>%</w:t>
            </w:r>
            <w:r w:rsidR="00806505">
              <w:t xml:space="preserve"> </w:t>
            </w:r>
            <w:r w:rsidRPr="008B0E45">
              <w:t>sustained</w:t>
            </w:r>
            <w:r w:rsidR="00806505">
              <w:t xml:space="preserve"> </w:t>
            </w:r>
            <w:r w:rsidRPr="008B0E45">
              <w:t>5</w:t>
            </w:r>
            <w:r w:rsidR="00806505">
              <w:rPr>
                <w:rFonts w:ascii="Arial" w:hAnsi="Arial" w:cs="Arial"/>
              </w:rPr>
              <w:t xml:space="preserve"> </w:t>
            </w:r>
            <w:r w:rsidRPr="008B0E45">
              <w:t>min</w:t>
            </w:r>
          </w:p>
        </w:tc>
        <w:tc>
          <w:tcPr>
            <w:tcW w:w="1559" w:type="dxa"/>
            <w:vAlign w:val="center"/>
            <w:hideMark/>
          </w:tcPr>
          <w:p w14:paraId="2EC7CCF5" w14:textId="1C3EC36A" w:rsidR="0071698B" w:rsidRPr="008B0E45" w:rsidRDefault="0071698B" w:rsidP="00FB53E0">
            <w:pPr>
              <w:pStyle w:val="TableBody"/>
            </w:pPr>
            <w:r w:rsidRPr="008B0E45">
              <w:t>&gt;</w:t>
            </w:r>
            <w:r w:rsidR="00806505">
              <w:rPr>
                <w:rFonts w:ascii="Arial" w:hAnsi="Arial" w:cs="Arial"/>
              </w:rPr>
              <w:t xml:space="preserve"> </w:t>
            </w:r>
            <w:r w:rsidRPr="008B0E45">
              <w:t>3</w:t>
            </w:r>
            <w:r w:rsidR="00806505">
              <w:rPr>
                <w:rFonts w:ascii="Arial" w:hAnsi="Arial" w:cs="Arial"/>
              </w:rPr>
              <w:t xml:space="preserve"> </w:t>
            </w:r>
            <w:r w:rsidRPr="008B0E45">
              <w:t>%</w:t>
            </w:r>
            <w:r w:rsidR="00806505">
              <w:t xml:space="preserve"> </w:t>
            </w:r>
            <w:r w:rsidRPr="008B0E45">
              <w:t>sustained</w:t>
            </w:r>
            <w:r w:rsidR="00806505">
              <w:t xml:space="preserve"> </w:t>
            </w:r>
            <w:r w:rsidRPr="008B0E45">
              <w:t>5</w:t>
            </w:r>
            <w:r w:rsidR="00806505">
              <w:rPr>
                <w:rFonts w:ascii="Arial" w:hAnsi="Arial" w:cs="Arial"/>
              </w:rPr>
              <w:t xml:space="preserve"> </w:t>
            </w:r>
            <w:r w:rsidRPr="008B0E45">
              <w:t>min</w:t>
            </w:r>
            <w:r w:rsidR="00806505">
              <w:t xml:space="preserve"> </w:t>
            </w:r>
            <w:r w:rsidRPr="008B0E45">
              <w:t>or</w:t>
            </w:r>
            <w:r w:rsidR="00806505">
              <w:t xml:space="preserve"> </w:t>
            </w:r>
            <w:r w:rsidRPr="008B0E45">
              <w:t>spike</w:t>
            </w:r>
            <w:r w:rsidR="00806505">
              <w:t xml:space="preserve"> </w:t>
            </w:r>
            <w:r w:rsidRPr="008B0E45">
              <w:t>to</w:t>
            </w:r>
            <w:r w:rsidR="00806505">
              <w:t xml:space="preserve"> </w:t>
            </w:r>
            <w:r w:rsidRPr="008B0E45">
              <w:t>&gt;</w:t>
            </w:r>
            <w:r w:rsidR="00806505">
              <w:rPr>
                <w:rFonts w:ascii="Arial" w:hAnsi="Arial" w:cs="Arial"/>
              </w:rPr>
              <w:t xml:space="preserve"> </w:t>
            </w:r>
            <w:r w:rsidRPr="008B0E45">
              <w:t>5</w:t>
            </w:r>
            <w:r w:rsidR="00806505">
              <w:rPr>
                <w:rFonts w:ascii="Arial" w:hAnsi="Arial" w:cs="Arial"/>
              </w:rPr>
              <w:t xml:space="preserve"> </w:t>
            </w:r>
            <w:r w:rsidRPr="008B0E45">
              <w:t>%</w:t>
            </w:r>
          </w:p>
        </w:tc>
        <w:tc>
          <w:tcPr>
            <w:tcW w:w="3402" w:type="dxa"/>
            <w:vAlign w:val="center"/>
            <w:hideMark/>
          </w:tcPr>
          <w:p w14:paraId="420EAE0B" w14:textId="71AD731D" w:rsidR="0071698B" w:rsidRPr="008B0E45" w:rsidRDefault="0071698B" w:rsidP="00FB53E0">
            <w:pPr>
              <w:pStyle w:val="TableBody"/>
            </w:pPr>
            <w:r w:rsidRPr="008B0E45">
              <w:t>Elevated</w:t>
            </w:r>
            <w:r w:rsidR="00806505">
              <w:t xml:space="preserve"> </w:t>
            </w:r>
            <w:r w:rsidRPr="008B0E45">
              <w:t>rate</w:t>
            </w:r>
            <w:r w:rsidR="00806505">
              <w:t xml:space="preserve"> </w:t>
            </w:r>
            <w:r w:rsidRPr="008B0E45">
              <w:t>indicates</w:t>
            </w:r>
            <w:r w:rsidR="00806505">
              <w:t xml:space="preserve"> </w:t>
            </w:r>
            <w:r w:rsidRPr="008B0E45">
              <w:t>credential</w:t>
            </w:r>
            <w:r w:rsidR="00806505">
              <w:t xml:space="preserve"> </w:t>
            </w:r>
            <w:r w:rsidRPr="008B0E45">
              <w:t>or</w:t>
            </w:r>
            <w:r w:rsidR="00806505">
              <w:t xml:space="preserve"> </w:t>
            </w:r>
            <w:r w:rsidRPr="008B0E45">
              <w:t>backend</w:t>
            </w:r>
            <w:r w:rsidR="00806505">
              <w:t xml:space="preserve"> </w:t>
            </w:r>
            <w:r w:rsidRPr="008B0E45">
              <w:t>issue;</w:t>
            </w:r>
            <w:r w:rsidR="00806505">
              <w:t xml:space="preserve"> </w:t>
            </w:r>
            <w:r w:rsidRPr="008B0E45">
              <w:t>validate</w:t>
            </w:r>
            <w:r w:rsidR="00806505">
              <w:t xml:space="preserve"> </w:t>
            </w:r>
            <w:r w:rsidRPr="008B0E45">
              <w:t>at</w:t>
            </w:r>
            <w:r w:rsidR="00806505">
              <w:t xml:space="preserve"> </w:t>
            </w:r>
            <w:r w:rsidRPr="008B0E45">
              <w:t>step</w:t>
            </w:r>
            <w:r w:rsidRPr="008B0E45">
              <w:noBreakHyphen/>
              <w:t>up</w:t>
            </w:r>
            <w:r w:rsidR="00806505">
              <w:t xml:space="preserve"> </w:t>
            </w:r>
            <w:r w:rsidRPr="008B0E45">
              <w:t>auth.</w:t>
            </w:r>
          </w:p>
        </w:tc>
      </w:tr>
      <w:tr w:rsidR="0071698B" w:rsidRPr="008B0E45" w14:paraId="20021509" w14:textId="77777777" w:rsidTr="00327128">
        <w:tc>
          <w:tcPr>
            <w:tcW w:w="0" w:type="auto"/>
            <w:vAlign w:val="center"/>
            <w:hideMark/>
          </w:tcPr>
          <w:p w14:paraId="1A8458B9" w14:textId="262617B9" w:rsidR="0071698B" w:rsidRPr="008B0E45" w:rsidRDefault="0071698B" w:rsidP="00FB53E0">
            <w:pPr>
              <w:pStyle w:val="TableBody"/>
            </w:pPr>
            <w:r w:rsidRPr="008B0E45">
              <w:t>MFA</w:t>
            </w:r>
            <w:r w:rsidR="00806505">
              <w:t xml:space="preserve"> </w:t>
            </w:r>
            <w:r w:rsidRPr="008B0E45">
              <w:t>Failures</w:t>
            </w:r>
          </w:p>
        </w:tc>
        <w:tc>
          <w:tcPr>
            <w:tcW w:w="1443" w:type="dxa"/>
            <w:vAlign w:val="center"/>
            <w:hideMark/>
          </w:tcPr>
          <w:p w14:paraId="624C5F10" w14:textId="651F3E84" w:rsidR="0071698B" w:rsidRPr="008B0E45" w:rsidRDefault="0071698B" w:rsidP="00FB53E0">
            <w:pPr>
              <w:pStyle w:val="TableBody"/>
            </w:pPr>
            <w:r w:rsidRPr="008B0E45">
              <w:t>%</w:t>
            </w:r>
            <w:r w:rsidR="00806505">
              <w:t xml:space="preserve"> </w:t>
            </w:r>
            <w:r w:rsidRPr="008B0E45">
              <w:t>of</w:t>
            </w:r>
            <w:r w:rsidR="00806505">
              <w:t xml:space="preserve"> </w:t>
            </w:r>
            <w:r w:rsidRPr="008B0E45">
              <w:t>MFA</w:t>
            </w:r>
            <w:r w:rsidR="00806505">
              <w:t xml:space="preserve"> </w:t>
            </w:r>
            <w:r w:rsidRPr="008B0E45">
              <w:t>challenges</w:t>
            </w:r>
            <w:r w:rsidR="00806505">
              <w:t xml:space="preserve"> </w:t>
            </w:r>
            <w:r w:rsidRPr="008B0E45">
              <w:t>failing</w:t>
            </w:r>
          </w:p>
        </w:tc>
        <w:tc>
          <w:tcPr>
            <w:tcW w:w="1200" w:type="dxa"/>
            <w:vAlign w:val="center"/>
            <w:hideMark/>
          </w:tcPr>
          <w:p w14:paraId="26E7C8F3" w14:textId="06DA6CA5" w:rsidR="0071698B" w:rsidRPr="008B0E45" w:rsidRDefault="0071698B" w:rsidP="00FB53E0">
            <w:pPr>
              <w:pStyle w:val="TableBody"/>
            </w:pPr>
            <w:r w:rsidRPr="008B0E45">
              <w:t>&lt;</w:t>
            </w:r>
            <w:r w:rsidR="00806505">
              <w:rPr>
                <w:rFonts w:ascii="Arial" w:hAnsi="Arial" w:cs="Arial"/>
              </w:rPr>
              <w:t xml:space="preserve"> </w:t>
            </w:r>
            <w:r w:rsidRPr="008B0E45">
              <w:t>0.5</w:t>
            </w:r>
            <w:r w:rsidR="00806505">
              <w:rPr>
                <w:rFonts w:ascii="Arial" w:hAnsi="Arial" w:cs="Arial"/>
              </w:rPr>
              <w:t xml:space="preserve"> </w:t>
            </w:r>
            <w:r w:rsidRPr="008B0E45">
              <w:t>%</w:t>
            </w:r>
          </w:p>
        </w:tc>
        <w:tc>
          <w:tcPr>
            <w:tcW w:w="1276" w:type="dxa"/>
            <w:vAlign w:val="center"/>
            <w:hideMark/>
          </w:tcPr>
          <w:p w14:paraId="2514C77A" w14:textId="3BC54F10" w:rsidR="0071698B" w:rsidRPr="008B0E45" w:rsidRDefault="0071698B" w:rsidP="00FB53E0">
            <w:pPr>
              <w:pStyle w:val="TableBody"/>
            </w:pPr>
            <w:r w:rsidRPr="008B0E45">
              <w:t>0.5–2</w:t>
            </w:r>
            <w:r w:rsidR="00806505">
              <w:rPr>
                <w:rFonts w:ascii="Arial" w:hAnsi="Arial" w:cs="Arial"/>
              </w:rPr>
              <w:t xml:space="preserve"> </w:t>
            </w:r>
            <w:r w:rsidRPr="008B0E45">
              <w:t>%</w:t>
            </w:r>
            <w:r w:rsidR="00806505">
              <w:t xml:space="preserve"> </w:t>
            </w:r>
            <w:r w:rsidRPr="008B0E45">
              <w:t>sustained</w:t>
            </w:r>
          </w:p>
        </w:tc>
        <w:tc>
          <w:tcPr>
            <w:tcW w:w="1559" w:type="dxa"/>
            <w:vAlign w:val="center"/>
            <w:hideMark/>
          </w:tcPr>
          <w:p w14:paraId="29356BD0" w14:textId="3F287FDB" w:rsidR="0071698B" w:rsidRPr="008B0E45" w:rsidRDefault="0071698B" w:rsidP="00FB53E0">
            <w:pPr>
              <w:pStyle w:val="TableBody"/>
            </w:pPr>
            <w:r w:rsidRPr="008B0E45">
              <w:t>&gt;</w:t>
            </w:r>
            <w:r w:rsidR="00806505">
              <w:rPr>
                <w:rFonts w:ascii="Arial" w:hAnsi="Arial" w:cs="Arial"/>
              </w:rPr>
              <w:t xml:space="preserve"> </w:t>
            </w:r>
            <w:r w:rsidRPr="008B0E45">
              <w:t>2</w:t>
            </w:r>
            <w:r w:rsidR="00806505">
              <w:rPr>
                <w:rFonts w:ascii="Arial" w:hAnsi="Arial" w:cs="Arial"/>
              </w:rPr>
              <w:t xml:space="preserve"> </w:t>
            </w:r>
            <w:r w:rsidRPr="008B0E45">
              <w:t>%</w:t>
            </w:r>
            <w:r w:rsidR="00806505">
              <w:t xml:space="preserve"> </w:t>
            </w:r>
            <w:r w:rsidRPr="008B0E45">
              <w:t>sustained</w:t>
            </w:r>
            <w:r w:rsidR="00806505">
              <w:t xml:space="preserve"> </w:t>
            </w:r>
            <w:r w:rsidRPr="008B0E45">
              <w:t>or</w:t>
            </w:r>
            <w:r w:rsidR="00806505">
              <w:t xml:space="preserve"> </w:t>
            </w:r>
            <w:r w:rsidRPr="008B0E45">
              <w:t>any</w:t>
            </w:r>
            <w:r w:rsidR="00806505">
              <w:t xml:space="preserve"> </w:t>
            </w:r>
            <w:r w:rsidRPr="008B0E45">
              <w:t>outage</w:t>
            </w:r>
            <w:r w:rsidR="00806505">
              <w:t xml:space="preserve"> </w:t>
            </w:r>
            <w:r w:rsidRPr="008B0E45">
              <w:t>of</w:t>
            </w:r>
            <w:r w:rsidR="00806505">
              <w:t xml:space="preserve"> </w:t>
            </w:r>
            <w:r w:rsidRPr="008B0E45">
              <w:t>MFA</w:t>
            </w:r>
            <w:r w:rsidR="00806505">
              <w:t xml:space="preserve"> </w:t>
            </w:r>
            <w:r w:rsidRPr="008B0E45">
              <w:t>service</w:t>
            </w:r>
          </w:p>
        </w:tc>
        <w:tc>
          <w:tcPr>
            <w:tcW w:w="3402" w:type="dxa"/>
            <w:vAlign w:val="center"/>
            <w:hideMark/>
          </w:tcPr>
          <w:p w14:paraId="0175D1E6" w14:textId="60FEAB16" w:rsidR="0071698B" w:rsidRPr="008B0E45" w:rsidRDefault="0071698B" w:rsidP="00FB53E0">
            <w:pPr>
              <w:pStyle w:val="TableBody"/>
            </w:pPr>
            <w:r w:rsidRPr="008B0E45">
              <w:t>Often</w:t>
            </w:r>
            <w:r w:rsidR="00806505">
              <w:t xml:space="preserve"> </w:t>
            </w:r>
            <w:r w:rsidRPr="008B0E45">
              <w:t>third</w:t>
            </w:r>
            <w:r w:rsidRPr="008B0E45">
              <w:noBreakHyphen/>
              <w:t>party</w:t>
            </w:r>
            <w:r w:rsidR="00806505">
              <w:t xml:space="preserve"> </w:t>
            </w:r>
            <w:r w:rsidRPr="008B0E45">
              <w:t>dependency;</w:t>
            </w:r>
            <w:r w:rsidR="00806505">
              <w:t xml:space="preserve"> </w:t>
            </w:r>
            <w:r w:rsidRPr="008B0E45">
              <w:t>critical</w:t>
            </w:r>
            <w:r w:rsidR="00806505">
              <w:t xml:space="preserve"> </w:t>
            </w:r>
            <w:r w:rsidRPr="008B0E45">
              <w:t>if</w:t>
            </w:r>
            <w:r w:rsidR="00806505">
              <w:t xml:space="preserve"> </w:t>
            </w:r>
            <w:r w:rsidRPr="008B0E45">
              <w:t>blocking</w:t>
            </w:r>
            <w:r w:rsidR="00806505">
              <w:t xml:space="preserve"> </w:t>
            </w:r>
            <w:r w:rsidRPr="008B0E45">
              <w:t>entry</w:t>
            </w:r>
            <w:r w:rsidR="00806505">
              <w:t xml:space="preserve"> </w:t>
            </w:r>
            <w:r w:rsidRPr="008B0E45">
              <w:t>for</w:t>
            </w:r>
            <w:r w:rsidR="00806505">
              <w:t xml:space="preserve"> </w:t>
            </w:r>
            <w:r w:rsidRPr="008B0E45">
              <w:t>&gt;</w:t>
            </w:r>
            <w:r w:rsidR="00806505">
              <w:rPr>
                <w:rFonts w:ascii="Arial" w:hAnsi="Arial" w:cs="Arial"/>
              </w:rPr>
              <w:t xml:space="preserve"> </w:t>
            </w:r>
            <w:r w:rsidRPr="008B0E45">
              <w:t>5</w:t>
            </w:r>
            <w:r w:rsidR="00806505">
              <w:rPr>
                <w:rFonts w:ascii="Arial" w:hAnsi="Arial" w:cs="Arial"/>
              </w:rPr>
              <w:t xml:space="preserve"> </w:t>
            </w:r>
            <w:r w:rsidRPr="008B0E45">
              <w:t>min.</w:t>
            </w:r>
          </w:p>
        </w:tc>
      </w:tr>
      <w:tr w:rsidR="0071698B" w:rsidRPr="008B0E45" w14:paraId="58C16F0B" w14:textId="77777777" w:rsidTr="00327128">
        <w:tc>
          <w:tcPr>
            <w:tcW w:w="0" w:type="auto"/>
            <w:vAlign w:val="center"/>
            <w:hideMark/>
          </w:tcPr>
          <w:p w14:paraId="0AEDC1C2" w14:textId="24262969" w:rsidR="0071698B" w:rsidRPr="008B0E45" w:rsidRDefault="0071698B" w:rsidP="00FB53E0">
            <w:pPr>
              <w:pStyle w:val="TableBody"/>
            </w:pPr>
            <w:r w:rsidRPr="008B0E45">
              <w:t>API</w:t>
            </w:r>
            <w:r w:rsidR="00806505">
              <w:t xml:space="preserve"> </w:t>
            </w:r>
            <w:r w:rsidRPr="008B0E45">
              <w:t>Gateway</w:t>
            </w:r>
            <w:r w:rsidR="00806505">
              <w:t xml:space="preserve"> </w:t>
            </w:r>
            <w:r w:rsidRPr="008B0E45">
              <w:t>Response</w:t>
            </w:r>
            <w:r w:rsidR="00806505">
              <w:t xml:space="preserve"> </w:t>
            </w:r>
            <w:r w:rsidRPr="008B0E45">
              <w:t>Time</w:t>
            </w:r>
          </w:p>
        </w:tc>
        <w:tc>
          <w:tcPr>
            <w:tcW w:w="1443" w:type="dxa"/>
            <w:vAlign w:val="center"/>
            <w:hideMark/>
          </w:tcPr>
          <w:p w14:paraId="5E2ED307" w14:textId="5D489D29" w:rsidR="0071698B" w:rsidRPr="008B0E45" w:rsidRDefault="0071698B" w:rsidP="00FB53E0">
            <w:pPr>
              <w:pStyle w:val="TableBody"/>
            </w:pPr>
            <w:r w:rsidRPr="008B0E45">
              <w:t>ms</w:t>
            </w:r>
            <w:r w:rsidR="00806505">
              <w:t xml:space="preserve"> </w:t>
            </w:r>
            <w:r w:rsidRPr="008B0E45">
              <w:t>(average</w:t>
            </w:r>
            <w:r w:rsidR="00806505">
              <w:t xml:space="preserve"> </w:t>
            </w:r>
            <w:r w:rsidRPr="008B0E45">
              <w:t>+</w:t>
            </w:r>
            <w:r w:rsidR="00806505">
              <w:t xml:space="preserve"> </w:t>
            </w:r>
            <w:r w:rsidRPr="008B0E45">
              <w:t>P95)</w:t>
            </w:r>
          </w:p>
        </w:tc>
        <w:tc>
          <w:tcPr>
            <w:tcW w:w="1200" w:type="dxa"/>
            <w:vAlign w:val="center"/>
            <w:hideMark/>
          </w:tcPr>
          <w:p w14:paraId="4562A7CB" w14:textId="306DECA1" w:rsidR="0071698B" w:rsidRPr="008B0E45" w:rsidRDefault="0071698B" w:rsidP="00FB53E0">
            <w:pPr>
              <w:pStyle w:val="TableBody"/>
            </w:pPr>
            <w:r w:rsidRPr="008B0E45">
              <w:t>P95</w:t>
            </w:r>
            <w:r w:rsidR="00806505">
              <w:rPr>
                <w:rFonts w:ascii="Arial" w:hAnsi="Arial" w:cs="Arial"/>
              </w:rPr>
              <w:t xml:space="preserve"> </w:t>
            </w:r>
            <w:r w:rsidRPr="008B0E45">
              <w:t>&lt;</w:t>
            </w:r>
            <w:r w:rsidR="00806505">
              <w:rPr>
                <w:rFonts w:ascii="Arial" w:hAnsi="Arial" w:cs="Arial"/>
              </w:rPr>
              <w:t xml:space="preserve"> </w:t>
            </w:r>
            <w:r w:rsidRPr="008B0E45">
              <w:t>500</w:t>
            </w:r>
            <w:r w:rsidR="00806505">
              <w:rPr>
                <w:rFonts w:ascii="Arial" w:hAnsi="Arial" w:cs="Arial"/>
              </w:rPr>
              <w:t xml:space="preserve"> </w:t>
            </w:r>
            <w:r w:rsidRPr="008B0E45">
              <w:t>ms</w:t>
            </w:r>
          </w:p>
        </w:tc>
        <w:tc>
          <w:tcPr>
            <w:tcW w:w="1276" w:type="dxa"/>
            <w:vAlign w:val="center"/>
            <w:hideMark/>
          </w:tcPr>
          <w:p w14:paraId="74CBFCA5" w14:textId="2D58F749" w:rsidR="0071698B" w:rsidRPr="008B0E45" w:rsidRDefault="0071698B" w:rsidP="00FB53E0">
            <w:pPr>
              <w:pStyle w:val="TableBody"/>
            </w:pPr>
            <w:r w:rsidRPr="008B0E45">
              <w:t>P95</w:t>
            </w:r>
            <w:r w:rsidR="00806505">
              <w:rPr>
                <w:rFonts w:ascii="Arial" w:hAnsi="Arial" w:cs="Arial"/>
              </w:rPr>
              <w:t xml:space="preserve"> </w:t>
            </w:r>
            <w:r w:rsidRPr="008B0E45">
              <w:t>&gt;</w:t>
            </w:r>
            <w:r w:rsidR="00806505">
              <w:rPr>
                <w:rFonts w:ascii="Arial" w:hAnsi="Arial" w:cs="Arial"/>
              </w:rPr>
              <w:t xml:space="preserve"> </w:t>
            </w:r>
            <w:r w:rsidRPr="008B0E45">
              <w:t>800</w:t>
            </w:r>
            <w:r w:rsidR="00806505">
              <w:rPr>
                <w:rFonts w:ascii="Arial" w:hAnsi="Arial" w:cs="Arial"/>
              </w:rPr>
              <w:t xml:space="preserve"> </w:t>
            </w:r>
            <w:r w:rsidRPr="008B0E45">
              <w:t>ms</w:t>
            </w:r>
            <w:r w:rsidR="00806505">
              <w:t xml:space="preserve"> </w:t>
            </w:r>
            <w:r w:rsidRPr="008B0E45">
              <w:t>for</w:t>
            </w:r>
            <w:r w:rsidR="00806505">
              <w:t xml:space="preserve"> </w:t>
            </w:r>
            <w:r w:rsidRPr="008B0E45">
              <w:rPr>
                <w:rFonts w:cs="Aptos"/>
              </w:rPr>
              <w:t>≥</w:t>
            </w:r>
            <w:r w:rsidRPr="008B0E45">
              <w:t>5</w:t>
            </w:r>
            <w:r w:rsidR="00806505">
              <w:rPr>
                <w:rFonts w:ascii="Arial" w:hAnsi="Arial" w:cs="Arial"/>
              </w:rPr>
              <w:t xml:space="preserve"> </w:t>
            </w:r>
            <w:r w:rsidRPr="008B0E45">
              <w:t>min</w:t>
            </w:r>
          </w:p>
        </w:tc>
        <w:tc>
          <w:tcPr>
            <w:tcW w:w="1559" w:type="dxa"/>
            <w:vAlign w:val="center"/>
            <w:hideMark/>
          </w:tcPr>
          <w:p w14:paraId="50A84758" w14:textId="3990F722" w:rsidR="0071698B" w:rsidRPr="008B0E45" w:rsidRDefault="0071698B" w:rsidP="00FB53E0">
            <w:pPr>
              <w:pStyle w:val="TableBody"/>
            </w:pPr>
            <w:r w:rsidRPr="008B0E45">
              <w:t>P95</w:t>
            </w:r>
            <w:r w:rsidR="00806505">
              <w:rPr>
                <w:rFonts w:ascii="Arial" w:hAnsi="Arial" w:cs="Arial"/>
              </w:rPr>
              <w:t xml:space="preserve"> </w:t>
            </w:r>
            <w:r w:rsidRPr="008B0E45">
              <w:t>&gt;</w:t>
            </w:r>
            <w:r w:rsidR="00806505">
              <w:rPr>
                <w:rFonts w:ascii="Arial" w:hAnsi="Arial" w:cs="Arial"/>
              </w:rPr>
              <w:t xml:space="preserve"> </w:t>
            </w:r>
            <w:r w:rsidRPr="008B0E45">
              <w:t>1200</w:t>
            </w:r>
            <w:r w:rsidR="00806505">
              <w:rPr>
                <w:rFonts w:ascii="Arial" w:hAnsi="Arial" w:cs="Arial"/>
              </w:rPr>
              <w:t xml:space="preserve"> </w:t>
            </w:r>
            <w:r w:rsidRPr="008B0E45">
              <w:t>ms</w:t>
            </w:r>
            <w:r w:rsidR="00806505">
              <w:t xml:space="preserve"> </w:t>
            </w:r>
            <w:r w:rsidRPr="008B0E45">
              <w:t>sustained</w:t>
            </w:r>
          </w:p>
        </w:tc>
        <w:tc>
          <w:tcPr>
            <w:tcW w:w="3402" w:type="dxa"/>
            <w:vAlign w:val="center"/>
            <w:hideMark/>
          </w:tcPr>
          <w:p w14:paraId="62C5C91E" w14:textId="0946D7A9" w:rsidR="0071698B" w:rsidRPr="008B0E45" w:rsidRDefault="0071698B" w:rsidP="00FB53E0">
            <w:pPr>
              <w:pStyle w:val="TableBody"/>
            </w:pPr>
            <w:r w:rsidRPr="008B0E45">
              <w:t>Include</w:t>
            </w:r>
            <w:r w:rsidR="00806505">
              <w:t xml:space="preserve"> </w:t>
            </w:r>
            <w:r w:rsidRPr="008B0E45">
              <w:t>upstream</w:t>
            </w:r>
            <w:r w:rsidR="00806505">
              <w:t xml:space="preserve"> </w:t>
            </w:r>
            <w:r w:rsidRPr="008B0E45">
              <w:t>services;</w:t>
            </w:r>
            <w:r w:rsidR="00806505">
              <w:t xml:space="preserve"> </w:t>
            </w:r>
            <w:r w:rsidRPr="008B0E45">
              <w:t>long</w:t>
            </w:r>
            <w:r w:rsidR="00806505">
              <w:t xml:space="preserve"> </w:t>
            </w:r>
            <w:r w:rsidRPr="008B0E45">
              <w:t>latency</w:t>
            </w:r>
            <w:r w:rsidR="00806505">
              <w:t xml:space="preserve"> </w:t>
            </w:r>
            <w:r w:rsidRPr="008B0E45">
              <w:t>slows</w:t>
            </w:r>
            <w:r w:rsidR="00806505">
              <w:t xml:space="preserve"> </w:t>
            </w:r>
            <w:r w:rsidRPr="008B0E45">
              <w:t>all</w:t>
            </w:r>
            <w:r w:rsidR="00806505">
              <w:t xml:space="preserve"> </w:t>
            </w:r>
            <w:r w:rsidRPr="008B0E45">
              <w:t>endpoints.</w:t>
            </w:r>
          </w:p>
        </w:tc>
      </w:tr>
    </w:tbl>
    <w:p w14:paraId="60EBCE24" w14:textId="77777777" w:rsidR="003D46E5" w:rsidRDefault="003D46E5">
      <w:pPr>
        <w:spacing w:before="0" w:after="160" w:line="278" w:lineRule="auto"/>
        <w:jc w:val="left"/>
        <w:rPr>
          <w:rFonts w:eastAsiaTheme="majorEastAsia" w:cstheme="majorBidi"/>
          <w:color w:val="0F4761" w:themeColor="accent1" w:themeShade="BF"/>
          <w:sz w:val="28"/>
          <w:szCs w:val="28"/>
        </w:rPr>
      </w:pPr>
      <w:r>
        <w:br w:type="page"/>
      </w:r>
    </w:p>
    <w:p w14:paraId="6A683C02" w14:textId="7DCC12BB" w:rsidR="0071698B" w:rsidRPr="0015520D" w:rsidRDefault="0071698B" w:rsidP="004E17AF">
      <w:pPr>
        <w:pStyle w:val="Heading3"/>
      </w:pPr>
      <w:bookmarkStart w:id="2182" w:name="_Toc228549499"/>
      <w:bookmarkStart w:id="2183" w:name="_Toc228784887"/>
      <w:r w:rsidRPr="0015520D">
        <w:lastRenderedPageBreak/>
        <w:t>Post</w:t>
      </w:r>
      <w:r w:rsidRPr="0015520D">
        <w:noBreakHyphen/>
        <w:t>Login</w:t>
      </w:r>
      <w:r w:rsidR="00806505">
        <w:t xml:space="preserve"> </w:t>
      </w:r>
      <w:r w:rsidRPr="0015520D">
        <w:t>Telemetry</w:t>
      </w:r>
      <w:bookmarkEnd w:id="2182"/>
      <w:bookmarkEnd w:id="2183"/>
    </w:p>
    <w:tbl>
      <w:tblPr>
        <w:tblW w:w="10201" w:type="dxa"/>
        <w:tblLayout w:type="fixed"/>
        <w:tblCellMar>
          <w:top w:w="28" w:type="dxa"/>
          <w:left w:w="85" w:type="dxa"/>
          <w:bottom w:w="28" w:type="dxa"/>
          <w:right w:w="85" w:type="dxa"/>
        </w:tblCellMar>
        <w:tblLook w:val="04A0" w:firstRow="1" w:lastRow="0" w:firstColumn="1" w:lastColumn="0" w:noHBand="0" w:noVBand="1"/>
      </w:tblPr>
      <w:tblGrid>
        <w:gridCol w:w="1555"/>
        <w:gridCol w:w="1984"/>
        <w:gridCol w:w="992"/>
        <w:gridCol w:w="1276"/>
        <w:gridCol w:w="1418"/>
        <w:gridCol w:w="2976"/>
      </w:tblGrid>
      <w:tr w:rsidR="0071698B" w:rsidRPr="008B0E45" w14:paraId="1965D3C9" w14:textId="77777777" w:rsidTr="002D2D7F">
        <w:tc>
          <w:tcPr>
            <w:tcW w:w="1555" w:type="dxa"/>
            <w:shd w:val="clear" w:color="auto" w:fill="D9D9D9" w:themeFill="background1" w:themeFillShade="D9"/>
            <w:noWrap/>
            <w:vAlign w:val="center"/>
            <w:hideMark/>
          </w:tcPr>
          <w:p w14:paraId="3BD31722" w14:textId="77777777" w:rsidR="0071698B" w:rsidRPr="008B0E45" w:rsidRDefault="0071698B" w:rsidP="00FB53E0">
            <w:pPr>
              <w:pStyle w:val="TableTitle"/>
            </w:pPr>
            <w:r w:rsidRPr="008B0E45">
              <w:t>Metric</w:t>
            </w:r>
          </w:p>
        </w:tc>
        <w:tc>
          <w:tcPr>
            <w:tcW w:w="1984" w:type="dxa"/>
            <w:shd w:val="clear" w:color="auto" w:fill="D9D9D9" w:themeFill="background1" w:themeFillShade="D9"/>
            <w:noWrap/>
            <w:vAlign w:val="center"/>
            <w:hideMark/>
          </w:tcPr>
          <w:p w14:paraId="2C2B373D" w14:textId="6CEE3A0C" w:rsidR="0071698B" w:rsidRPr="008B0E45" w:rsidRDefault="0071698B" w:rsidP="00FB53E0">
            <w:pPr>
              <w:pStyle w:val="TableTitle"/>
            </w:pPr>
            <w:r w:rsidRPr="008B0E45">
              <w:t>Unit</w:t>
            </w:r>
            <w:r w:rsidR="00806505">
              <w:t xml:space="preserve"> </w:t>
            </w:r>
            <w:r w:rsidRPr="008B0E45">
              <w:t>/</w:t>
            </w:r>
            <w:r w:rsidR="00806505">
              <w:t xml:space="preserve"> </w:t>
            </w:r>
            <w:r w:rsidRPr="008B0E45">
              <w:t>Scope</w:t>
            </w:r>
          </w:p>
        </w:tc>
        <w:tc>
          <w:tcPr>
            <w:tcW w:w="992" w:type="dxa"/>
            <w:shd w:val="clear" w:color="auto" w:fill="D9D9D9" w:themeFill="background1" w:themeFillShade="D9"/>
            <w:noWrap/>
            <w:vAlign w:val="center"/>
            <w:hideMark/>
          </w:tcPr>
          <w:p w14:paraId="10F2E85E" w14:textId="0A35D400" w:rsidR="0071698B" w:rsidRPr="008B0E45" w:rsidRDefault="0071698B" w:rsidP="00FB53E0">
            <w:pPr>
              <w:pStyle w:val="TableTitle"/>
            </w:pPr>
            <w:r w:rsidRPr="008B0E45">
              <w:t>Healthy</w:t>
            </w:r>
            <w:r w:rsidR="00806505">
              <w:t xml:space="preserve"> </w:t>
            </w:r>
            <w:r w:rsidRPr="008B0E45">
              <w:t>Range</w:t>
            </w:r>
          </w:p>
        </w:tc>
        <w:tc>
          <w:tcPr>
            <w:tcW w:w="1276" w:type="dxa"/>
            <w:shd w:val="clear" w:color="auto" w:fill="D9D9D9" w:themeFill="background1" w:themeFillShade="D9"/>
            <w:noWrap/>
            <w:vAlign w:val="center"/>
            <w:hideMark/>
          </w:tcPr>
          <w:p w14:paraId="51C92362" w14:textId="4E12BE5E" w:rsidR="0071698B" w:rsidRPr="008B0E45" w:rsidRDefault="0071698B" w:rsidP="00FB53E0">
            <w:pPr>
              <w:pStyle w:val="TableTitle"/>
            </w:pPr>
            <w:r w:rsidRPr="008B0E45">
              <w:t>Warning</w:t>
            </w:r>
            <w:r w:rsidR="00806505">
              <w:t xml:space="preserve"> </w:t>
            </w:r>
            <w:r w:rsidRPr="008B0E45">
              <w:t>Threshold</w:t>
            </w:r>
          </w:p>
        </w:tc>
        <w:tc>
          <w:tcPr>
            <w:tcW w:w="1418" w:type="dxa"/>
            <w:shd w:val="clear" w:color="auto" w:fill="D9D9D9" w:themeFill="background1" w:themeFillShade="D9"/>
            <w:noWrap/>
            <w:vAlign w:val="center"/>
            <w:hideMark/>
          </w:tcPr>
          <w:p w14:paraId="2C5F3A26" w14:textId="401E0918" w:rsidR="0071698B" w:rsidRPr="008B0E45" w:rsidRDefault="0071698B" w:rsidP="00FB53E0">
            <w:pPr>
              <w:pStyle w:val="TableTitle"/>
            </w:pPr>
            <w:r w:rsidRPr="008B0E45">
              <w:t>Critical</w:t>
            </w:r>
            <w:r w:rsidR="00806505">
              <w:t xml:space="preserve"> </w:t>
            </w:r>
            <w:r w:rsidRPr="008B0E45">
              <w:t>Threshold</w:t>
            </w:r>
          </w:p>
        </w:tc>
        <w:tc>
          <w:tcPr>
            <w:tcW w:w="2976" w:type="dxa"/>
            <w:shd w:val="clear" w:color="auto" w:fill="D9D9D9" w:themeFill="background1" w:themeFillShade="D9"/>
            <w:noWrap/>
            <w:vAlign w:val="center"/>
            <w:hideMark/>
          </w:tcPr>
          <w:p w14:paraId="5C468B96" w14:textId="637B953F" w:rsidR="0071698B" w:rsidRPr="008B0E45" w:rsidRDefault="0071698B" w:rsidP="00FB53E0">
            <w:pPr>
              <w:pStyle w:val="TableTitle"/>
            </w:pPr>
            <w:r w:rsidRPr="008B0E45">
              <w:t>Notes</w:t>
            </w:r>
            <w:r w:rsidR="00806505">
              <w:t xml:space="preserve"> </w:t>
            </w:r>
            <w:r w:rsidRPr="008B0E45">
              <w:t>/</w:t>
            </w:r>
            <w:r w:rsidR="00806505">
              <w:t xml:space="preserve"> </w:t>
            </w:r>
            <w:r w:rsidRPr="008B0E45">
              <w:t>Success</w:t>
            </w:r>
            <w:r w:rsidR="00806505">
              <w:t xml:space="preserve"> </w:t>
            </w:r>
            <w:r w:rsidRPr="008B0E45">
              <w:t>Criteria</w:t>
            </w:r>
          </w:p>
        </w:tc>
      </w:tr>
      <w:tr w:rsidR="0071698B" w:rsidRPr="008B0E45" w14:paraId="6C00A349" w14:textId="77777777" w:rsidTr="002D2D7F">
        <w:tc>
          <w:tcPr>
            <w:tcW w:w="1555" w:type="dxa"/>
            <w:vAlign w:val="center"/>
            <w:hideMark/>
          </w:tcPr>
          <w:p w14:paraId="727A74C6" w14:textId="17197458" w:rsidR="0071698B" w:rsidRPr="008B0E45" w:rsidRDefault="0071698B" w:rsidP="00FB53E0">
            <w:pPr>
              <w:pStyle w:val="TableBody"/>
            </w:pPr>
            <w:r w:rsidRPr="008B0E45">
              <w:t>Transaction</w:t>
            </w:r>
            <w:r w:rsidR="00806505">
              <w:t xml:space="preserve"> </w:t>
            </w:r>
            <w:r w:rsidRPr="008B0E45">
              <w:t>Latency</w:t>
            </w:r>
          </w:p>
        </w:tc>
        <w:tc>
          <w:tcPr>
            <w:tcW w:w="1984" w:type="dxa"/>
            <w:vAlign w:val="center"/>
            <w:hideMark/>
          </w:tcPr>
          <w:p w14:paraId="5EDEB6F4" w14:textId="236BAD8E" w:rsidR="0071698B" w:rsidRPr="008B0E45" w:rsidRDefault="0071698B" w:rsidP="00FB53E0">
            <w:pPr>
              <w:pStyle w:val="TableBody"/>
            </w:pPr>
            <w:r w:rsidRPr="008B0E45">
              <w:t>ms</w:t>
            </w:r>
            <w:r w:rsidR="00806505">
              <w:t xml:space="preserve"> </w:t>
            </w:r>
            <w:r w:rsidRPr="008B0E45">
              <w:t>(end</w:t>
            </w:r>
            <w:r w:rsidRPr="008B0E45">
              <w:noBreakHyphen/>
              <w:t>to</w:t>
            </w:r>
            <w:r w:rsidRPr="008B0E45">
              <w:noBreakHyphen/>
              <w:t>end</w:t>
            </w:r>
            <w:r w:rsidR="00806505">
              <w:t xml:space="preserve"> </w:t>
            </w:r>
            <w:r w:rsidRPr="008B0E45">
              <w:t>user</w:t>
            </w:r>
            <w:r w:rsidR="00806505">
              <w:t xml:space="preserve"> </w:t>
            </w:r>
            <w:r w:rsidRPr="008B0E45">
              <w:t>action)</w:t>
            </w:r>
          </w:p>
        </w:tc>
        <w:tc>
          <w:tcPr>
            <w:tcW w:w="992" w:type="dxa"/>
            <w:vAlign w:val="center"/>
            <w:hideMark/>
          </w:tcPr>
          <w:p w14:paraId="211DA58E" w14:textId="0EC9FF40" w:rsidR="0071698B" w:rsidRPr="008B0E45" w:rsidRDefault="0071698B" w:rsidP="00FB53E0">
            <w:pPr>
              <w:pStyle w:val="TableBody"/>
            </w:pPr>
            <w:r w:rsidRPr="008B0E45">
              <w:t>&lt;</w:t>
            </w:r>
            <w:r w:rsidR="00806505">
              <w:rPr>
                <w:rFonts w:ascii="Arial" w:hAnsi="Arial" w:cs="Arial"/>
              </w:rPr>
              <w:t xml:space="preserve"> </w:t>
            </w:r>
            <w:r w:rsidRPr="008B0E45">
              <w:t>500</w:t>
            </w:r>
            <w:r w:rsidR="00806505">
              <w:rPr>
                <w:rFonts w:ascii="Arial" w:hAnsi="Arial" w:cs="Arial"/>
              </w:rPr>
              <w:t xml:space="preserve"> </w:t>
            </w:r>
            <w:r w:rsidRPr="008B0E45">
              <w:t>ms</w:t>
            </w:r>
            <w:r w:rsidR="00806505">
              <w:t xml:space="preserve"> </w:t>
            </w:r>
            <w:r w:rsidRPr="008B0E45">
              <w:t>P95</w:t>
            </w:r>
          </w:p>
        </w:tc>
        <w:tc>
          <w:tcPr>
            <w:tcW w:w="1276" w:type="dxa"/>
            <w:vAlign w:val="center"/>
            <w:hideMark/>
          </w:tcPr>
          <w:p w14:paraId="0964F62E" w14:textId="00A2CBF5" w:rsidR="0071698B" w:rsidRPr="008B0E45" w:rsidRDefault="0071698B" w:rsidP="00FB53E0">
            <w:pPr>
              <w:pStyle w:val="TableBody"/>
            </w:pPr>
            <w:r w:rsidRPr="008B0E45">
              <w:t>P95</w:t>
            </w:r>
            <w:r w:rsidR="00806505">
              <w:rPr>
                <w:rFonts w:ascii="Arial" w:hAnsi="Arial" w:cs="Arial"/>
              </w:rPr>
              <w:t xml:space="preserve"> </w:t>
            </w:r>
            <w:r w:rsidRPr="008B0E45">
              <w:t>&gt;</w:t>
            </w:r>
            <w:r w:rsidR="00806505">
              <w:rPr>
                <w:rFonts w:ascii="Arial" w:hAnsi="Arial" w:cs="Arial"/>
              </w:rPr>
              <w:t xml:space="preserve"> </w:t>
            </w:r>
            <w:r w:rsidRPr="008B0E45">
              <w:t>800</w:t>
            </w:r>
            <w:r w:rsidR="00806505">
              <w:rPr>
                <w:rFonts w:ascii="Arial" w:hAnsi="Arial" w:cs="Arial"/>
              </w:rPr>
              <w:t xml:space="preserve"> </w:t>
            </w:r>
            <w:r w:rsidRPr="008B0E45">
              <w:t>ms</w:t>
            </w:r>
            <w:r w:rsidR="00806505">
              <w:t xml:space="preserve"> </w:t>
            </w:r>
            <w:r w:rsidRPr="008B0E45">
              <w:t>for</w:t>
            </w:r>
            <w:r w:rsidR="00806505">
              <w:t xml:space="preserve"> </w:t>
            </w:r>
            <w:r w:rsidRPr="008B0E45">
              <w:rPr>
                <w:rFonts w:cs="Aptos"/>
              </w:rPr>
              <w:t>≥</w:t>
            </w:r>
            <w:r w:rsidRPr="008B0E45">
              <w:t>5</w:t>
            </w:r>
            <w:r w:rsidR="00806505">
              <w:rPr>
                <w:rFonts w:ascii="Arial" w:hAnsi="Arial" w:cs="Arial"/>
              </w:rPr>
              <w:t xml:space="preserve"> </w:t>
            </w:r>
            <w:r w:rsidRPr="008B0E45">
              <w:t>min</w:t>
            </w:r>
          </w:p>
        </w:tc>
        <w:tc>
          <w:tcPr>
            <w:tcW w:w="1418" w:type="dxa"/>
            <w:vAlign w:val="center"/>
            <w:hideMark/>
          </w:tcPr>
          <w:p w14:paraId="01450208" w14:textId="56359B41" w:rsidR="0071698B" w:rsidRPr="008B0E45" w:rsidRDefault="0071698B" w:rsidP="00FB53E0">
            <w:pPr>
              <w:pStyle w:val="TableBody"/>
            </w:pPr>
            <w:r w:rsidRPr="008B0E45">
              <w:t>P95</w:t>
            </w:r>
            <w:r w:rsidR="00806505">
              <w:rPr>
                <w:rFonts w:ascii="Arial" w:hAnsi="Arial" w:cs="Arial"/>
              </w:rPr>
              <w:t xml:space="preserve"> </w:t>
            </w:r>
            <w:r w:rsidRPr="008B0E45">
              <w:t>&gt;</w:t>
            </w:r>
            <w:r w:rsidR="00806505">
              <w:rPr>
                <w:rFonts w:ascii="Arial" w:hAnsi="Arial" w:cs="Arial"/>
              </w:rPr>
              <w:t xml:space="preserve"> </w:t>
            </w:r>
            <w:r w:rsidRPr="008B0E45">
              <w:t>1200</w:t>
            </w:r>
            <w:r w:rsidR="00806505">
              <w:rPr>
                <w:rFonts w:ascii="Arial" w:hAnsi="Arial" w:cs="Arial"/>
              </w:rPr>
              <w:t xml:space="preserve"> </w:t>
            </w:r>
            <w:r w:rsidRPr="008B0E45">
              <w:t>ms</w:t>
            </w:r>
            <w:r w:rsidR="00806505">
              <w:t xml:space="preserve"> </w:t>
            </w:r>
            <w:r w:rsidRPr="008B0E45">
              <w:t>sustained</w:t>
            </w:r>
          </w:p>
        </w:tc>
        <w:tc>
          <w:tcPr>
            <w:tcW w:w="2976" w:type="dxa"/>
            <w:vAlign w:val="center"/>
            <w:hideMark/>
          </w:tcPr>
          <w:p w14:paraId="4F6B8CAD" w14:textId="18D1F49F" w:rsidR="0071698B" w:rsidRPr="008B0E45" w:rsidRDefault="0071698B" w:rsidP="00FB53E0">
            <w:pPr>
              <w:pStyle w:val="TableBody"/>
            </w:pPr>
            <w:r w:rsidRPr="008B0E45">
              <w:t>Reflects</w:t>
            </w:r>
            <w:r w:rsidR="00806505">
              <w:t xml:space="preserve"> </w:t>
            </w:r>
            <w:r w:rsidRPr="008B0E45">
              <w:t>full</w:t>
            </w:r>
            <w:r w:rsidR="00806505">
              <w:t xml:space="preserve"> </w:t>
            </w:r>
            <w:r w:rsidRPr="008B0E45">
              <w:t>user</w:t>
            </w:r>
            <w:r w:rsidR="00806505">
              <w:t xml:space="preserve"> </w:t>
            </w:r>
            <w:r w:rsidRPr="008B0E45">
              <w:t>transaction;</w:t>
            </w:r>
            <w:r w:rsidR="00806505">
              <w:t xml:space="preserve"> </w:t>
            </w:r>
            <w:r w:rsidRPr="008B0E45">
              <w:t>critical</w:t>
            </w:r>
            <w:r w:rsidR="00806505">
              <w:t xml:space="preserve"> </w:t>
            </w:r>
            <w:r w:rsidRPr="008B0E45">
              <w:t>when</w:t>
            </w:r>
            <w:r w:rsidR="00806505">
              <w:t xml:space="preserve"> </w:t>
            </w:r>
            <w:r w:rsidRPr="008B0E45">
              <w:t>latency</w:t>
            </w:r>
            <w:r w:rsidR="00806505">
              <w:t xml:space="preserve"> </w:t>
            </w:r>
            <w:r w:rsidRPr="008B0E45">
              <w:t>degrades</w:t>
            </w:r>
            <w:r w:rsidR="00806505">
              <w:t xml:space="preserve"> </w:t>
            </w:r>
            <w:r w:rsidRPr="008B0E45">
              <w:t>UX.</w:t>
            </w:r>
          </w:p>
        </w:tc>
      </w:tr>
      <w:tr w:rsidR="0071698B" w:rsidRPr="008B0E45" w14:paraId="271D2F23" w14:textId="77777777" w:rsidTr="002D2D7F">
        <w:tc>
          <w:tcPr>
            <w:tcW w:w="1555" w:type="dxa"/>
            <w:vAlign w:val="center"/>
            <w:hideMark/>
          </w:tcPr>
          <w:p w14:paraId="6F851609" w14:textId="49A23308" w:rsidR="0071698B" w:rsidRPr="008B0E45" w:rsidRDefault="0071698B" w:rsidP="00FB53E0">
            <w:pPr>
              <w:pStyle w:val="TableBody"/>
            </w:pPr>
            <w:r w:rsidRPr="008B0E45">
              <w:t>Service</w:t>
            </w:r>
            <w:r w:rsidRPr="008B0E45">
              <w:noBreakHyphen/>
              <w:t>Call</w:t>
            </w:r>
            <w:r w:rsidR="00806505">
              <w:t xml:space="preserve"> </w:t>
            </w:r>
            <w:r w:rsidRPr="008B0E45">
              <w:t>Failures</w:t>
            </w:r>
          </w:p>
        </w:tc>
        <w:tc>
          <w:tcPr>
            <w:tcW w:w="1984" w:type="dxa"/>
            <w:vAlign w:val="center"/>
            <w:hideMark/>
          </w:tcPr>
          <w:p w14:paraId="5FAB5479" w14:textId="4E6750F4" w:rsidR="0071698B" w:rsidRPr="008B0E45" w:rsidRDefault="0071698B" w:rsidP="00FB53E0">
            <w:pPr>
              <w:pStyle w:val="TableBody"/>
            </w:pPr>
            <w:r w:rsidRPr="008B0E45">
              <w:t>%</w:t>
            </w:r>
            <w:r w:rsidR="00806505">
              <w:t xml:space="preserve"> </w:t>
            </w:r>
            <w:r w:rsidRPr="008B0E45">
              <w:t>of</w:t>
            </w:r>
            <w:r w:rsidR="00806505">
              <w:t xml:space="preserve"> </w:t>
            </w:r>
            <w:r w:rsidRPr="008B0E45">
              <w:t>calls</w:t>
            </w:r>
            <w:r w:rsidR="00806505">
              <w:t xml:space="preserve"> </w:t>
            </w:r>
            <w:r w:rsidRPr="008B0E45">
              <w:t>failing</w:t>
            </w:r>
          </w:p>
        </w:tc>
        <w:tc>
          <w:tcPr>
            <w:tcW w:w="992" w:type="dxa"/>
            <w:vAlign w:val="center"/>
            <w:hideMark/>
          </w:tcPr>
          <w:p w14:paraId="4AD493E0" w14:textId="588660A3" w:rsidR="0071698B" w:rsidRPr="008B0E45" w:rsidRDefault="0071698B" w:rsidP="00FB53E0">
            <w:pPr>
              <w:pStyle w:val="TableBody"/>
            </w:pPr>
            <w:r w:rsidRPr="008B0E45">
              <w:t>&lt;</w:t>
            </w:r>
            <w:r w:rsidR="00806505">
              <w:rPr>
                <w:rFonts w:ascii="Arial" w:hAnsi="Arial" w:cs="Arial"/>
              </w:rPr>
              <w:t xml:space="preserve"> </w:t>
            </w:r>
            <w:r w:rsidRPr="008B0E45">
              <w:t>0.2</w:t>
            </w:r>
            <w:r w:rsidR="00806505">
              <w:rPr>
                <w:rFonts w:ascii="Arial" w:hAnsi="Arial" w:cs="Arial"/>
              </w:rPr>
              <w:t xml:space="preserve"> </w:t>
            </w:r>
            <w:r w:rsidRPr="008B0E45">
              <w:t>%</w:t>
            </w:r>
          </w:p>
        </w:tc>
        <w:tc>
          <w:tcPr>
            <w:tcW w:w="1276" w:type="dxa"/>
            <w:vAlign w:val="center"/>
            <w:hideMark/>
          </w:tcPr>
          <w:p w14:paraId="5839E41F" w14:textId="19227590" w:rsidR="0071698B" w:rsidRPr="008B0E45" w:rsidRDefault="0071698B" w:rsidP="00FB53E0">
            <w:pPr>
              <w:pStyle w:val="TableBody"/>
            </w:pPr>
            <w:r w:rsidRPr="008B0E45">
              <w:t>0.5</w:t>
            </w:r>
            <w:r w:rsidR="00806505">
              <w:rPr>
                <w:rFonts w:ascii="Arial" w:hAnsi="Arial" w:cs="Arial"/>
              </w:rPr>
              <w:t xml:space="preserve"> </w:t>
            </w:r>
            <w:r w:rsidRPr="008B0E45">
              <w:t>%</w:t>
            </w:r>
            <w:r w:rsidRPr="008B0E45">
              <w:rPr>
                <w:rFonts w:cs="Aptos"/>
              </w:rPr>
              <w:t>–</w:t>
            </w:r>
            <w:r w:rsidRPr="008B0E45">
              <w:t>1</w:t>
            </w:r>
            <w:r w:rsidR="00806505">
              <w:rPr>
                <w:rFonts w:ascii="Arial" w:hAnsi="Arial" w:cs="Arial"/>
              </w:rPr>
              <w:t xml:space="preserve"> </w:t>
            </w:r>
            <w:r w:rsidRPr="008B0E45">
              <w:t>%</w:t>
            </w:r>
            <w:r w:rsidR="00806505">
              <w:t xml:space="preserve"> </w:t>
            </w:r>
            <w:r w:rsidRPr="008B0E45">
              <w:t>sustained</w:t>
            </w:r>
          </w:p>
        </w:tc>
        <w:tc>
          <w:tcPr>
            <w:tcW w:w="1418" w:type="dxa"/>
            <w:vAlign w:val="center"/>
            <w:hideMark/>
          </w:tcPr>
          <w:p w14:paraId="3FF15ABE" w14:textId="22504671" w:rsidR="0071698B" w:rsidRPr="008B0E45" w:rsidRDefault="0071698B" w:rsidP="00FB53E0">
            <w:pPr>
              <w:pStyle w:val="TableBody"/>
            </w:pPr>
            <w:r w:rsidRPr="008B0E45">
              <w:t>&gt;</w:t>
            </w:r>
            <w:r w:rsidR="00806505">
              <w:rPr>
                <w:rFonts w:ascii="Arial" w:hAnsi="Arial" w:cs="Arial"/>
              </w:rPr>
              <w:t xml:space="preserve"> </w:t>
            </w:r>
            <w:r w:rsidRPr="008B0E45">
              <w:t>1</w:t>
            </w:r>
            <w:r w:rsidR="00806505">
              <w:rPr>
                <w:rFonts w:ascii="Arial" w:hAnsi="Arial" w:cs="Arial"/>
              </w:rPr>
              <w:t xml:space="preserve"> </w:t>
            </w:r>
            <w:r w:rsidRPr="008B0E45">
              <w:t>%</w:t>
            </w:r>
            <w:r w:rsidR="00806505">
              <w:t xml:space="preserve"> </w:t>
            </w:r>
            <w:r w:rsidRPr="008B0E45">
              <w:t>sustained</w:t>
            </w:r>
            <w:r w:rsidR="00806505">
              <w:t xml:space="preserve"> </w:t>
            </w:r>
            <w:r w:rsidRPr="008B0E45">
              <w:t>or</w:t>
            </w:r>
            <w:r w:rsidR="00806505">
              <w:t xml:space="preserve"> </w:t>
            </w:r>
            <w:r w:rsidRPr="008B0E45">
              <w:t>&gt;</w:t>
            </w:r>
            <w:r w:rsidR="00806505">
              <w:rPr>
                <w:rFonts w:ascii="Arial" w:hAnsi="Arial" w:cs="Arial"/>
              </w:rPr>
              <w:t xml:space="preserve"> </w:t>
            </w:r>
            <w:r w:rsidRPr="008B0E45">
              <w:t>3</w:t>
            </w:r>
            <w:r w:rsidR="00806505">
              <w:rPr>
                <w:rFonts w:ascii="Arial" w:hAnsi="Arial" w:cs="Arial"/>
              </w:rPr>
              <w:t xml:space="preserve"> </w:t>
            </w:r>
            <w:r w:rsidRPr="008B0E45">
              <w:t>%</w:t>
            </w:r>
            <w:r w:rsidR="00806505">
              <w:t xml:space="preserve"> </w:t>
            </w:r>
            <w:r w:rsidRPr="008B0E45">
              <w:t>spike</w:t>
            </w:r>
          </w:p>
        </w:tc>
        <w:tc>
          <w:tcPr>
            <w:tcW w:w="2976" w:type="dxa"/>
            <w:vAlign w:val="center"/>
            <w:hideMark/>
          </w:tcPr>
          <w:p w14:paraId="293310ED" w14:textId="5F40CF14" w:rsidR="0071698B" w:rsidRPr="008B0E45" w:rsidRDefault="0071698B" w:rsidP="00FB53E0">
            <w:pPr>
              <w:pStyle w:val="TableBody"/>
            </w:pPr>
            <w:r w:rsidRPr="008B0E45">
              <w:t>Combination</w:t>
            </w:r>
            <w:r w:rsidR="00806505">
              <w:t xml:space="preserve"> </w:t>
            </w:r>
            <w:r w:rsidRPr="008B0E45">
              <w:t>of</w:t>
            </w:r>
            <w:r w:rsidR="00806505">
              <w:t xml:space="preserve"> </w:t>
            </w:r>
            <w:r w:rsidRPr="008B0E45">
              <w:t>call</w:t>
            </w:r>
            <w:r w:rsidR="00806505">
              <w:t xml:space="preserve"> </w:t>
            </w:r>
            <w:r w:rsidRPr="008B0E45">
              <w:t>timeouts,</w:t>
            </w:r>
            <w:r w:rsidR="00806505">
              <w:t xml:space="preserve"> </w:t>
            </w:r>
            <w:r w:rsidRPr="008B0E45">
              <w:t>5xx</w:t>
            </w:r>
            <w:r w:rsidR="00806505">
              <w:t xml:space="preserve"> </w:t>
            </w:r>
            <w:r w:rsidRPr="008B0E45">
              <w:t>errors,</w:t>
            </w:r>
            <w:r w:rsidR="00806505">
              <w:t xml:space="preserve"> </w:t>
            </w:r>
            <w:r w:rsidRPr="008B0E45">
              <w:t>or</w:t>
            </w:r>
            <w:r w:rsidR="00806505">
              <w:t xml:space="preserve"> </w:t>
            </w:r>
            <w:r w:rsidRPr="008B0E45">
              <w:t>retries.</w:t>
            </w:r>
          </w:p>
        </w:tc>
      </w:tr>
      <w:tr w:rsidR="0071698B" w:rsidRPr="008B0E45" w14:paraId="2982909B" w14:textId="77777777" w:rsidTr="002D2D7F">
        <w:tc>
          <w:tcPr>
            <w:tcW w:w="1555" w:type="dxa"/>
            <w:vAlign w:val="center"/>
            <w:hideMark/>
          </w:tcPr>
          <w:p w14:paraId="25A61FCB" w14:textId="54551937" w:rsidR="0071698B" w:rsidRPr="008B0E45" w:rsidRDefault="0071698B" w:rsidP="00FB53E0">
            <w:pPr>
              <w:pStyle w:val="TableBody"/>
            </w:pPr>
            <w:r w:rsidRPr="008B0E45">
              <w:t>Dependency</w:t>
            </w:r>
            <w:r w:rsidR="00806505">
              <w:t xml:space="preserve"> </w:t>
            </w:r>
            <w:r w:rsidRPr="008B0E45">
              <w:t>Latency</w:t>
            </w:r>
          </w:p>
        </w:tc>
        <w:tc>
          <w:tcPr>
            <w:tcW w:w="1984" w:type="dxa"/>
            <w:vAlign w:val="center"/>
            <w:hideMark/>
          </w:tcPr>
          <w:p w14:paraId="711E6C8F" w14:textId="106A8A19" w:rsidR="0071698B" w:rsidRPr="008B0E45" w:rsidRDefault="0071698B" w:rsidP="00FB53E0">
            <w:pPr>
              <w:pStyle w:val="TableBody"/>
            </w:pPr>
            <w:r w:rsidRPr="008B0E45">
              <w:t>ms</w:t>
            </w:r>
            <w:r w:rsidR="00806505">
              <w:t xml:space="preserve"> </w:t>
            </w:r>
            <w:r w:rsidRPr="008B0E45">
              <w:t>(time</w:t>
            </w:r>
            <w:r w:rsidR="00806505">
              <w:t xml:space="preserve"> </w:t>
            </w:r>
            <w:r w:rsidRPr="008B0E45">
              <w:t>for</w:t>
            </w:r>
            <w:r w:rsidR="00806505">
              <w:t xml:space="preserve"> </w:t>
            </w:r>
            <w:r w:rsidRPr="008B0E45">
              <w:t>external</w:t>
            </w:r>
            <w:r w:rsidR="00806505">
              <w:t xml:space="preserve"> </w:t>
            </w:r>
            <w:r w:rsidRPr="008B0E45">
              <w:t>or</w:t>
            </w:r>
            <w:r w:rsidR="00806505">
              <w:t xml:space="preserve"> </w:t>
            </w:r>
            <w:r w:rsidRPr="008B0E45">
              <w:t>internal</w:t>
            </w:r>
            <w:r w:rsidR="00806505">
              <w:t xml:space="preserve"> </w:t>
            </w:r>
            <w:r w:rsidRPr="008B0E45">
              <w:t>dependency</w:t>
            </w:r>
            <w:r w:rsidR="00806505">
              <w:t xml:space="preserve"> </w:t>
            </w:r>
            <w:r w:rsidRPr="008B0E45">
              <w:t>response)</w:t>
            </w:r>
          </w:p>
        </w:tc>
        <w:tc>
          <w:tcPr>
            <w:tcW w:w="992" w:type="dxa"/>
            <w:vAlign w:val="center"/>
            <w:hideMark/>
          </w:tcPr>
          <w:p w14:paraId="3737A488" w14:textId="64506F72" w:rsidR="0071698B" w:rsidRPr="008B0E45" w:rsidRDefault="0071698B" w:rsidP="00FB53E0">
            <w:pPr>
              <w:pStyle w:val="TableBody"/>
            </w:pPr>
            <w:r w:rsidRPr="008B0E45">
              <w:t>&lt;</w:t>
            </w:r>
            <w:r w:rsidR="00806505">
              <w:rPr>
                <w:rFonts w:ascii="Arial" w:hAnsi="Arial" w:cs="Arial"/>
              </w:rPr>
              <w:t xml:space="preserve"> </w:t>
            </w:r>
            <w:r w:rsidRPr="008B0E45">
              <w:t>200</w:t>
            </w:r>
            <w:r w:rsidR="00806505">
              <w:rPr>
                <w:rFonts w:ascii="Arial" w:hAnsi="Arial" w:cs="Arial"/>
              </w:rPr>
              <w:t xml:space="preserve"> </w:t>
            </w:r>
            <w:r w:rsidRPr="008B0E45">
              <w:t>ms</w:t>
            </w:r>
          </w:p>
        </w:tc>
        <w:tc>
          <w:tcPr>
            <w:tcW w:w="1276" w:type="dxa"/>
            <w:vAlign w:val="center"/>
            <w:hideMark/>
          </w:tcPr>
          <w:p w14:paraId="6CAFD589" w14:textId="5DDDBA06" w:rsidR="0071698B" w:rsidRPr="008B0E45" w:rsidRDefault="0071698B" w:rsidP="00FB53E0">
            <w:pPr>
              <w:pStyle w:val="TableBody"/>
            </w:pPr>
            <w:r w:rsidRPr="008B0E45">
              <w:t>200–400</w:t>
            </w:r>
            <w:r w:rsidR="00806505">
              <w:rPr>
                <w:rFonts w:ascii="Arial" w:hAnsi="Arial" w:cs="Arial"/>
              </w:rPr>
              <w:t xml:space="preserve"> </w:t>
            </w:r>
            <w:r w:rsidRPr="008B0E45">
              <w:t>ms</w:t>
            </w:r>
            <w:r w:rsidR="00806505">
              <w:t xml:space="preserve"> </w:t>
            </w:r>
            <w:r w:rsidRPr="008B0E45">
              <w:t>sustained</w:t>
            </w:r>
          </w:p>
        </w:tc>
        <w:tc>
          <w:tcPr>
            <w:tcW w:w="1418" w:type="dxa"/>
            <w:vAlign w:val="center"/>
            <w:hideMark/>
          </w:tcPr>
          <w:p w14:paraId="309FEAB2" w14:textId="0553E2D3" w:rsidR="0071698B" w:rsidRPr="008B0E45" w:rsidRDefault="0071698B" w:rsidP="00FB53E0">
            <w:pPr>
              <w:pStyle w:val="TableBody"/>
            </w:pPr>
            <w:r w:rsidRPr="008B0E45">
              <w:t>&gt;</w:t>
            </w:r>
            <w:r w:rsidR="00806505">
              <w:rPr>
                <w:rFonts w:ascii="Arial" w:hAnsi="Arial" w:cs="Arial"/>
              </w:rPr>
              <w:t xml:space="preserve"> </w:t>
            </w:r>
            <w:r w:rsidRPr="008B0E45">
              <w:t>400</w:t>
            </w:r>
            <w:r w:rsidR="00806505">
              <w:rPr>
                <w:rFonts w:ascii="Arial" w:hAnsi="Arial" w:cs="Arial"/>
              </w:rPr>
              <w:t xml:space="preserve"> </w:t>
            </w:r>
            <w:r w:rsidRPr="008B0E45">
              <w:t>ms</w:t>
            </w:r>
            <w:r w:rsidR="00806505">
              <w:t xml:space="preserve"> </w:t>
            </w:r>
            <w:r w:rsidRPr="008B0E45">
              <w:t>sustained</w:t>
            </w:r>
            <w:r w:rsidR="00806505">
              <w:t xml:space="preserve"> </w:t>
            </w:r>
            <w:r w:rsidRPr="008B0E45">
              <w:t>or</w:t>
            </w:r>
            <w:r w:rsidR="00806505">
              <w:t xml:space="preserve"> </w:t>
            </w:r>
            <w:r w:rsidRPr="008B0E45">
              <w:t>timeouts</w:t>
            </w:r>
          </w:p>
        </w:tc>
        <w:tc>
          <w:tcPr>
            <w:tcW w:w="2976" w:type="dxa"/>
            <w:vAlign w:val="center"/>
            <w:hideMark/>
          </w:tcPr>
          <w:p w14:paraId="01FB874F" w14:textId="39E424C9" w:rsidR="0071698B" w:rsidRPr="008B0E45" w:rsidRDefault="0071698B" w:rsidP="00FB53E0">
            <w:pPr>
              <w:pStyle w:val="TableBody"/>
            </w:pPr>
            <w:r w:rsidRPr="008B0E45">
              <w:t>Slow</w:t>
            </w:r>
            <w:r w:rsidR="00806505">
              <w:t xml:space="preserve"> </w:t>
            </w:r>
            <w:r w:rsidRPr="008B0E45">
              <w:t>DB,</w:t>
            </w:r>
            <w:r w:rsidR="00806505">
              <w:t xml:space="preserve"> </w:t>
            </w:r>
            <w:r w:rsidRPr="008B0E45">
              <w:t>cache,</w:t>
            </w:r>
            <w:r w:rsidR="00806505">
              <w:t xml:space="preserve"> </w:t>
            </w:r>
            <w:r w:rsidRPr="008B0E45">
              <w:t>or</w:t>
            </w:r>
            <w:r w:rsidR="00806505">
              <w:t xml:space="preserve"> </w:t>
            </w:r>
            <w:r w:rsidRPr="008B0E45">
              <w:t>API</w:t>
            </w:r>
            <w:r w:rsidR="00806505">
              <w:t xml:space="preserve"> </w:t>
            </w:r>
            <w:r w:rsidRPr="008B0E45">
              <w:t>dependencies</w:t>
            </w:r>
            <w:r w:rsidR="00806505">
              <w:t xml:space="preserve"> </w:t>
            </w:r>
            <w:r w:rsidRPr="008B0E45">
              <w:t>affect</w:t>
            </w:r>
            <w:r w:rsidR="00806505">
              <w:t xml:space="preserve"> </w:t>
            </w:r>
            <w:r w:rsidRPr="008B0E45">
              <w:t>aggregate</w:t>
            </w:r>
            <w:r w:rsidR="00806505">
              <w:t xml:space="preserve"> </w:t>
            </w:r>
            <w:r w:rsidRPr="008B0E45">
              <w:t>latency.</w:t>
            </w:r>
          </w:p>
        </w:tc>
      </w:tr>
      <w:tr w:rsidR="0071698B" w:rsidRPr="008B0E45" w14:paraId="375BBEF5" w14:textId="77777777" w:rsidTr="002D2D7F">
        <w:tc>
          <w:tcPr>
            <w:tcW w:w="1555" w:type="dxa"/>
            <w:vAlign w:val="center"/>
            <w:hideMark/>
          </w:tcPr>
          <w:p w14:paraId="10F258EA" w14:textId="7DD0AB3A" w:rsidR="0071698B" w:rsidRPr="008B0E45" w:rsidRDefault="0071698B" w:rsidP="00FB53E0">
            <w:pPr>
              <w:pStyle w:val="TableBody"/>
            </w:pPr>
            <w:r w:rsidRPr="008B0E45">
              <w:t>User</w:t>
            </w:r>
            <w:r w:rsidRPr="008B0E45">
              <w:noBreakHyphen/>
              <w:t>Journey</w:t>
            </w:r>
            <w:r w:rsidR="00806505">
              <w:t xml:space="preserve"> </w:t>
            </w:r>
            <w:r w:rsidRPr="008B0E45">
              <w:t>Traces</w:t>
            </w:r>
            <w:r w:rsidR="00806505">
              <w:t xml:space="preserve"> </w:t>
            </w:r>
            <w:r w:rsidRPr="008B0E45">
              <w:t>(Success</w:t>
            </w:r>
            <w:r w:rsidR="00806505">
              <w:t xml:space="preserve"> </w:t>
            </w:r>
            <w:r w:rsidRPr="008B0E45">
              <w:t>Rate)</w:t>
            </w:r>
          </w:p>
        </w:tc>
        <w:tc>
          <w:tcPr>
            <w:tcW w:w="1984" w:type="dxa"/>
            <w:vAlign w:val="center"/>
            <w:hideMark/>
          </w:tcPr>
          <w:p w14:paraId="3C49C1E1" w14:textId="79D2637A" w:rsidR="0071698B" w:rsidRPr="008B0E45" w:rsidRDefault="0071698B" w:rsidP="00FB53E0">
            <w:pPr>
              <w:pStyle w:val="TableBody"/>
            </w:pPr>
            <w:r w:rsidRPr="008B0E45">
              <w:t>%</w:t>
            </w:r>
            <w:r w:rsidR="00806505">
              <w:t xml:space="preserve"> </w:t>
            </w:r>
            <w:r w:rsidRPr="008B0E45">
              <w:t>of</w:t>
            </w:r>
            <w:r w:rsidR="00806505">
              <w:t xml:space="preserve"> </w:t>
            </w:r>
            <w:r w:rsidRPr="008B0E45">
              <w:t>completed</w:t>
            </w:r>
            <w:r w:rsidR="00806505">
              <w:t xml:space="preserve"> </w:t>
            </w:r>
            <w:r w:rsidRPr="008B0E45">
              <w:t>journeys</w:t>
            </w:r>
            <w:r w:rsidR="00806505">
              <w:t xml:space="preserve"> </w:t>
            </w:r>
            <w:r w:rsidRPr="008B0E45">
              <w:t>without</w:t>
            </w:r>
            <w:r w:rsidR="00806505">
              <w:t xml:space="preserve"> </w:t>
            </w:r>
            <w:r w:rsidRPr="008B0E45">
              <w:t>error</w:t>
            </w:r>
          </w:p>
        </w:tc>
        <w:tc>
          <w:tcPr>
            <w:tcW w:w="992" w:type="dxa"/>
            <w:vAlign w:val="center"/>
            <w:hideMark/>
          </w:tcPr>
          <w:p w14:paraId="749FA968" w14:textId="703E2BCE" w:rsidR="0071698B" w:rsidRPr="008B0E45" w:rsidRDefault="0071698B" w:rsidP="00FB53E0">
            <w:pPr>
              <w:pStyle w:val="TableBody"/>
            </w:pPr>
            <w:r w:rsidRPr="008B0E45">
              <w:t>≥</w:t>
            </w:r>
            <w:r w:rsidR="00806505">
              <w:rPr>
                <w:rFonts w:ascii="Arial" w:hAnsi="Arial" w:cs="Arial"/>
              </w:rPr>
              <w:t xml:space="preserve"> </w:t>
            </w:r>
            <w:r w:rsidRPr="008B0E45">
              <w:t>98</w:t>
            </w:r>
            <w:r w:rsidR="00806505">
              <w:rPr>
                <w:rFonts w:ascii="Arial" w:hAnsi="Arial" w:cs="Arial"/>
              </w:rPr>
              <w:t xml:space="preserve"> </w:t>
            </w:r>
            <w:r w:rsidRPr="008B0E45">
              <w:t>%</w:t>
            </w:r>
          </w:p>
        </w:tc>
        <w:tc>
          <w:tcPr>
            <w:tcW w:w="1276" w:type="dxa"/>
            <w:vAlign w:val="center"/>
            <w:hideMark/>
          </w:tcPr>
          <w:p w14:paraId="2C32DE5D" w14:textId="1C237F2A" w:rsidR="0071698B" w:rsidRPr="008B0E45" w:rsidRDefault="0071698B" w:rsidP="00FB53E0">
            <w:pPr>
              <w:pStyle w:val="TableBody"/>
            </w:pPr>
            <w:r w:rsidRPr="008B0E45">
              <w:t>95–98</w:t>
            </w:r>
            <w:r w:rsidR="00806505">
              <w:rPr>
                <w:rFonts w:ascii="Arial" w:hAnsi="Arial" w:cs="Arial"/>
              </w:rPr>
              <w:t xml:space="preserve"> </w:t>
            </w:r>
            <w:r w:rsidRPr="008B0E45">
              <w:t>%</w:t>
            </w:r>
          </w:p>
        </w:tc>
        <w:tc>
          <w:tcPr>
            <w:tcW w:w="1418" w:type="dxa"/>
            <w:vAlign w:val="center"/>
            <w:hideMark/>
          </w:tcPr>
          <w:p w14:paraId="368958B2" w14:textId="535BD8D3" w:rsidR="0071698B" w:rsidRPr="008B0E45" w:rsidRDefault="0071698B" w:rsidP="00FB53E0">
            <w:pPr>
              <w:pStyle w:val="TableBody"/>
            </w:pPr>
            <w:r w:rsidRPr="008B0E45">
              <w:t>&lt;</w:t>
            </w:r>
            <w:r w:rsidR="00806505">
              <w:rPr>
                <w:rFonts w:ascii="Arial" w:hAnsi="Arial" w:cs="Arial"/>
              </w:rPr>
              <w:t xml:space="preserve"> </w:t>
            </w:r>
            <w:r w:rsidRPr="008B0E45">
              <w:t>95</w:t>
            </w:r>
            <w:r w:rsidR="00806505">
              <w:rPr>
                <w:rFonts w:ascii="Arial" w:hAnsi="Arial" w:cs="Arial"/>
              </w:rPr>
              <w:t xml:space="preserve"> </w:t>
            </w:r>
            <w:r w:rsidRPr="008B0E45">
              <w:t>%</w:t>
            </w:r>
          </w:p>
        </w:tc>
        <w:tc>
          <w:tcPr>
            <w:tcW w:w="2976" w:type="dxa"/>
            <w:vAlign w:val="center"/>
            <w:hideMark/>
          </w:tcPr>
          <w:p w14:paraId="4E1C865F" w14:textId="584405A5" w:rsidR="0071698B" w:rsidRPr="008B0E45" w:rsidRDefault="0071698B" w:rsidP="00FB53E0">
            <w:pPr>
              <w:pStyle w:val="TableBody"/>
            </w:pPr>
            <w:r w:rsidRPr="008B0E45">
              <w:t>Track</w:t>
            </w:r>
            <w:r w:rsidR="00806505">
              <w:t xml:space="preserve"> </w:t>
            </w:r>
            <w:r w:rsidRPr="008B0E45">
              <w:t>each</w:t>
            </w:r>
            <w:r w:rsidR="00806505">
              <w:t xml:space="preserve"> </w:t>
            </w:r>
            <w:r w:rsidRPr="008B0E45">
              <w:t>major</w:t>
            </w:r>
            <w:r w:rsidR="00806505">
              <w:t xml:space="preserve"> </w:t>
            </w:r>
            <w:r w:rsidRPr="008B0E45">
              <w:t>journey</w:t>
            </w:r>
            <w:r w:rsidR="00806505">
              <w:t xml:space="preserve"> </w:t>
            </w:r>
            <w:r w:rsidRPr="008B0E45">
              <w:t>(login,</w:t>
            </w:r>
            <w:r w:rsidR="00806505">
              <w:t xml:space="preserve"> </w:t>
            </w:r>
            <w:r w:rsidRPr="008B0E45">
              <w:t>checkout,</w:t>
            </w:r>
            <w:r w:rsidR="00806505">
              <w:t xml:space="preserve"> </w:t>
            </w:r>
            <w:r w:rsidRPr="008B0E45">
              <w:t>report</w:t>
            </w:r>
            <w:r w:rsidR="00806505">
              <w:t xml:space="preserve"> </w:t>
            </w:r>
            <w:r w:rsidRPr="008B0E45">
              <w:t>generation);</w:t>
            </w:r>
            <w:r w:rsidR="00806505">
              <w:t xml:space="preserve"> </w:t>
            </w:r>
            <w:r w:rsidRPr="008B0E45">
              <w:t>objective</w:t>
            </w:r>
            <w:r w:rsidR="00806505">
              <w:t xml:space="preserve"> </w:t>
            </w:r>
            <w:r w:rsidRPr="008B0E45">
              <w:t>is</w:t>
            </w:r>
            <w:r w:rsidR="00806505">
              <w:t xml:space="preserve"> </w:t>
            </w:r>
            <w:r w:rsidRPr="008B0E45">
              <w:t>≥</w:t>
            </w:r>
            <w:r w:rsidR="00806505">
              <w:rPr>
                <w:rFonts w:ascii="Arial" w:hAnsi="Arial" w:cs="Arial"/>
              </w:rPr>
              <w:t xml:space="preserve"> </w:t>
            </w:r>
            <w:r w:rsidRPr="008B0E45">
              <w:t>98</w:t>
            </w:r>
            <w:r w:rsidR="00806505">
              <w:rPr>
                <w:rFonts w:ascii="Arial" w:hAnsi="Arial" w:cs="Arial"/>
              </w:rPr>
              <w:t xml:space="preserve"> </w:t>
            </w:r>
            <w:r w:rsidRPr="008B0E45">
              <w:t>%</w:t>
            </w:r>
            <w:r w:rsidR="00806505">
              <w:t xml:space="preserve"> </w:t>
            </w:r>
            <w:r w:rsidRPr="008B0E45">
              <w:t>successful</w:t>
            </w:r>
            <w:r w:rsidR="00806505">
              <w:t xml:space="preserve"> </w:t>
            </w:r>
            <w:r w:rsidRPr="008B0E45">
              <w:t>completion.</w:t>
            </w:r>
          </w:p>
        </w:tc>
      </w:tr>
    </w:tbl>
    <w:p w14:paraId="4A306169" w14:textId="44997CAF" w:rsidR="0071698B" w:rsidRPr="0015520D" w:rsidRDefault="0071698B" w:rsidP="004E17AF">
      <w:pPr>
        <w:pStyle w:val="Heading3"/>
      </w:pPr>
      <w:bookmarkStart w:id="2184" w:name="_Toc228549500"/>
      <w:bookmarkStart w:id="2185" w:name="_Toc228784888"/>
      <w:r w:rsidRPr="0015520D">
        <w:t>Alerting</w:t>
      </w:r>
      <w:r w:rsidR="00806505">
        <w:t xml:space="preserve"> </w:t>
      </w:r>
      <w:r w:rsidRPr="0015520D">
        <w:t>Guidelines</w:t>
      </w:r>
      <w:bookmarkEnd w:id="2184"/>
      <w:bookmarkEnd w:id="2185"/>
    </w:p>
    <w:tbl>
      <w:tblPr>
        <w:tblW w:w="10201" w:type="dxa"/>
        <w:tblCellMar>
          <w:top w:w="28" w:type="dxa"/>
          <w:left w:w="85" w:type="dxa"/>
          <w:bottom w:w="28" w:type="dxa"/>
          <w:right w:w="85" w:type="dxa"/>
        </w:tblCellMar>
        <w:tblLook w:val="04A0" w:firstRow="1" w:lastRow="0" w:firstColumn="1" w:lastColumn="0" w:noHBand="0" w:noVBand="1"/>
      </w:tblPr>
      <w:tblGrid>
        <w:gridCol w:w="1413"/>
        <w:gridCol w:w="4672"/>
        <w:gridCol w:w="4116"/>
      </w:tblGrid>
      <w:tr w:rsidR="0071698B" w:rsidRPr="008B0E45" w14:paraId="403E49EA" w14:textId="77777777" w:rsidTr="004562A9">
        <w:tc>
          <w:tcPr>
            <w:tcW w:w="1413" w:type="dxa"/>
            <w:shd w:val="clear" w:color="auto" w:fill="D9D9D9" w:themeFill="background1" w:themeFillShade="D9"/>
            <w:noWrap/>
            <w:vAlign w:val="center"/>
            <w:hideMark/>
          </w:tcPr>
          <w:p w14:paraId="3D15D2C2" w14:textId="77777777" w:rsidR="0071698B" w:rsidRPr="008B0E45" w:rsidRDefault="0071698B" w:rsidP="00FB53E0">
            <w:pPr>
              <w:pStyle w:val="TableTitle"/>
            </w:pPr>
            <w:r w:rsidRPr="008B0E45">
              <w:t>Severity</w:t>
            </w:r>
          </w:p>
        </w:tc>
        <w:tc>
          <w:tcPr>
            <w:tcW w:w="4672" w:type="dxa"/>
            <w:shd w:val="clear" w:color="auto" w:fill="D9D9D9" w:themeFill="background1" w:themeFillShade="D9"/>
            <w:noWrap/>
            <w:vAlign w:val="center"/>
            <w:hideMark/>
          </w:tcPr>
          <w:p w14:paraId="09433F9C" w14:textId="4F511513" w:rsidR="0071698B" w:rsidRPr="008B0E45" w:rsidRDefault="0071698B" w:rsidP="00FB53E0">
            <w:pPr>
              <w:pStyle w:val="TableTitle"/>
            </w:pPr>
            <w:r w:rsidRPr="008B0E45">
              <w:t>Trigger</w:t>
            </w:r>
            <w:r w:rsidR="00806505">
              <w:t xml:space="preserve"> </w:t>
            </w:r>
            <w:r w:rsidRPr="008B0E45">
              <w:t>Logic</w:t>
            </w:r>
          </w:p>
        </w:tc>
        <w:tc>
          <w:tcPr>
            <w:tcW w:w="4116" w:type="dxa"/>
            <w:shd w:val="clear" w:color="auto" w:fill="D9D9D9" w:themeFill="background1" w:themeFillShade="D9"/>
            <w:noWrap/>
            <w:vAlign w:val="center"/>
            <w:hideMark/>
          </w:tcPr>
          <w:p w14:paraId="73EC030F" w14:textId="74A24906" w:rsidR="0071698B" w:rsidRPr="008B0E45" w:rsidRDefault="0071698B" w:rsidP="00FB53E0">
            <w:pPr>
              <w:pStyle w:val="TableTitle"/>
            </w:pPr>
            <w:r w:rsidRPr="008B0E45">
              <w:t>Recommended</w:t>
            </w:r>
            <w:r w:rsidR="00806505">
              <w:t xml:space="preserve"> </w:t>
            </w:r>
            <w:r w:rsidRPr="008B0E45">
              <w:t>Action</w:t>
            </w:r>
          </w:p>
        </w:tc>
      </w:tr>
      <w:tr w:rsidR="0071698B" w:rsidRPr="008B0E45" w14:paraId="14F38997" w14:textId="77777777" w:rsidTr="004562A9">
        <w:tc>
          <w:tcPr>
            <w:tcW w:w="1413" w:type="dxa"/>
            <w:vAlign w:val="center"/>
            <w:hideMark/>
          </w:tcPr>
          <w:p w14:paraId="30A66C67" w14:textId="77777777" w:rsidR="0071698B" w:rsidRPr="00C070C4" w:rsidRDefault="0071698B" w:rsidP="00FB53E0">
            <w:pPr>
              <w:pStyle w:val="TableBody"/>
            </w:pPr>
            <w:r w:rsidRPr="00C070C4">
              <w:t>Warning</w:t>
            </w:r>
          </w:p>
        </w:tc>
        <w:tc>
          <w:tcPr>
            <w:tcW w:w="4672" w:type="dxa"/>
            <w:vAlign w:val="center"/>
            <w:hideMark/>
          </w:tcPr>
          <w:p w14:paraId="7B996F73" w14:textId="741FC7FD" w:rsidR="0071698B" w:rsidRPr="00C070C4" w:rsidRDefault="0071698B" w:rsidP="00FB53E0">
            <w:pPr>
              <w:pStyle w:val="TableBody"/>
            </w:pPr>
            <w:r w:rsidRPr="00C070C4">
              <w:t>Metric</w:t>
            </w:r>
            <w:r w:rsidR="00806505">
              <w:t xml:space="preserve"> </w:t>
            </w:r>
            <w:r w:rsidRPr="00C070C4">
              <w:t>exceeds</w:t>
            </w:r>
            <w:r w:rsidR="00806505">
              <w:t xml:space="preserve"> </w:t>
            </w:r>
            <w:r w:rsidRPr="004562A9">
              <w:t>warning</w:t>
            </w:r>
            <w:r w:rsidR="00806505">
              <w:t xml:space="preserve"> </w:t>
            </w:r>
            <w:r w:rsidRPr="00C070C4">
              <w:t>range</w:t>
            </w:r>
            <w:r w:rsidR="00806505">
              <w:t xml:space="preserve"> </w:t>
            </w:r>
            <w:r w:rsidRPr="00C070C4">
              <w:t>for</w:t>
            </w:r>
            <w:r w:rsidR="00806505">
              <w:t xml:space="preserve"> </w:t>
            </w:r>
            <w:r w:rsidRPr="00C070C4">
              <w:t>≥5</w:t>
            </w:r>
            <w:r w:rsidR="00806505">
              <w:rPr>
                <w:rFonts w:ascii="Arial" w:hAnsi="Arial" w:cs="Arial"/>
              </w:rPr>
              <w:t xml:space="preserve"> </w:t>
            </w:r>
            <w:r w:rsidRPr="00C070C4">
              <w:t>min</w:t>
            </w:r>
            <w:r w:rsidR="00806505">
              <w:t xml:space="preserve"> </w:t>
            </w:r>
            <w:r w:rsidRPr="00C070C4">
              <w:t>or</w:t>
            </w:r>
            <w:r w:rsidR="00806505">
              <w:t xml:space="preserve"> </w:t>
            </w:r>
            <w:r w:rsidRPr="00C070C4">
              <w:t>crosses</w:t>
            </w:r>
            <w:r w:rsidR="00806505">
              <w:t xml:space="preserve"> </w:t>
            </w:r>
            <w:r w:rsidRPr="00C070C4">
              <w:t>rolling</w:t>
            </w:r>
            <w:r w:rsidR="00806505">
              <w:t xml:space="preserve"> </w:t>
            </w:r>
            <w:r w:rsidRPr="00C070C4">
              <w:t>5</w:t>
            </w:r>
            <w:r w:rsidRPr="00C070C4">
              <w:noBreakHyphen/>
              <w:t>minute</w:t>
            </w:r>
            <w:r w:rsidR="00806505">
              <w:t xml:space="preserve"> </w:t>
            </w:r>
            <w:r w:rsidRPr="00C070C4">
              <w:t>average</w:t>
            </w:r>
          </w:p>
        </w:tc>
        <w:tc>
          <w:tcPr>
            <w:tcW w:w="4116" w:type="dxa"/>
            <w:vAlign w:val="center"/>
            <w:hideMark/>
          </w:tcPr>
          <w:p w14:paraId="48558C48" w14:textId="0AE951AF" w:rsidR="0071698B" w:rsidRPr="00C070C4" w:rsidRDefault="0071698B" w:rsidP="00FB53E0">
            <w:pPr>
              <w:pStyle w:val="TableBody"/>
            </w:pPr>
            <w:r w:rsidRPr="00C070C4">
              <w:t>Review</w:t>
            </w:r>
            <w:r w:rsidR="00806505">
              <w:t xml:space="preserve"> </w:t>
            </w:r>
            <w:r w:rsidRPr="00C070C4">
              <w:t>during</w:t>
            </w:r>
            <w:r w:rsidR="00806505">
              <w:t xml:space="preserve"> </w:t>
            </w:r>
            <w:r w:rsidRPr="00C070C4">
              <w:t>business</w:t>
            </w:r>
            <w:r w:rsidR="00806505">
              <w:t xml:space="preserve"> </w:t>
            </w:r>
            <w:r w:rsidRPr="00C070C4">
              <w:t>hours;</w:t>
            </w:r>
            <w:r w:rsidR="00806505">
              <w:t xml:space="preserve"> </w:t>
            </w:r>
            <w:r w:rsidRPr="00C070C4">
              <w:t>look</w:t>
            </w:r>
            <w:r w:rsidR="00806505">
              <w:t xml:space="preserve"> </w:t>
            </w:r>
            <w:r w:rsidRPr="00C070C4">
              <w:t>for</w:t>
            </w:r>
            <w:r w:rsidR="00806505">
              <w:t xml:space="preserve"> </w:t>
            </w:r>
            <w:r w:rsidRPr="00C070C4">
              <w:t>trend</w:t>
            </w:r>
            <w:r w:rsidR="00806505">
              <w:t xml:space="preserve"> </w:t>
            </w:r>
            <w:r w:rsidRPr="00C070C4">
              <w:t>or</w:t>
            </w:r>
            <w:r w:rsidR="00806505">
              <w:t xml:space="preserve"> </w:t>
            </w:r>
            <w:r w:rsidRPr="00C070C4">
              <w:t>dependency</w:t>
            </w:r>
            <w:r w:rsidR="00806505">
              <w:t xml:space="preserve"> </w:t>
            </w:r>
            <w:r w:rsidRPr="00C070C4">
              <w:t>lag.</w:t>
            </w:r>
          </w:p>
        </w:tc>
      </w:tr>
      <w:tr w:rsidR="0071698B" w:rsidRPr="008B0E45" w14:paraId="6B6B161C" w14:textId="77777777" w:rsidTr="004562A9">
        <w:tc>
          <w:tcPr>
            <w:tcW w:w="1413" w:type="dxa"/>
            <w:vAlign w:val="center"/>
            <w:hideMark/>
          </w:tcPr>
          <w:p w14:paraId="5DF21AC1" w14:textId="77777777" w:rsidR="0071698B" w:rsidRPr="00C070C4" w:rsidRDefault="0071698B" w:rsidP="00FB53E0">
            <w:pPr>
              <w:pStyle w:val="TableBody"/>
            </w:pPr>
            <w:r w:rsidRPr="00C070C4">
              <w:t>Critical</w:t>
            </w:r>
          </w:p>
        </w:tc>
        <w:tc>
          <w:tcPr>
            <w:tcW w:w="4672" w:type="dxa"/>
            <w:vAlign w:val="center"/>
            <w:hideMark/>
          </w:tcPr>
          <w:p w14:paraId="2BF94118" w14:textId="1EC3CAB5" w:rsidR="0071698B" w:rsidRPr="00C070C4" w:rsidRDefault="0071698B" w:rsidP="00FB53E0">
            <w:pPr>
              <w:pStyle w:val="TableBody"/>
            </w:pPr>
            <w:r w:rsidRPr="00C070C4">
              <w:t>Metric</w:t>
            </w:r>
            <w:r w:rsidR="00806505">
              <w:t xml:space="preserve"> </w:t>
            </w:r>
            <w:r w:rsidRPr="00C070C4">
              <w:t>exceeds</w:t>
            </w:r>
            <w:r w:rsidR="00806505">
              <w:t xml:space="preserve"> </w:t>
            </w:r>
            <w:r w:rsidRPr="004562A9">
              <w:t>critical</w:t>
            </w:r>
            <w:r w:rsidR="00806505">
              <w:t xml:space="preserve"> </w:t>
            </w:r>
            <w:r w:rsidRPr="00C070C4">
              <w:t>range</w:t>
            </w:r>
            <w:r w:rsidR="00806505">
              <w:t xml:space="preserve"> </w:t>
            </w:r>
            <w:r w:rsidRPr="00C070C4">
              <w:t>for</w:t>
            </w:r>
            <w:r w:rsidR="00806505">
              <w:t xml:space="preserve"> </w:t>
            </w:r>
            <w:r w:rsidRPr="00C070C4">
              <w:t>≥2</w:t>
            </w:r>
            <w:r w:rsidR="00806505">
              <w:rPr>
                <w:rFonts w:ascii="Arial" w:hAnsi="Arial" w:cs="Arial"/>
              </w:rPr>
              <w:t xml:space="preserve"> </w:t>
            </w:r>
            <w:r w:rsidRPr="00C070C4">
              <w:t>min</w:t>
            </w:r>
            <w:r w:rsidR="00806505">
              <w:t xml:space="preserve"> </w:t>
            </w:r>
            <w:r w:rsidRPr="00C070C4">
              <w:t>(95th</w:t>
            </w:r>
            <w:r w:rsidR="00806505">
              <w:t xml:space="preserve"> </w:t>
            </w:r>
            <w:r w:rsidRPr="00C070C4">
              <w:t>percentile)</w:t>
            </w:r>
          </w:p>
        </w:tc>
        <w:tc>
          <w:tcPr>
            <w:tcW w:w="4116" w:type="dxa"/>
            <w:vAlign w:val="center"/>
            <w:hideMark/>
          </w:tcPr>
          <w:p w14:paraId="14430D8A" w14:textId="06E814F2" w:rsidR="0071698B" w:rsidRPr="00C070C4" w:rsidRDefault="0071698B" w:rsidP="00FB53E0">
            <w:pPr>
              <w:pStyle w:val="TableBody"/>
            </w:pPr>
            <w:r w:rsidRPr="00C070C4">
              <w:t>Immediate</w:t>
            </w:r>
            <w:r w:rsidR="00806505">
              <w:t xml:space="preserve"> </w:t>
            </w:r>
            <w:r w:rsidRPr="00C070C4">
              <w:t>incident:</w:t>
            </w:r>
            <w:r w:rsidR="00806505">
              <w:t xml:space="preserve"> </w:t>
            </w:r>
            <w:r w:rsidRPr="00C070C4">
              <w:t>page</w:t>
            </w:r>
            <w:r w:rsidR="00806505">
              <w:t xml:space="preserve"> </w:t>
            </w:r>
            <w:r w:rsidRPr="00C070C4">
              <w:t>on</w:t>
            </w:r>
            <w:r w:rsidRPr="00C070C4">
              <w:noBreakHyphen/>
              <w:t>call</w:t>
            </w:r>
            <w:r w:rsidR="00806505">
              <w:t xml:space="preserve"> </w:t>
            </w:r>
            <w:r w:rsidRPr="00C070C4">
              <w:t>team.</w:t>
            </w:r>
          </w:p>
        </w:tc>
      </w:tr>
      <w:tr w:rsidR="0071698B" w:rsidRPr="008B0E45" w14:paraId="7AD425B2" w14:textId="77777777" w:rsidTr="004562A9">
        <w:tc>
          <w:tcPr>
            <w:tcW w:w="1413" w:type="dxa"/>
            <w:vAlign w:val="center"/>
            <w:hideMark/>
          </w:tcPr>
          <w:p w14:paraId="063C2C1B" w14:textId="7076F265" w:rsidR="0071698B" w:rsidRPr="00C070C4" w:rsidRDefault="0071698B" w:rsidP="00FB53E0">
            <w:pPr>
              <w:pStyle w:val="TableBody"/>
            </w:pPr>
            <w:r w:rsidRPr="00C070C4">
              <w:t>Info</w:t>
            </w:r>
            <w:r w:rsidR="00806505">
              <w:t xml:space="preserve"> </w:t>
            </w:r>
            <w:r w:rsidRPr="00C070C4">
              <w:t>/</w:t>
            </w:r>
            <w:r w:rsidR="00806505">
              <w:t xml:space="preserve"> </w:t>
            </w:r>
            <w:r w:rsidRPr="00C070C4">
              <w:t>Tracking</w:t>
            </w:r>
          </w:p>
        </w:tc>
        <w:tc>
          <w:tcPr>
            <w:tcW w:w="4672" w:type="dxa"/>
            <w:vAlign w:val="center"/>
            <w:hideMark/>
          </w:tcPr>
          <w:p w14:paraId="4D74CC11" w14:textId="1069E378" w:rsidR="0071698B" w:rsidRPr="00C070C4" w:rsidRDefault="0071698B" w:rsidP="00FB53E0">
            <w:pPr>
              <w:pStyle w:val="TableBody"/>
            </w:pPr>
            <w:r w:rsidRPr="00C070C4">
              <w:t>Deviations</w:t>
            </w:r>
            <w:r w:rsidR="00806505">
              <w:t xml:space="preserve"> </w:t>
            </w:r>
            <w:r w:rsidRPr="00C070C4">
              <w:t>within</w:t>
            </w:r>
            <w:r w:rsidR="00806505">
              <w:t xml:space="preserve"> </w:t>
            </w:r>
            <w:r w:rsidRPr="00C070C4">
              <w:t>normal</w:t>
            </w:r>
            <w:r w:rsidR="00806505">
              <w:t xml:space="preserve"> </w:t>
            </w:r>
            <w:r w:rsidRPr="00C070C4">
              <w:t>range</w:t>
            </w:r>
          </w:p>
        </w:tc>
        <w:tc>
          <w:tcPr>
            <w:tcW w:w="4116" w:type="dxa"/>
            <w:vAlign w:val="center"/>
            <w:hideMark/>
          </w:tcPr>
          <w:p w14:paraId="14C5943A" w14:textId="47B756E5" w:rsidR="0071698B" w:rsidRPr="00C070C4" w:rsidRDefault="0071698B" w:rsidP="00FB53E0">
            <w:pPr>
              <w:pStyle w:val="TableBody"/>
            </w:pPr>
            <w:r w:rsidRPr="00C070C4">
              <w:t>Log</w:t>
            </w:r>
            <w:r w:rsidR="00806505">
              <w:t xml:space="preserve"> </w:t>
            </w:r>
            <w:r w:rsidRPr="00C070C4">
              <w:t>trend;</w:t>
            </w:r>
            <w:r w:rsidR="00806505">
              <w:t xml:space="preserve"> </w:t>
            </w:r>
            <w:r w:rsidRPr="00C070C4">
              <w:t>no</w:t>
            </w:r>
            <w:r w:rsidR="00806505">
              <w:t xml:space="preserve"> </w:t>
            </w:r>
            <w:r w:rsidRPr="00C070C4">
              <w:t>alerting—use</w:t>
            </w:r>
            <w:r w:rsidR="00806505">
              <w:t xml:space="preserve"> </w:t>
            </w:r>
            <w:r w:rsidRPr="00C070C4">
              <w:t>dashboards</w:t>
            </w:r>
            <w:r w:rsidR="00806505">
              <w:t xml:space="preserve"> </w:t>
            </w:r>
            <w:r w:rsidRPr="00C070C4">
              <w:t>for</w:t>
            </w:r>
            <w:r w:rsidR="00806505">
              <w:t xml:space="preserve"> </w:t>
            </w:r>
            <w:r w:rsidRPr="00C070C4">
              <w:t>capacity</w:t>
            </w:r>
            <w:r w:rsidR="00806505">
              <w:t xml:space="preserve"> </w:t>
            </w:r>
            <w:r w:rsidRPr="00C070C4">
              <w:t>planning.</w:t>
            </w:r>
          </w:p>
        </w:tc>
      </w:tr>
    </w:tbl>
    <w:p w14:paraId="113A7FBC" w14:textId="5F8D70E5" w:rsidR="00B305A6" w:rsidRDefault="00B305A6" w:rsidP="0038693B">
      <w:pPr>
        <w:pStyle w:val="Heading2"/>
      </w:pPr>
      <w:bookmarkStart w:id="2186" w:name="_Toc225423520"/>
      <w:bookmarkStart w:id="2187" w:name="_Toc225423641"/>
      <w:bookmarkStart w:id="2188" w:name="_Toc226050711"/>
      <w:bookmarkStart w:id="2189" w:name="_Toc228549501"/>
      <w:bookmarkStart w:id="2190" w:name="_Toc228784889"/>
      <w:bookmarkEnd w:id="2186"/>
      <w:bookmarkEnd w:id="2187"/>
      <w:bookmarkEnd w:id="2188"/>
      <w:r>
        <w:t>Database</w:t>
      </w:r>
      <w:r w:rsidR="00806505">
        <w:t xml:space="preserve"> </w:t>
      </w:r>
      <w:r>
        <w:t>Observability</w:t>
      </w:r>
      <w:bookmarkEnd w:id="2189"/>
      <w:bookmarkEnd w:id="2190"/>
    </w:p>
    <w:p w14:paraId="31719FDA" w14:textId="55ECE194" w:rsidR="00327128" w:rsidRDefault="00B305A6" w:rsidP="002228DF">
      <w:r w:rsidRPr="00B305A6">
        <w:rPr>
          <w:noProof/>
        </w:rPr>
        <w:drawing>
          <wp:inline distT="0" distB="0" distL="0" distR="0" wp14:anchorId="7509AD9C" wp14:editId="30E1B0C4">
            <wp:extent cx="6645910" cy="817245"/>
            <wp:effectExtent l="0" t="0" r="2540" b="1905"/>
            <wp:docPr id="15856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1533" name=""/>
                    <pic:cNvPicPr/>
                  </pic:nvPicPr>
                  <pic:blipFill>
                    <a:blip r:embed="rId20"/>
                    <a:stretch>
                      <a:fillRect/>
                    </a:stretch>
                  </pic:blipFill>
                  <pic:spPr>
                    <a:xfrm>
                      <a:off x="0" y="0"/>
                      <a:ext cx="6645910" cy="817245"/>
                    </a:xfrm>
                    <a:prstGeom prst="rect">
                      <a:avLst/>
                    </a:prstGeom>
                  </pic:spPr>
                </pic:pic>
              </a:graphicData>
            </a:graphic>
          </wp:inline>
        </w:drawing>
      </w:r>
    </w:p>
    <w:p w14:paraId="201E8131" w14:textId="25019BFA" w:rsidR="00D91938" w:rsidRPr="00D91938" w:rsidRDefault="00D91938" w:rsidP="004E17AF">
      <w:pPr>
        <w:pStyle w:val="Heading3"/>
      </w:pPr>
      <w:bookmarkStart w:id="2191" w:name="_Toc228549502"/>
      <w:bookmarkStart w:id="2192" w:name="_Toc228784890"/>
      <w:r w:rsidRPr="00D91938">
        <w:t>Database</w:t>
      </w:r>
      <w:r w:rsidR="00806505">
        <w:t xml:space="preserve"> </w:t>
      </w:r>
      <w:r w:rsidRPr="00D91938">
        <w:t>Observability</w:t>
      </w:r>
      <w:r w:rsidR="00806505">
        <w:t xml:space="preserve"> </w:t>
      </w:r>
      <w:r w:rsidRPr="00D91938">
        <w:t>Metrics</w:t>
      </w:r>
      <w:r w:rsidR="00806505">
        <w:t xml:space="preserve"> </w:t>
      </w:r>
      <w:r w:rsidRPr="00D91938">
        <w:t>and</w:t>
      </w:r>
      <w:r w:rsidR="00806505">
        <w:t xml:space="preserve"> </w:t>
      </w:r>
      <w:r w:rsidRPr="00D91938">
        <w:t>Ranges</w:t>
      </w:r>
      <w:bookmarkEnd w:id="2191"/>
      <w:bookmarkEnd w:id="2192"/>
    </w:p>
    <w:tbl>
      <w:tblPr>
        <w:tblW w:w="10201" w:type="dxa"/>
        <w:tblLayout w:type="fixed"/>
        <w:tblCellMar>
          <w:top w:w="28" w:type="dxa"/>
          <w:left w:w="85" w:type="dxa"/>
          <w:bottom w:w="28" w:type="dxa"/>
          <w:right w:w="85" w:type="dxa"/>
        </w:tblCellMar>
        <w:tblLook w:val="04A0" w:firstRow="1" w:lastRow="0" w:firstColumn="1" w:lastColumn="0" w:noHBand="0" w:noVBand="1"/>
      </w:tblPr>
      <w:tblGrid>
        <w:gridCol w:w="1129"/>
        <w:gridCol w:w="1985"/>
        <w:gridCol w:w="992"/>
        <w:gridCol w:w="1276"/>
        <w:gridCol w:w="1559"/>
        <w:gridCol w:w="3260"/>
      </w:tblGrid>
      <w:tr w:rsidR="00D91938" w:rsidRPr="008B6DA1" w14:paraId="6622950C" w14:textId="77777777" w:rsidTr="00FB53E0">
        <w:trPr>
          <w:tblHeader/>
        </w:trPr>
        <w:tc>
          <w:tcPr>
            <w:tcW w:w="1129" w:type="dxa"/>
            <w:shd w:val="clear" w:color="auto" w:fill="D9D9D9" w:themeFill="background1" w:themeFillShade="D9"/>
            <w:noWrap/>
            <w:vAlign w:val="center"/>
            <w:hideMark/>
          </w:tcPr>
          <w:p w14:paraId="4D4EFE74" w14:textId="77777777" w:rsidR="00D91938" w:rsidRPr="008B6DA1" w:rsidRDefault="00D91938" w:rsidP="00FB53E0">
            <w:pPr>
              <w:pStyle w:val="TableTitle"/>
            </w:pPr>
            <w:r w:rsidRPr="008B6DA1">
              <w:t>Metric</w:t>
            </w:r>
          </w:p>
        </w:tc>
        <w:tc>
          <w:tcPr>
            <w:tcW w:w="1985" w:type="dxa"/>
            <w:shd w:val="clear" w:color="auto" w:fill="D9D9D9" w:themeFill="background1" w:themeFillShade="D9"/>
            <w:noWrap/>
            <w:vAlign w:val="center"/>
            <w:hideMark/>
          </w:tcPr>
          <w:p w14:paraId="6A84972F" w14:textId="5618F269" w:rsidR="00D91938" w:rsidRPr="008B6DA1" w:rsidRDefault="00D91938" w:rsidP="00FB53E0">
            <w:pPr>
              <w:pStyle w:val="TableTitle"/>
            </w:pPr>
            <w:r w:rsidRPr="008B6DA1">
              <w:t>Unit</w:t>
            </w:r>
            <w:r w:rsidR="00806505">
              <w:t xml:space="preserve"> </w:t>
            </w:r>
            <w:r w:rsidRPr="008B6DA1">
              <w:t>/</w:t>
            </w:r>
            <w:r w:rsidR="00806505">
              <w:t xml:space="preserve"> </w:t>
            </w:r>
            <w:r w:rsidRPr="008B6DA1">
              <w:t>Scope</w:t>
            </w:r>
          </w:p>
        </w:tc>
        <w:tc>
          <w:tcPr>
            <w:tcW w:w="992" w:type="dxa"/>
            <w:shd w:val="clear" w:color="auto" w:fill="D9D9D9" w:themeFill="background1" w:themeFillShade="D9"/>
            <w:noWrap/>
            <w:vAlign w:val="center"/>
            <w:hideMark/>
          </w:tcPr>
          <w:p w14:paraId="7BA8C741" w14:textId="16189651" w:rsidR="00D91938" w:rsidRPr="008B6DA1" w:rsidRDefault="00D91938" w:rsidP="00FB53E0">
            <w:pPr>
              <w:pStyle w:val="TableTitle"/>
            </w:pPr>
            <w:r w:rsidRPr="008B6DA1">
              <w:t>Healthy</w:t>
            </w:r>
            <w:r w:rsidR="00806505">
              <w:t xml:space="preserve"> </w:t>
            </w:r>
            <w:r w:rsidRPr="008B6DA1">
              <w:t>Range</w:t>
            </w:r>
          </w:p>
        </w:tc>
        <w:tc>
          <w:tcPr>
            <w:tcW w:w="1276" w:type="dxa"/>
            <w:shd w:val="clear" w:color="auto" w:fill="D9D9D9" w:themeFill="background1" w:themeFillShade="D9"/>
            <w:noWrap/>
            <w:vAlign w:val="center"/>
            <w:hideMark/>
          </w:tcPr>
          <w:p w14:paraId="14F0F902" w14:textId="484B51AE" w:rsidR="00D91938" w:rsidRPr="008B6DA1" w:rsidRDefault="00D91938" w:rsidP="00FB53E0">
            <w:pPr>
              <w:pStyle w:val="TableTitle"/>
            </w:pPr>
            <w:r w:rsidRPr="008B6DA1">
              <w:t>Warning</w:t>
            </w:r>
            <w:r w:rsidR="00806505">
              <w:t xml:space="preserve"> </w:t>
            </w:r>
            <w:r w:rsidRPr="008B6DA1">
              <w:t>Threshold</w:t>
            </w:r>
          </w:p>
        </w:tc>
        <w:tc>
          <w:tcPr>
            <w:tcW w:w="1559" w:type="dxa"/>
            <w:shd w:val="clear" w:color="auto" w:fill="D9D9D9" w:themeFill="background1" w:themeFillShade="D9"/>
            <w:noWrap/>
            <w:vAlign w:val="center"/>
            <w:hideMark/>
          </w:tcPr>
          <w:p w14:paraId="7B8D86E2" w14:textId="0C895927" w:rsidR="00D91938" w:rsidRPr="008B6DA1" w:rsidRDefault="00D91938" w:rsidP="00FB53E0">
            <w:pPr>
              <w:pStyle w:val="TableTitle"/>
            </w:pPr>
            <w:r w:rsidRPr="008B6DA1">
              <w:t>Critical</w:t>
            </w:r>
            <w:r w:rsidR="00806505">
              <w:t xml:space="preserve"> </w:t>
            </w:r>
            <w:r w:rsidRPr="008B6DA1">
              <w:t>Threshold</w:t>
            </w:r>
          </w:p>
        </w:tc>
        <w:tc>
          <w:tcPr>
            <w:tcW w:w="3260" w:type="dxa"/>
            <w:shd w:val="clear" w:color="auto" w:fill="D9D9D9" w:themeFill="background1" w:themeFillShade="D9"/>
            <w:noWrap/>
            <w:vAlign w:val="center"/>
            <w:hideMark/>
          </w:tcPr>
          <w:p w14:paraId="7F7C7F0A" w14:textId="1059636D" w:rsidR="00D91938" w:rsidRPr="008B6DA1" w:rsidRDefault="00D91938" w:rsidP="00FB53E0">
            <w:pPr>
              <w:pStyle w:val="TableTitle"/>
            </w:pPr>
            <w:r w:rsidRPr="008B6DA1">
              <w:t>Notes</w:t>
            </w:r>
            <w:r w:rsidR="00806505">
              <w:t xml:space="preserve"> </w:t>
            </w:r>
            <w:r w:rsidRPr="008B6DA1">
              <w:t>/</w:t>
            </w:r>
            <w:r w:rsidR="00806505">
              <w:t xml:space="preserve"> </w:t>
            </w:r>
            <w:r w:rsidRPr="008B6DA1">
              <w:t>Success</w:t>
            </w:r>
            <w:r w:rsidR="00806505">
              <w:t xml:space="preserve"> </w:t>
            </w:r>
            <w:r w:rsidRPr="008B6DA1">
              <w:t>Criteria</w:t>
            </w:r>
          </w:p>
        </w:tc>
      </w:tr>
      <w:tr w:rsidR="00D91938" w:rsidRPr="008B6DA1" w14:paraId="624905B2" w14:textId="77777777" w:rsidTr="004562A9">
        <w:trPr>
          <w:trHeight w:val="1142"/>
        </w:trPr>
        <w:tc>
          <w:tcPr>
            <w:tcW w:w="1129" w:type="dxa"/>
            <w:vAlign w:val="center"/>
            <w:hideMark/>
          </w:tcPr>
          <w:p w14:paraId="57BCD549" w14:textId="5047F5E2" w:rsidR="00D91938" w:rsidRPr="008B6DA1" w:rsidRDefault="00D91938" w:rsidP="00FB53E0">
            <w:pPr>
              <w:pStyle w:val="TableBody"/>
            </w:pPr>
            <w:r w:rsidRPr="008B6DA1">
              <w:t>Slow</w:t>
            </w:r>
            <w:r w:rsidR="00806505">
              <w:t xml:space="preserve"> </w:t>
            </w:r>
            <w:r w:rsidRPr="008B6DA1">
              <w:t>Queries</w:t>
            </w:r>
          </w:p>
        </w:tc>
        <w:tc>
          <w:tcPr>
            <w:tcW w:w="1985" w:type="dxa"/>
            <w:vAlign w:val="center"/>
            <w:hideMark/>
          </w:tcPr>
          <w:p w14:paraId="024F28E4" w14:textId="5CFF15A7" w:rsidR="00D91938" w:rsidRPr="008B6DA1" w:rsidRDefault="00D91938" w:rsidP="00FB53E0">
            <w:pPr>
              <w:pStyle w:val="TableBody"/>
            </w:pPr>
            <w:r w:rsidRPr="008B6DA1">
              <w:t>%</w:t>
            </w:r>
            <w:r w:rsidR="00806505">
              <w:t xml:space="preserve"> </w:t>
            </w:r>
            <w:r w:rsidRPr="008B6DA1">
              <w:t>of</w:t>
            </w:r>
            <w:r w:rsidR="00806505">
              <w:t xml:space="preserve"> </w:t>
            </w:r>
            <w:r w:rsidRPr="008B6DA1">
              <w:t>total</w:t>
            </w:r>
            <w:r w:rsidR="00806505">
              <w:t xml:space="preserve"> </w:t>
            </w:r>
            <w:r w:rsidRPr="008B6DA1">
              <w:t>queries</w:t>
            </w:r>
            <w:r w:rsidR="00806505">
              <w:t xml:space="preserve"> </w:t>
            </w:r>
            <w:r w:rsidRPr="008B6DA1">
              <w:t>exceeding</w:t>
            </w:r>
            <w:r w:rsidR="00806505">
              <w:t xml:space="preserve"> </w:t>
            </w:r>
            <w:r w:rsidRPr="008B6DA1">
              <w:t>configured</w:t>
            </w:r>
            <w:r w:rsidR="00806505">
              <w:t xml:space="preserve"> </w:t>
            </w:r>
            <w:r w:rsidRPr="008B6DA1">
              <w:t>slow</w:t>
            </w:r>
            <w:r w:rsidR="00806505">
              <w:t xml:space="preserve"> </w:t>
            </w:r>
            <w:r w:rsidRPr="008B6DA1">
              <w:t>threshold</w:t>
            </w:r>
            <w:r w:rsidR="00806505">
              <w:t xml:space="preserve"> </w:t>
            </w:r>
            <w:r w:rsidRPr="008B6DA1">
              <w:t>(e.g.</w:t>
            </w:r>
            <w:r w:rsidR="00806505">
              <w:t xml:space="preserve"> </w:t>
            </w:r>
            <w:r w:rsidRPr="008B6DA1">
              <w:t>&gt;1s)</w:t>
            </w:r>
          </w:p>
        </w:tc>
        <w:tc>
          <w:tcPr>
            <w:tcW w:w="992" w:type="dxa"/>
            <w:vAlign w:val="center"/>
            <w:hideMark/>
          </w:tcPr>
          <w:p w14:paraId="31E05E5D" w14:textId="1C2704A8" w:rsidR="00D91938" w:rsidRPr="008B6DA1" w:rsidRDefault="00D91938" w:rsidP="00FB53E0">
            <w:pPr>
              <w:pStyle w:val="TableBody"/>
            </w:pPr>
            <w:r w:rsidRPr="008B6DA1">
              <w:t>&lt;</w:t>
            </w:r>
            <w:r w:rsidR="00806505">
              <w:rPr>
                <w:rFonts w:ascii="Arial" w:hAnsi="Arial" w:cs="Arial"/>
              </w:rPr>
              <w:t xml:space="preserve"> </w:t>
            </w:r>
            <w:r w:rsidRPr="008B6DA1">
              <w:t>1</w:t>
            </w:r>
            <w:r w:rsidR="00806505">
              <w:rPr>
                <w:rFonts w:ascii="Arial" w:hAnsi="Arial" w:cs="Arial"/>
              </w:rPr>
              <w:t xml:space="preserve"> </w:t>
            </w:r>
            <w:r w:rsidRPr="008B6DA1">
              <w:t>%</w:t>
            </w:r>
          </w:p>
        </w:tc>
        <w:tc>
          <w:tcPr>
            <w:tcW w:w="1276" w:type="dxa"/>
            <w:vAlign w:val="center"/>
            <w:hideMark/>
          </w:tcPr>
          <w:p w14:paraId="0790DDB9" w14:textId="243C5A4C" w:rsidR="00D91938" w:rsidRPr="008B6DA1" w:rsidRDefault="00D91938" w:rsidP="00FB53E0">
            <w:pPr>
              <w:pStyle w:val="TableBody"/>
            </w:pPr>
            <w:r w:rsidRPr="008B6DA1">
              <w:t>1–3</w:t>
            </w:r>
            <w:r w:rsidR="00806505">
              <w:rPr>
                <w:rFonts w:ascii="Arial" w:hAnsi="Arial" w:cs="Arial"/>
              </w:rPr>
              <w:t xml:space="preserve"> </w:t>
            </w:r>
            <w:r w:rsidRPr="008B6DA1">
              <w:t>%</w:t>
            </w:r>
            <w:r w:rsidR="00806505">
              <w:t xml:space="preserve"> </w:t>
            </w:r>
            <w:r w:rsidRPr="008B6DA1">
              <w:t>sustained</w:t>
            </w:r>
            <w:r w:rsidR="00806505">
              <w:t xml:space="preserve"> </w:t>
            </w:r>
            <w:r w:rsidRPr="008B6DA1">
              <w:t>over</w:t>
            </w:r>
            <w:r w:rsidR="00806505">
              <w:t xml:space="preserve"> </w:t>
            </w:r>
            <w:r w:rsidRPr="008B6DA1">
              <w:t>5</w:t>
            </w:r>
            <w:r w:rsidR="00806505">
              <w:rPr>
                <w:rFonts w:ascii="Arial" w:hAnsi="Arial" w:cs="Arial"/>
              </w:rPr>
              <w:t xml:space="preserve"> </w:t>
            </w:r>
            <w:r w:rsidRPr="008B6DA1">
              <w:t>min</w:t>
            </w:r>
          </w:p>
        </w:tc>
        <w:tc>
          <w:tcPr>
            <w:tcW w:w="1559" w:type="dxa"/>
            <w:vAlign w:val="center"/>
            <w:hideMark/>
          </w:tcPr>
          <w:p w14:paraId="5B96B4B5" w14:textId="6BDB68D9" w:rsidR="00D91938" w:rsidRPr="008B6DA1" w:rsidRDefault="00D91938" w:rsidP="00FB53E0">
            <w:pPr>
              <w:pStyle w:val="TableBody"/>
            </w:pPr>
            <w:r w:rsidRPr="008B6DA1">
              <w:t>&gt;</w:t>
            </w:r>
            <w:r w:rsidR="00806505">
              <w:rPr>
                <w:rFonts w:ascii="Arial" w:hAnsi="Arial" w:cs="Arial"/>
              </w:rPr>
              <w:t xml:space="preserve"> </w:t>
            </w:r>
            <w:r w:rsidRPr="008B6DA1">
              <w:t>3</w:t>
            </w:r>
            <w:r w:rsidR="00806505">
              <w:rPr>
                <w:rFonts w:ascii="Arial" w:hAnsi="Arial" w:cs="Arial"/>
              </w:rPr>
              <w:t xml:space="preserve"> </w:t>
            </w:r>
            <w:r w:rsidRPr="008B6DA1">
              <w:t>%</w:t>
            </w:r>
            <w:r w:rsidR="00806505">
              <w:t xml:space="preserve"> </w:t>
            </w:r>
            <w:r w:rsidRPr="008B6DA1">
              <w:t>sustained</w:t>
            </w:r>
            <w:r w:rsidR="00806505">
              <w:t xml:space="preserve"> </w:t>
            </w:r>
            <w:r w:rsidRPr="008B6DA1">
              <w:t>OR</w:t>
            </w:r>
            <w:r w:rsidR="00806505">
              <w:t xml:space="preserve"> </w:t>
            </w:r>
            <w:r w:rsidRPr="008B6DA1">
              <w:t>sudden</w:t>
            </w:r>
            <w:r w:rsidR="00806505">
              <w:t xml:space="preserve"> </w:t>
            </w:r>
            <w:r w:rsidRPr="008B6DA1">
              <w:t>spike</w:t>
            </w:r>
            <w:r w:rsidR="00806505">
              <w:t xml:space="preserve"> </w:t>
            </w:r>
            <w:r w:rsidRPr="008B6DA1">
              <w:t>&gt;</w:t>
            </w:r>
            <w:r w:rsidR="00806505">
              <w:rPr>
                <w:rFonts w:ascii="Arial" w:hAnsi="Arial" w:cs="Arial"/>
              </w:rPr>
              <w:t xml:space="preserve"> </w:t>
            </w:r>
            <w:r w:rsidRPr="008B6DA1">
              <w:t>5</w:t>
            </w:r>
            <w:r w:rsidR="00806505">
              <w:rPr>
                <w:rFonts w:ascii="Arial" w:hAnsi="Arial" w:cs="Arial"/>
              </w:rPr>
              <w:t xml:space="preserve"> </w:t>
            </w:r>
            <w:r w:rsidRPr="008B6DA1">
              <w:t>%</w:t>
            </w:r>
          </w:p>
        </w:tc>
        <w:tc>
          <w:tcPr>
            <w:tcW w:w="3260" w:type="dxa"/>
            <w:vAlign w:val="center"/>
            <w:hideMark/>
          </w:tcPr>
          <w:p w14:paraId="3F9F6DED" w14:textId="069260B7" w:rsidR="00D91938" w:rsidRPr="008B6DA1" w:rsidRDefault="00D91938" w:rsidP="00FB53E0">
            <w:pPr>
              <w:pStyle w:val="TableBody"/>
            </w:pPr>
            <w:r w:rsidRPr="008B6DA1">
              <w:t>Tune</w:t>
            </w:r>
            <w:r w:rsidR="00806505">
              <w:t xml:space="preserve"> </w:t>
            </w:r>
            <w:r w:rsidRPr="008B6DA1">
              <w:t>indexes</w:t>
            </w:r>
            <w:r w:rsidR="00806505">
              <w:t xml:space="preserve"> </w:t>
            </w:r>
            <w:r w:rsidRPr="008B6DA1">
              <w:t>or</w:t>
            </w:r>
            <w:r w:rsidR="00806505">
              <w:t xml:space="preserve"> </w:t>
            </w:r>
            <w:r w:rsidRPr="008B6DA1">
              <w:t>queries;</w:t>
            </w:r>
            <w:r w:rsidR="00806505">
              <w:t xml:space="preserve"> </w:t>
            </w:r>
            <w:r w:rsidRPr="008B6DA1">
              <w:t>acceptable</w:t>
            </w:r>
            <w:r w:rsidR="00806505">
              <w:t xml:space="preserve"> </w:t>
            </w:r>
            <w:r w:rsidRPr="008B6DA1">
              <w:t>is</w:t>
            </w:r>
            <w:r w:rsidR="00806505">
              <w:t xml:space="preserve"> </w:t>
            </w:r>
            <w:r w:rsidRPr="008B6DA1">
              <w:t>&lt;</w:t>
            </w:r>
            <w:r w:rsidR="00806505">
              <w:rPr>
                <w:rFonts w:ascii="Arial" w:hAnsi="Arial" w:cs="Arial"/>
              </w:rPr>
              <w:t xml:space="preserve"> </w:t>
            </w:r>
            <w:r w:rsidRPr="008B6DA1">
              <w:t>1</w:t>
            </w:r>
            <w:r w:rsidR="00806505">
              <w:rPr>
                <w:rFonts w:ascii="Arial" w:hAnsi="Arial" w:cs="Arial"/>
              </w:rPr>
              <w:t xml:space="preserve"> </w:t>
            </w:r>
            <w:r w:rsidRPr="008B6DA1">
              <w:t>%</w:t>
            </w:r>
            <w:r w:rsidR="00806505">
              <w:t xml:space="preserve"> </w:t>
            </w:r>
            <w:r w:rsidRPr="008B6DA1">
              <w:t>of</w:t>
            </w:r>
            <w:r w:rsidR="00806505">
              <w:t xml:space="preserve"> </w:t>
            </w:r>
            <w:r w:rsidRPr="008B6DA1">
              <w:t>total</w:t>
            </w:r>
            <w:r w:rsidR="00806505">
              <w:t xml:space="preserve"> </w:t>
            </w:r>
            <w:r w:rsidRPr="008B6DA1">
              <w:t>execs.</w:t>
            </w:r>
            <w:r w:rsidR="00806505">
              <w:t xml:space="preserve"> </w:t>
            </w:r>
            <w:r w:rsidRPr="008B6DA1">
              <w:t>Track</w:t>
            </w:r>
            <w:r w:rsidR="00806505">
              <w:t xml:space="preserve"> </w:t>
            </w:r>
            <w:r w:rsidRPr="008B6DA1">
              <w:t>long-tail</w:t>
            </w:r>
            <w:r w:rsidR="00806505">
              <w:t xml:space="preserve"> </w:t>
            </w:r>
            <w:r w:rsidRPr="008B6DA1">
              <w:t>queries</w:t>
            </w:r>
            <w:r w:rsidR="00806505">
              <w:t xml:space="preserve"> </w:t>
            </w:r>
            <w:r w:rsidRPr="008B6DA1">
              <w:t>by</w:t>
            </w:r>
            <w:r w:rsidR="00806505">
              <w:t xml:space="preserve"> </w:t>
            </w:r>
            <w:r w:rsidRPr="008B6DA1">
              <w:t>duration</w:t>
            </w:r>
            <w:r w:rsidR="00806505">
              <w:t xml:space="preserve"> </w:t>
            </w:r>
            <w:r w:rsidRPr="008B6DA1">
              <w:t>distribution</w:t>
            </w:r>
            <w:r w:rsidR="00806505">
              <w:t xml:space="preserve"> </w:t>
            </w:r>
            <w:r w:rsidRPr="008B6DA1">
              <w:t>(P95/P99).</w:t>
            </w:r>
          </w:p>
        </w:tc>
      </w:tr>
      <w:tr w:rsidR="00D91938" w:rsidRPr="008B6DA1" w14:paraId="19309119" w14:textId="77777777" w:rsidTr="004562A9">
        <w:tc>
          <w:tcPr>
            <w:tcW w:w="1129" w:type="dxa"/>
            <w:vAlign w:val="center"/>
            <w:hideMark/>
          </w:tcPr>
          <w:p w14:paraId="266C6D62" w14:textId="3894FE75" w:rsidR="00D91938" w:rsidRPr="008B6DA1" w:rsidRDefault="00D91938" w:rsidP="00FB53E0">
            <w:pPr>
              <w:pStyle w:val="TableBody"/>
            </w:pPr>
            <w:r w:rsidRPr="008B6DA1">
              <w:t>Lock</w:t>
            </w:r>
            <w:r w:rsidR="00806505">
              <w:t xml:space="preserve"> </w:t>
            </w:r>
            <w:r w:rsidRPr="008B6DA1">
              <w:t>Contention</w:t>
            </w:r>
          </w:p>
        </w:tc>
        <w:tc>
          <w:tcPr>
            <w:tcW w:w="1985" w:type="dxa"/>
            <w:vAlign w:val="center"/>
            <w:hideMark/>
          </w:tcPr>
          <w:p w14:paraId="28AD1BC6" w14:textId="4114163B" w:rsidR="00D91938" w:rsidRPr="008B6DA1" w:rsidRDefault="00D91938" w:rsidP="00FB53E0">
            <w:pPr>
              <w:pStyle w:val="TableBody"/>
            </w:pPr>
            <w:r w:rsidRPr="008B6DA1">
              <w:t>%</w:t>
            </w:r>
            <w:r w:rsidR="00806505">
              <w:t xml:space="preserve"> </w:t>
            </w:r>
            <w:r w:rsidRPr="008B6DA1">
              <w:t>of</w:t>
            </w:r>
            <w:r w:rsidR="00806505">
              <w:t xml:space="preserve"> </w:t>
            </w:r>
            <w:r w:rsidRPr="008B6DA1">
              <w:t>queries</w:t>
            </w:r>
            <w:r w:rsidR="00806505">
              <w:t xml:space="preserve"> </w:t>
            </w:r>
            <w:r w:rsidRPr="008B6DA1">
              <w:t>waiting</w:t>
            </w:r>
            <w:r w:rsidR="00806505">
              <w:t xml:space="preserve"> </w:t>
            </w:r>
            <w:r w:rsidRPr="008B6DA1">
              <w:t>on</w:t>
            </w:r>
            <w:r w:rsidR="00806505">
              <w:t xml:space="preserve"> </w:t>
            </w:r>
            <w:r w:rsidRPr="008B6DA1">
              <w:t>locks</w:t>
            </w:r>
            <w:r w:rsidR="00806505">
              <w:t xml:space="preserve"> </w:t>
            </w:r>
            <w:r w:rsidRPr="008B6DA1">
              <w:t>/</w:t>
            </w:r>
            <w:r w:rsidR="00806505">
              <w:t xml:space="preserve"> </w:t>
            </w:r>
            <w:r w:rsidRPr="008B6DA1">
              <w:t>average</w:t>
            </w:r>
            <w:r w:rsidR="00806505">
              <w:t xml:space="preserve"> </w:t>
            </w:r>
            <w:r w:rsidRPr="008B6DA1">
              <w:t>lock</w:t>
            </w:r>
            <w:r w:rsidR="00806505">
              <w:t xml:space="preserve"> </w:t>
            </w:r>
            <w:r w:rsidRPr="008B6DA1">
              <w:t>wait</w:t>
            </w:r>
            <w:r w:rsidR="00806505">
              <w:t xml:space="preserve"> </w:t>
            </w:r>
            <w:r w:rsidRPr="008B6DA1">
              <w:t>time</w:t>
            </w:r>
            <w:r w:rsidR="00806505">
              <w:t xml:space="preserve"> </w:t>
            </w:r>
            <w:r w:rsidRPr="008B6DA1">
              <w:t>(ms)</w:t>
            </w:r>
          </w:p>
        </w:tc>
        <w:tc>
          <w:tcPr>
            <w:tcW w:w="992" w:type="dxa"/>
            <w:vAlign w:val="center"/>
            <w:hideMark/>
          </w:tcPr>
          <w:p w14:paraId="140F463C" w14:textId="19CA2679" w:rsidR="00D91938" w:rsidRPr="008B6DA1" w:rsidRDefault="00D91938" w:rsidP="00FB53E0">
            <w:pPr>
              <w:pStyle w:val="TableBody"/>
            </w:pPr>
            <w:r w:rsidRPr="008B6DA1">
              <w:t>&lt;</w:t>
            </w:r>
            <w:r w:rsidR="00806505">
              <w:rPr>
                <w:rFonts w:ascii="Arial" w:hAnsi="Arial" w:cs="Arial"/>
              </w:rPr>
              <w:t xml:space="preserve"> </w:t>
            </w:r>
            <w:r w:rsidRPr="008B6DA1">
              <w:t>50</w:t>
            </w:r>
            <w:r w:rsidR="00806505">
              <w:rPr>
                <w:rFonts w:ascii="Arial" w:hAnsi="Arial" w:cs="Arial"/>
              </w:rPr>
              <w:t xml:space="preserve"> </w:t>
            </w:r>
            <w:r w:rsidRPr="008B6DA1">
              <w:t>ms</w:t>
            </w:r>
            <w:r w:rsidR="00806505">
              <w:t xml:space="preserve"> </w:t>
            </w:r>
            <w:r w:rsidRPr="008B6DA1">
              <w:t>avg</w:t>
            </w:r>
            <w:r w:rsidR="00806505">
              <w:t xml:space="preserve"> </w:t>
            </w:r>
            <w:r w:rsidRPr="008B6DA1">
              <w:t>lock</w:t>
            </w:r>
            <w:r w:rsidR="00806505">
              <w:t xml:space="preserve"> </w:t>
            </w:r>
            <w:r w:rsidRPr="008B6DA1">
              <w:t>wait</w:t>
            </w:r>
          </w:p>
        </w:tc>
        <w:tc>
          <w:tcPr>
            <w:tcW w:w="1276" w:type="dxa"/>
            <w:vAlign w:val="center"/>
            <w:hideMark/>
          </w:tcPr>
          <w:p w14:paraId="29063454" w14:textId="3B77E246" w:rsidR="00D91938" w:rsidRPr="008B6DA1" w:rsidRDefault="00D91938" w:rsidP="00FB53E0">
            <w:pPr>
              <w:pStyle w:val="TableBody"/>
            </w:pPr>
            <w:r w:rsidRPr="008B6DA1">
              <w:t>50–100</w:t>
            </w:r>
            <w:r w:rsidR="00806505">
              <w:rPr>
                <w:rFonts w:ascii="Arial" w:hAnsi="Arial" w:cs="Arial"/>
              </w:rPr>
              <w:t xml:space="preserve"> </w:t>
            </w:r>
            <w:r w:rsidRPr="008B6DA1">
              <w:t>ms</w:t>
            </w:r>
            <w:r w:rsidR="00806505">
              <w:t xml:space="preserve"> </w:t>
            </w:r>
            <w:r w:rsidRPr="008B6DA1">
              <w:t>sustained</w:t>
            </w:r>
            <w:r w:rsidR="00806505">
              <w:t xml:space="preserve"> </w:t>
            </w:r>
            <w:r w:rsidRPr="008B6DA1">
              <w:t>or</w:t>
            </w:r>
            <w:r w:rsidR="00806505">
              <w:t xml:space="preserve"> </w:t>
            </w:r>
            <w:r w:rsidRPr="008B6DA1">
              <w:t>&gt;</w:t>
            </w:r>
            <w:r w:rsidR="00806505">
              <w:rPr>
                <w:rFonts w:ascii="Arial" w:hAnsi="Arial" w:cs="Arial"/>
              </w:rPr>
              <w:t xml:space="preserve"> </w:t>
            </w:r>
            <w:r w:rsidRPr="008B6DA1">
              <w:t>1</w:t>
            </w:r>
            <w:r w:rsidR="00806505">
              <w:rPr>
                <w:rFonts w:ascii="Arial" w:hAnsi="Arial" w:cs="Arial"/>
              </w:rPr>
              <w:t xml:space="preserve"> </w:t>
            </w:r>
            <w:r w:rsidRPr="008B6DA1">
              <w:t>%</w:t>
            </w:r>
            <w:r w:rsidR="00806505">
              <w:t xml:space="preserve"> </w:t>
            </w:r>
            <w:r w:rsidRPr="008B6DA1">
              <w:t>of</w:t>
            </w:r>
            <w:r w:rsidR="00806505">
              <w:t xml:space="preserve"> </w:t>
            </w:r>
            <w:r w:rsidRPr="008B6DA1">
              <w:t>queries</w:t>
            </w:r>
            <w:r w:rsidR="00806505">
              <w:t xml:space="preserve"> </w:t>
            </w:r>
            <w:r w:rsidRPr="008B6DA1">
              <w:t>waiting</w:t>
            </w:r>
          </w:p>
        </w:tc>
        <w:tc>
          <w:tcPr>
            <w:tcW w:w="1559" w:type="dxa"/>
            <w:vAlign w:val="center"/>
            <w:hideMark/>
          </w:tcPr>
          <w:p w14:paraId="6E124DC2" w14:textId="635DB5EF" w:rsidR="00D91938" w:rsidRPr="008B6DA1" w:rsidRDefault="00D91938" w:rsidP="00FB53E0">
            <w:pPr>
              <w:pStyle w:val="TableBody"/>
            </w:pPr>
            <w:r w:rsidRPr="008B6DA1">
              <w:t>&gt;</w:t>
            </w:r>
            <w:r w:rsidR="00806505">
              <w:rPr>
                <w:rFonts w:ascii="Arial" w:hAnsi="Arial" w:cs="Arial"/>
              </w:rPr>
              <w:t xml:space="preserve"> </w:t>
            </w:r>
            <w:r w:rsidRPr="008B6DA1">
              <w:t>100</w:t>
            </w:r>
            <w:r w:rsidR="00806505">
              <w:rPr>
                <w:rFonts w:ascii="Arial" w:hAnsi="Arial" w:cs="Arial"/>
              </w:rPr>
              <w:t xml:space="preserve"> </w:t>
            </w:r>
            <w:r w:rsidRPr="008B6DA1">
              <w:t>ms</w:t>
            </w:r>
            <w:r w:rsidR="00806505">
              <w:t xml:space="preserve"> </w:t>
            </w:r>
            <w:r w:rsidRPr="008B6DA1">
              <w:t>sustained</w:t>
            </w:r>
            <w:r w:rsidR="00806505">
              <w:t xml:space="preserve"> </w:t>
            </w:r>
            <w:r w:rsidRPr="008B6DA1">
              <w:t>OR</w:t>
            </w:r>
            <w:r w:rsidR="00806505">
              <w:t xml:space="preserve"> </w:t>
            </w:r>
            <w:r w:rsidRPr="008B6DA1">
              <w:t>&gt;</w:t>
            </w:r>
            <w:r w:rsidR="00806505">
              <w:rPr>
                <w:rFonts w:ascii="Arial" w:hAnsi="Arial" w:cs="Arial"/>
              </w:rPr>
              <w:t xml:space="preserve"> </w:t>
            </w:r>
            <w:r w:rsidRPr="008B6DA1">
              <w:t>5</w:t>
            </w:r>
            <w:r w:rsidR="00806505">
              <w:rPr>
                <w:rFonts w:ascii="Arial" w:hAnsi="Arial" w:cs="Arial"/>
              </w:rPr>
              <w:t xml:space="preserve"> </w:t>
            </w:r>
            <w:r w:rsidRPr="008B6DA1">
              <w:t>%</w:t>
            </w:r>
            <w:r w:rsidR="00806505">
              <w:t xml:space="preserve"> </w:t>
            </w:r>
            <w:r w:rsidRPr="008B6DA1">
              <w:t>of</w:t>
            </w:r>
            <w:r w:rsidR="00806505">
              <w:t xml:space="preserve"> </w:t>
            </w:r>
            <w:r w:rsidRPr="008B6DA1">
              <w:t>queries</w:t>
            </w:r>
            <w:r w:rsidR="00806505">
              <w:t xml:space="preserve"> </w:t>
            </w:r>
            <w:r w:rsidRPr="008B6DA1">
              <w:t>waiting</w:t>
            </w:r>
          </w:p>
        </w:tc>
        <w:tc>
          <w:tcPr>
            <w:tcW w:w="3260" w:type="dxa"/>
            <w:vAlign w:val="center"/>
            <w:hideMark/>
          </w:tcPr>
          <w:p w14:paraId="4F3E041C" w14:textId="3D51D2B3" w:rsidR="00D91938" w:rsidRPr="008B6DA1" w:rsidRDefault="00D91938" w:rsidP="00FB53E0">
            <w:pPr>
              <w:pStyle w:val="TableBody"/>
            </w:pPr>
            <w:r w:rsidRPr="008B6DA1">
              <w:t>High</w:t>
            </w:r>
            <w:r w:rsidR="00806505">
              <w:t xml:space="preserve"> </w:t>
            </w:r>
            <w:r w:rsidRPr="008B6DA1">
              <w:t>contention</w:t>
            </w:r>
            <w:r w:rsidR="00806505">
              <w:t xml:space="preserve"> </w:t>
            </w:r>
            <w:r w:rsidRPr="008B6DA1">
              <w:t>implies</w:t>
            </w:r>
            <w:r w:rsidR="00806505">
              <w:t xml:space="preserve"> </w:t>
            </w:r>
            <w:r w:rsidRPr="008B6DA1">
              <w:t>transaction</w:t>
            </w:r>
            <w:r w:rsidR="00806505">
              <w:t xml:space="preserve"> </w:t>
            </w:r>
            <w:r w:rsidRPr="008B6DA1">
              <w:t>design</w:t>
            </w:r>
            <w:r w:rsidR="00806505">
              <w:t xml:space="preserve"> </w:t>
            </w:r>
            <w:r w:rsidRPr="008B6DA1">
              <w:t>or</w:t>
            </w:r>
            <w:r w:rsidR="00806505">
              <w:t xml:space="preserve"> </w:t>
            </w:r>
            <w:r w:rsidRPr="008B6DA1">
              <w:t>concurrency</w:t>
            </w:r>
            <w:r w:rsidR="00806505">
              <w:t xml:space="preserve"> </w:t>
            </w:r>
            <w:r w:rsidRPr="008B6DA1">
              <w:t>issues;</w:t>
            </w:r>
            <w:r w:rsidR="00806505">
              <w:t xml:space="preserve"> </w:t>
            </w:r>
            <w:r w:rsidRPr="008B6DA1">
              <w:t>critical</w:t>
            </w:r>
            <w:r w:rsidR="00806505">
              <w:t xml:space="preserve"> </w:t>
            </w:r>
            <w:r w:rsidRPr="008B6DA1">
              <w:t>when</w:t>
            </w:r>
            <w:r w:rsidR="00806505">
              <w:t xml:space="preserve"> </w:t>
            </w:r>
            <w:r w:rsidRPr="008B6DA1">
              <w:t>impacting</w:t>
            </w:r>
            <w:r w:rsidR="00806505">
              <w:t xml:space="preserve"> </w:t>
            </w:r>
            <w:r w:rsidRPr="008B6DA1">
              <w:t>throughput.</w:t>
            </w:r>
          </w:p>
        </w:tc>
      </w:tr>
      <w:tr w:rsidR="00D91938" w:rsidRPr="008B6DA1" w14:paraId="3F8274A4" w14:textId="77777777" w:rsidTr="004562A9">
        <w:tc>
          <w:tcPr>
            <w:tcW w:w="1129" w:type="dxa"/>
            <w:vAlign w:val="center"/>
            <w:hideMark/>
          </w:tcPr>
          <w:p w14:paraId="773B2746" w14:textId="18AC45B6" w:rsidR="00D91938" w:rsidRPr="008B6DA1" w:rsidRDefault="00D91938" w:rsidP="00FB53E0">
            <w:pPr>
              <w:pStyle w:val="TableBody"/>
            </w:pPr>
            <w:r w:rsidRPr="008B6DA1">
              <w:t>Connection</w:t>
            </w:r>
            <w:r w:rsidR="00806505">
              <w:t xml:space="preserve"> </w:t>
            </w:r>
            <w:r w:rsidRPr="008B6DA1">
              <w:t>Pool</w:t>
            </w:r>
            <w:r w:rsidR="00806505">
              <w:t xml:space="preserve"> </w:t>
            </w:r>
            <w:r w:rsidRPr="008B6DA1">
              <w:t>Usage</w:t>
            </w:r>
          </w:p>
        </w:tc>
        <w:tc>
          <w:tcPr>
            <w:tcW w:w="1985" w:type="dxa"/>
            <w:vAlign w:val="center"/>
            <w:hideMark/>
          </w:tcPr>
          <w:p w14:paraId="335E954D" w14:textId="117725B6" w:rsidR="00D91938" w:rsidRPr="008B6DA1" w:rsidRDefault="00D91938" w:rsidP="00FB53E0">
            <w:pPr>
              <w:pStyle w:val="TableBody"/>
            </w:pPr>
            <w:r w:rsidRPr="008B6DA1">
              <w:t>%</w:t>
            </w:r>
            <w:r w:rsidR="00806505">
              <w:t xml:space="preserve"> </w:t>
            </w:r>
            <w:r w:rsidRPr="008B6DA1">
              <w:t>of</w:t>
            </w:r>
            <w:r w:rsidR="00806505">
              <w:t xml:space="preserve"> </w:t>
            </w:r>
            <w:r w:rsidRPr="008B6DA1">
              <w:t>max</w:t>
            </w:r>
            <w:r w:rsidR="00806505">
              <w:t xml:space="preserve"> </w:t>
            </w:r>
            <w:r w:rsidRPr="008B6DA1">
              <w:t>available</w:t>
            </w:r>
            <w:r w:rsidR="00806505">
              <w:t xml:space="preserve"> </w:t>
            </w:r>
            <w:r w:rsidRPr="008B6DA1">
              <w:t>connections</w:t>
            </w:r>
            <w:r w:rsidR="00806505">
              <w:t xml:space="preserve"> </w:t>
            </w:r>
            <w:r w:rsidRPr="008B6DA1">
              <w:t>in</w:t>
            </w:r>
            <w:r w:rsidR="00806505">
              <w:t xml:space="preserve"> </w:t>
            </w:r>
            <w:r w:rsidRPr="008B6DA1">
              <w:t>use</w:t>
            </w:r>
            <w:r w:rsidR="00806505">
              <w:t xml:space="preserve"> </w:t>
            </w:r>
            <w:r w:rsidRPr="008B6DA1">
              <w:t>(per</w:t>
            </w:r>
            <w:r w:rsidR="00806505">
              <w:t xml:space="preserve"> </w:t>
            </w:r>
            <w:r w:rsidRPr="008B6DA1">
              <w:t>app</w:t>
            </w:r>
            <w:r w:rsidR="00806505">
              <w:t xml:space="preserve"> </w:t>
            </w:r>
            <w:r w:rsidRPr="008B6DA1">
              <w:t>/</w:t>
            </w:r>
            <w:r w:rsidR="00806505">
              <w:t xml:space="preserve"> </w:t>
            </w:r>
            <w:r w:rsidRPr="008B6DA1">
              <w:t>DB</w:t>
            </w:r>
            <w:r w:rsidR="00806505">
              <w:t xml:space="preserve"> </w:t>
            </w:r>
            <w:r w:rsidRPr="008B6DA1">
              <w:t>pool)</w:t>
            </w:r>
          </w:p>
        </w:tc>
        <w:tc>
          <w:tcPr>
            <w:tcW w:w="992" w:type="dxa"/>
            <w:vAlign w:val="center"/>
            <w:hideMark/>
          </w:tcPr>
          <w:p w14:paraId="4E9281F7" w14:textId="22EE6DE4" w:rsidR="00D91938" w:rsidRPr="008B6DA1" w:rsidRDefault="00D91938" w:rsidP="00FB53E0">
            <w:pPr>
              <w:pStyle w:val="TableBody"/>
            </w:pPr>
            <w:r w:rsidRPr="008B6DA1">
              <w:t>40–70</w:t>
            </w:r>
            <w:r w:rsidR="00806505">
              <w:rPr>
                <w:rFonts w:ascii="Arial" w:hAnsi="Arial" w:cs="Arial"/>
              </w:rPr>
              <w:t xml:space="preserve"> </w:t>
            </w:r>
            <w:r w:rsidRPr="008B6DA1">
              <w:t>%</w:t>
            </w:r>
          </w:p>
        </w:tc>
        <w:tc>
          <w:tcPr>
            <w:tcW w:w="1276" w:type="dxa"/>
            <w:vAlign w:val="center"/>
            <w:hideMark/>
          </w:tcPr>
          <w:p w14:paraId="6590B626" w14:textId="743FF7E2" w:rsidR="00D91938" w:rsidRPr="008B6DA1" w:rsidRDefault="00D91938" w:rsidP="00FB53E0">
            <w:pPr>
              <w:pStyle w:val="TableBody"/>
            </w:pPr>
            <w:r w:rsidRPr="008B6DA1">
              <w:t>&gt;</w:t>
            </w:r>
            <w:r w:rsidR="00806505">
              <w:rPr>
                <w:rFonts w:ascii="Arial" w:hAnsi="Arial" w:cs="Arial"/>
              </w:rPr>
              <w:t xml:space="preserve"> </w:t>
            </w:r>
            <w:r w:rsidRPr="008B6DA1">
              <w:t>80</w:t>
            </w:r>
            <w:r w:rsidR="00806505">
              <w:rPr>
                <w:rFonts w:ascii="Arial" w:hAnsi="Arial" w:cs="Arial"/>
              </w:rPr>
              <w:t xml:space="preserve"> </w:t>
            </w:r>
            <w:r w:rsidRPr="008B6DA1">
              <w:t>%</w:t>
            </w:r>
            <w:r w:rsidR="00806505">
              <w:t xml:space="preserve"> </w:t>
            </w:r>
            <w:r w:rsidRPr="008B6DA1">
              <w:t>for</w:t>
            </w:r>
            <w:r w:rsidR="00806505">
              <w:t xml:space="preserve"> </w:t>
            </w:r>
            <w:r w:rsidRPr="008B6DA1">
              <w:t>&gt;</w:t>
            </w:r>
            <w:r w:rsidR="00806505">
              <w:rPr>
                <w:rFonts w:ascii="Arial" w:hAnsi="Arial" w:cs="Arial"/>
              </w:rPr>
              <w:t xml:space="preserve"> </w:t>
            </w:r>
            <w:r w:rsidRPr="008B6DA1">
              <w:t>5</w:t>
            </w:r>
            <w:r w:rsidR="00806505">
              <w:rPr>
                <w:rFonts w:ascii="Arial" w:hAnsi="Arial" w:cs="Arial"/>
              </w:rPr>
              <w:t xml:space="preserve"> </w:t>
            </w:r>
            <w:r w:rsidRPr="008B6DA1">
              <w:t>min</w:t>
            </w:r>
          </w:p>
        </w:tc>
        <w:tc>
          <w:tcPr>
            <w:tcW w:w="1559" w:type="dxa"/>
            <w:vAlign w:val="center"/>
            <w:hideMark/>
          </w:tcPr>
          <w:p w14:paraId="7BA8AC56" w14:textId="1050E8F2" w:rsidR="00D91938" w:rsidRPr="008B6DA1" w:rsidRDefault="00D91938" w:rsidP="00FB53E0">
            <w:pPr>
              <w:pStyle w:val="TableBody"/>
            </w:pPr>
            <w:r w:rsidRPr="008B6DA1">
              <w:t>&gt;</w:t>
            </w:r>
            <w:r w:rsidR="00806505">
              <w:rPr>
                <w:rFonts w:ascii="Arial" w:hAnsi="Arial" w:cs="Arial"/>
              </w:rPr>
              <w:t xml:space="preserve"> </w:t>
            </w:r>
            <w:r w:rsidRPr="008B6DA1">
              <w:t>90</w:t>
            </w:r>
            <w:r w:rsidR="00806505">
              <w:rPr>
                <w:rFonts w:ascii="Arial" w:hAnsi="Arial" w:cs="Arial"/>
              </w:rPr>
              <w:t xml:space="preserve"> </w:t>
            </w:r>
            <w:r w:rsidRPr="008B6DA1">
              <w:t>%</w:t>
            </w:r>
            <w:r w:rsidR="00806505">
              <w:t xml:space="preserve"> </w:t>
            </w:r>
            <w:r w:rsidRPr="008B6DA1">
              <w:t>for</w:t>
            </w:r>
            <w:r w:rsidR="00806505">
              <w:t xml:space="preserve"> </w:t>
            </w:r>
            <w:r w:rsidRPr="008B6DA1">
              <w:t>&gt;</w:t>
            </w:r>
            <w:r w:rsidR="00806505">
              <w:rPr>
                <w:rFonts w:ascii="Arial" w:hAnsi="Arial" w:cs="Arial"/>
              </w:rPr>
              <w:t xml:space="preserve"> </w:t>
            </w:r>
            <w:r w:rsidRPr="008B6DA1">
              <w:t>2</w:t>
            </w:r>
            <w:r w:rsidR="00806505">
              <w:rPr>
                <w:rFonts w:ascii="Arial" w:hAnsi="Arial" w:cs="Arial"/>
              </w:rPr>
              <w:t xml:space="preserve"> </w:t>
            </w:r>
            <w:r w:rsidRPr="008B6DA1">
              <w:t>min</w:t>
            </w:r>
            <w:r w:rsidR="00806505">
              <w:t xml:space="preserve"> </w:t>
            </w:r>
            <w:r w:rsidRPr="008B6DA1">
              <w:t>or</w:t>
            </w:r>
            <w:r w:rsidR="00806505">
              <w:t xml:space="preserve"> </w:t>
            </w:r>
            <w:r w:rsidRPr="008B6DA1">
              <w:t>exhaustion</w:t>
            </w:r>
            <w:r w:rsidR="00806505">
              <w:t xml:space="preserve"> </w:t>
            </w:r>
            <w:r w:rsidRPr="008B6DA1">
              <w:t>errors</w:t>
            </w:r>
          </w:p>
        </w:tc>
        <w:tc>
          <w:tcPr>
            <w:tcW w:w="3260" w:type="dxa"/>
            <w:vAlign w:val="center"/>
            <w:hideMark/>
          </w:tcPr>
          <w:p w14:paraId="10E86BF6" w14:textId="22D2D662" w:rsidR="00D91938" w:rsidRPr="008B6DA1" w:rsidRDefault="00D91938" w:rsidP="00FB53E0">
            <w:pPr>
              <w:pStyle w:val="TableBody"/>
            </w:pPr>
            <w:r w:rsidRPr="008B6DA1">
              <w:t>Keep</w:t>
            </w:r>
            <w:r w:rsidR="00806505">
              <w:t xml:space="preserve"> </w:t>
            </w:r>
            <w:r w:rsidRPr="008B6DA1">
              <w:t>utilization</w:t>
            </w:r>
            <w:r w:rsidR="00806505">
              <w:t xml:space="preserve"> </w:t>
            </w:r>
            <w:r w:rsidRPr="008B6DA1">
              <w:t>below</w:t>
            </w:r>
            <w:r w:rsidR="00806505">
              <w:t xml:space="preserve"> </w:t>
            </w:r>
            <w:r w:rsidRPr="008B6DA1">
              <w:t>75%</w:t>
            </w:r>
            <w:r w:rsidR="00806505">
              <w:t xml:space="preserve"> </w:t>
            </w:r>
            <w:r w:rsidRPr="008B6DA1">
              <w:t>steady;</w:t>
            </w:r>
            <w:r w:rsidR="00806505">
              <w:t xml:space="preserve"> </w:t>
            </w:r>
            <w:r w:rsidRPr="008B6DA1">
              <w:t>sustained</w:t>
            </w:r>
            <w:r w:rsidR="00806505">
              <w:t xml:space="preserve"> </w:t>
            </w:r>
            <w:r w:rsidRPr="008B6DA1">
              <w:t>&gt;</w:t>
            </w:r>
            <w:r w:rsidR="00806505">
              <w:rPr>
                <w:rFonts w:ascii="Arial" w:hAnsi="Arial" w:cs="Arial"/>
              </w:rPr>
              <w:t xml:space="preserve"> </w:t>
            </w:r>
            <w:r w:rsidRPr="008B6DA1">
              <w:t>90</w:t>
            </w:r>
            <w:r w:rsidR="00806505">
              <w:rPr>
                <w:rFonts w:ascii="Arial" w:hAnsi="Arial" w:cs="Arial"/>
              </w:rPr>
              <w:t xml:space="preserve"> </w:t>
            </w:r>
            <w:r w:rsidRPr="008B6DA1">
              <w:t>%</w:t>
            </w:r>
            <w:r w:rsidR="00806505">
              <w:t xml:space="preserve"> </w:t>
            </w:r>
            <w:r w:rsidRPr="008B6DA1">
              <w:t>risks</w:t>
            </w:r>
            <w:r w:rsidR="00806505">
              <w:t xml:space="preserve"> </w:t>
            </w:r>
            <w:r w:rsidRPr="008B6DA1">
              <w:t>connection</w:t>
            </w:r>
            <w:r w:rsidR="00806505">
              <w:t xml:space="preserve"> </w:t>
            </w:r>
            <w:r w:rsidRPr="008B6DA1">
              <w:t>timeouts</w:t>
            </w:r>
            <w:r w:rsidR="00806505">
              <w:t xml:space="preserve"> </w:t>
            </w:r>
            <w:r w:rsidRPr="008B6DA1">
              <w:t>and</w:t>
            </w:r>
            <w:r w:rsidR="00806505">
              <w:t xml:space="preserve"> </w:t>
            </w:r>
            <w:r w:rsidRPr="008B6DA1">
              <w:t>refused</w:t>
            </w:r>
            <w:r w:rsidR="00806505">
              <w:t xml:space="preserve"> </w:t>
            </w:r>
            <w:r w:rsidRPr="008B6DA1">
              <w:t>connections.</w:t>
            </w:r>
          </w:p>
        </w:tc>
      </w:tr>
      <w:tr w:rsidR="00D91938" w:rsidRPr="008B6DA1" w14:paraId="18123D35" w14:textId="77777777" w:rsidTr="004562A9">
        <w:tc>
          <w:tcPr>
            <w:tcW w:w="1129" w:type="dxa"/>
            <w:vAlign w:val="center"/>
            <w:hideMark/>
          </w:tcPr>
          <w:p w14:paraId="0AC17ADE" w14:textId="0D77445F" w:rsidR="00D91938" w:rsidRPr="008B6DA1" w:rsidRDefault="00D91938" w:rsidP="00FB53E0">
            <w:pPr>
              <w:pStyle w:val="TableBody"/>
            </w:pPr>
            <w:r w:rsidRPr="008B6DA1">
              <w:lastRenderedPageBreak/>
              <w:t>Replication</w:t>
            </w:r>
            <w:r w:rsidR="00806505">
              <w:t xml:space="preserve"> </w:t>
            </w:r>
            <w:r w:rsidRPr="008B6DA1">
              <w:t>Lag</w:t>
            </w:r>
          </w:p>
        </w:tc>
        <w:tc>
          <w:tcPr>
            <w:tcW w:w="1985" w:type="dxa"/>
            <w:vAlign w:val="center"/>
            <w:hideMark/>
          </w:tcPr>
          <w:p w14:paraId="3B934E78" w14:textId="4B519AD3" w:rsidR="00D91938" w:rsidRPr="008B6DA1" w:rsidRDefault="00D91938" w:rsidP="00FB53E0">
            <w:pPr>
              <w:pStyle w:val="TableBody"/>
            </w:pPr>
            <w:r w:rsidRPr="008B6DA1">
              <w:t>Seconds</w:t>
            </w:r>
            <w:r w:rsidR="00806505">
              <w:t xml:space="preserve"> </w:t>
            </w:r>
            <w:r w:rsidRPr="008B6DA1">
              <w:t>behind</w:t>
            </w:r>
            <w:r w:rsidR="00806505">
              <w:t xml:space="preserve"> </w:t>
            </w:r>
            <w:r w:rsidRPr="008B6DA1">
              <w:t>master</w:t>
            </w:r>
            <w:r w:rsidR="00806505">
              <w:t xml:space="preserve"> </w:t>
            </w:r>
            <w:r w:rsidRPr="008B6DA1">
              <w:t>/</w:t>
            </w:r>
            <w:r w:rsidR="00806505">
              <w:t xml:space="preserve"> </w:t>
            </w:r>
            <w:r w:rsidRPr="008B6DA1">
              <w:t>primary</w:t>
            </w:r>
          </w:p>
        </w:tc>
        <w:tc>
          <w:tcPr>
            <w:tcW w:w="992" w:type="dxa"/>
            <w:vAlign w:val="center"/>
            <w:hideMark/>
          </w:tcPr>
          <w:p w14:paraId="1D3637CC" w14:textId="59ECCBB0" w:rsidR="00D91938" w:rsidRPr="008B6DA1" w:rsidRDefault="00D91938" w:rsidP="00FB53E0">
            <w:pPr>
              <w:pStyle w:val="TableBody"/>
            </w:pPr>
            <w:r w:rsidRPr="008B6DA1">
              <w:t>&lt;</w:t>
            </w:r>
            <w:r w:rsidR="00806505">
              <w:rPr>
                <w:rFonts w:ascii="Arial" w:hAnsi="Arial" w:cs="Arial"/>
              </w:rPr>
              <w:t xml:space="preserve"> </w:t>
            </w:r>
            <w:r w:rsidRPr="008B6DA1">
              <w:t>1</w:t>
            </w:r>
            <w:r w:rsidR="00806505">
              <w:rPr>
                <w:rFonts w:ascii="Arial" w:hAnsi="Arial" w:cs="Arial"/>
              </w:rPr>
              <w:t xml:space="preserve"> </w:t>
            </w:r>
            <w:r w:rsidRPr="008B6DA1">
              <w:t>s</w:t>
            </w:r>
          </w:p>
        </w:tc>
        <w:tc>
          <w:tcPr>
            <w:tcW w:w="1276" w:type="dxa"/>
            <w:vAlign w:val="center"/>
            <w:hideMark/>
          </w:tcPr>
          <w:p w14:paraId="44075DA8" w14:textId="2F56DD30" w:rsidR="00D91938" w:rsidRPr="008B6DA1" w:rsidRDefault="00D91938" w:rsidP="00FB53E0">
            <w:pPr>
              <w:pStyle w:val="TableBody"/>
            </w:pPr>
            <w:r w:rsidRPr="008B6DA1">
              <w:t>2–5</w:t>
            </w:r>
            <w:r w:rsidR="00806505">
              <w:rPr>
                <w:rFonts w:ascii="Arial" w:hAnsi="Arial" w:cs="Arial"/>
              </w:rPr>
              <w:t xml:space="preserve"> </w:t>
            </w:r>
            <w:r w:rsidRPr="008B6DA1">
              <w:t>s</w:t>
            </w:r>
            <w:r w:rsidR="00806505">
              <w:t xml:space="preserve"> </w:t>
            </w:r>
            <w:r w:rsidRPr="008B6DA1">
              <w:t>sustained</w:t>
            </w:r>
          </w:p>
        </w:tc>
        <w:tc>
          <w:tcPr>
            <w:tcW w:w="1559" w:type="dxa"/>
            <w:vAlign w:val="center"/>
            <w:hideMark/>
          </w:tcPr>
          <w:p w14:paraId="69A0D9FC" w14:textId="2642C26E" w:rsidR="00D91938" w:rsidRPr="008B6DA1" w:rsidRDefault="00D91938" w:rsidP="00FB53E0">
            <w:pPr>
              <w:pStyle w:val="TableBody"/>
            </w:pPr>
            <w:r w:rsidRPr="008B6DA1">
              <w:t>&gt;</w:t>
            </w:r>
            <w:r w:rsidR="00806505">
              <w:rPr>
                <w:rFonts w:ascii="Arial" w:hAnsi="Arial" w:cs="Arial"/>
              </w:rPr>
              <w:t xml:space="preserve"> </w:t>
            </w:r>
            <w:r w:rsidRPr="008B6DA1">
              <w:t>10</w:t>
            </w:r>
            <w:r w:rsidR="00806505">
              <w:rPr>
                <w:rFonts w:ascii="Arial" w:hAnsi="Arial" w:cs="Arial"/>
              </w:rPr>
              <w:t xml:space="preserve"> </w:t>
            </w:r>
            <w:r w:rsidRPr="008B6DA1">
              <w:t>s</w:t>
            </w:r>
            <w:r w:rsidR="00806505">
              <w:t xml:space="preserve"> </w:t>
            </w:r>
            <w:r w:rsidRPr="008B6DA1">
              <w:t>sustained</w:t>
            </w:r>
            <w:r w:rsidR="00806505">
              <w:t xml:space="preserve"> </w:t>
            </w:r>
            <w:r w:rsidRPr="008B6DA1">
              <w:t>or</w:t>
            </w:r>
            <w:r w:rsidR="00806505">
              <w:t xml:space="preserve"> </w:t>
            </w:r>
            <w:r w:rsidRPr="008B6DA1">
              <w:t>increasing</w:t>
            </w:r>
            <w:r w:rsidR="00806505">
              <w:t xml:space="preserve"> </w:t>
            </w:r>
            <w:r w:rsidRPr="008B6DA1">
              <w:t>trend</w:t>
            </w:r>
          </w:p>
        </w:tc>
        <w:tc>
          <w:tcPr>
            <w:tcW w:w="3260" w:type="dxa"/>
            <w:vAlign w:val="center"/>
            <w:hideMark/>
          </w:tcPr>
          <w:p w14:paraId="5AD77E39" w14:textId="25C9D961" w:rsidR="00D91938" w:rsidRPr="008B6DA1" w:rsidRDefault="00D91938" w:rsidP="00FB53E0">
            <w:pPr>
              <w:pStyle w:val="TableBody"/>
            </w:pPr>
            <w:r w:rsidRPr="008B6DA1">
              <w:t>Applies</w:t>
            </w:r>
            <w:r w:rsidR="00806505">
              <w:t xml:space="preserve"> </w:t>
            </w:r>
            <w:r w:rsidRPr="008B6DA1">
              <w:t>to</w:t>
            </w:r>
            <w:r w:rsidR="00806505">
              <w:t xml:space="preserve"> </w:t>
            </w:r>
            <w:r w:rsidRPr="008B6DA1">
              <w:t>replicas.</w:t>
            </w:r>
            <w:r w:rsidR="00806505">
              <w:t xml:space="preserve"> </w:t>
            </w:r>
            <w:r w:rsidRPr="008B6DA1">
              <w:t>For</w:t>
            </w:r>
            <w:r w:rsidR="00806505">
              <w:t xml:space="preserve"> </w:t>
            </w:r>
            <w:r w:rsidRPr="008B6DA1">
              <w:t>read</w:t>
            </w:r>
            <w:r w:rsidR="00806505">
              <w:t xml:space="preserve"> </w:t>
            </w:r>
            <w:r w:rsidRPr="008B6DA1">
              <w:t>replicas,</w:t>
            </w:r>
            <w:r w:rsidR="00806505">
              <w:t xml:space="preserve"> </w:t>
            </w:r>
            <w:r w:rsidRPr="008B6DA1">
              <w:t>&lt;</w:t>
            </w:r>
            <w:r w:rsidR="00806505">
              <w:rPr>
                <w:rFonts w:ascii="Arial" w:hAnsi="Arial" w:cs="Arial"/>
              </w:rPr>
              <w:t xml:space="preserve"> </w:t>
            </w:r>
            <w:r w:rsidRPr="008B6DA1">
              <w:t>5</w:t>
            </w:r>
            <w:r w:rsidR="00806505">
              <w:rPr>
                <w:rFonts w:ascii="Arial" w:hAnsi="Arial" w:cs="Arial"/>
              </w:rPr>
              <w:t xml:space="preserve"> </w:t>
            </w:r>
            <w:r w:rsidRPr="008B6DA1">
              <w:t>s</w:t>
            </w:r>
            <w:r w:rsidR="00806505">
              <w:t xml:space="preserve"> </w:t>
            </w:r>
            <w:r w:rsidRPr="008B6DA1">
              <w:t>acceptable;</w:t>
            </w:r>
            <w:r w:rsidR="00806505">
              <w:t xml:space="preserve"> </w:t>
            </w:r>
            <w:r w:rsidRPr="008B6DA1">
              <w:t>critical</w:t>
            </w:r>
            <w:r w:rsidR="00806505">
              <w:t xml:space="preserve"> </w:t>
            </w:r>
            <w:r w:rsidRPr="008B6DA1">
              <w:t>beyond</w:t>
            </w:r>
            <w:r w:rsidR="00806505">
              <w:t xml:space="preserve"> </w:t>
            </w:r>
            <w:r w:rsidRPr="008B6DA1">
              <w:t>10</w:t>
            </w:r>
            <w:r w:rsidR="00806505">
              <w:rPr>
                <w:rFonts w:ascii="Arial" w:hAnsi="Arial" w:cs="Arial"/>
              </w:rPr>
              <w:t xml:space="preserve"> </w:t>
            </w:r>
            <w:r w:rsidRPr="008B6DA1">
              <w:t>s</w:t>
            </w:r>
            <w:r w:rsidR="00806505">
              <w:t xml:space="preserve"> </w:t>
            </w:r>
            <w:r w:rsidRPr="008B6DA1">
              <w:t>if</w:t>
            </w:r>
            <w:r w:rsidR="00806505">
              <w:t xml:space="preserve"> </w:t>
            </w:r>
            <w:r w:rsidRPr="008B6DA1">
              <w:t>reads</w:t>
            </w:r>
            <w:r w:rsidR="00806505">
              <w:t xml:space="preserve"> </w:t>
            </w:r>
            <w:r w:rsidRPr="008B6DA1">
              <w:t>depend</w:t>
            </w:r>
            <w:r w:rsidR="00806505">
              <w:t xml:space="preserve"> </w:t>
            </w:r>
            <w:r w:rsidRPr="008B6DA1">
              <w:t>on</w:t>
            </w:r>
            <w:r w:rsidR="00806505">
              <w:t xml:space="preserve"> </w:t>
            </w:r>
            <w:r w:rsidRPr="008B6DA1">
              <w:t>fresh</w:t>
            </w:r>
            <w:r w:rsidR="00806505">
              <w:t xml:space="preserve"> </w:t>
            </w:r>
            <w:r w:rsidRPr="008B6DA1">
              <w:t>data.</w:t>
            </w:r>
          </w:p>
        </w:tc>
      </w:tr>
      <w:tr w:rsidR="00D91938" w:rsidRPr="008B6DA1" w14:paraId="22CE10BF" w14:textId="77777777" w:rsidTr="004562A9">
        <w:tc>
          <w:tcPr>
            <w:tcW w:w="1129" w:type="dxa"/>
            <w:vAlign w:val="center"/>
            <w:hideMark/>
          </w:tcPr>
          <w:p w14:paraId="0EC2CE55" w14:textId="177D0175" w:rsidR="00D91938" w:rsidRPr="008B6DA1" w:rsidRDefault="00D91938" w:rsidP="00FB53E0">
            <w:pPr>
              <w:pStyle w:val="TableBody"/>
            </w:pPr>
            <w:r w:rsidRPr="008B6DA1">
              <w:t>Query</w:t>
            </w:r>
            <w:r w:rsidR="00806505">
              <w:t xml:space="preserve"> </w:t>
            </w:r>
            <w:r w:rsidRPr="008B6DA1">
              <w:t>Latency</w:t>
            </w:r>
            <w:r w:rsidR="00806505">
              <w:t xml:space="preserve"> </w:t>
            </w:r>
            <w:r w:rsidRPr="008B6DA1">
              <w:t>(Overall)</w:t>
            </w:r>
          </w:p>
        </w:tc>
        <w:tc>
          <w:tcPr>
            <w:tcW w:w="1985" w:type="dxa"/>
            <w:vAlign w:val="center"/>
            <w:hideMark/>
          </w:tcPr>
          <w:p w14:paraId="62724F92" w14:textId="44837E84" w:rsidR="00D91938" w:rsidRPr="008B6DA1" w:rsidRDefault="00D91938" w:rsidP="00FB53E0">
            <w:pPr>
              <w:pStyle w:val="TableBody"/>
            </w:pPr>
            <w:r w:rsidRPr="008B6DA1">
              <w:t>Avg</w:t>
            </w:r>
            <w:r w:rsidR="00806505">
              <w:t xml:space="preserve"> </w:t>
            </w:r>
            <w:r w:rsidRPr="008B6DA1">
              <w:t>/</w:t>
            </w:r>
            <w:r w:rsidR="00806505">
              <w:t xml:space="preserve"> </w:t>
            </w:r>
            <w:r w:rsidRPr="008B6DA1">
              <w:t>P95</w:t>
            </w:r>
            <w:r w:rsidR="00806505">
              <w:t xml:space="preserve"> </w:t>
            </w:r>
            <w:r w:rsidRPr="008B6DA1">
              <w:t>ms</w:t>
            </w:r>
            <w:r w:rsidR="00806505">
              <w:t xml:space="preserve"> </w:t>
            </w:r>
            <w:r w:rsidRPr="008B6DA1">
              <w:t>per</w:t>
            </w:r>
            <w:r w:rsidR="00806505">
              <w:t xml:space="preserve"> </w:t>
            </w:r>
            <w:r w:rsidRPr="008B6DA1">
              <w:t>query</w:t>
            </w:r>
          </w:p>
        </w:tc>
        <w:tc>
          <w:tcPr>
            <w:tcW w:w="992" w:type="dxa"/>
            <w:vAlign w:val="center"/>
            <w:hideMark/>
          </w:tcPr>
          <w:p w14:paraId="566372D3" w14:textId="7D4C89A0" w:rsidR="00D91938" w:rsidRPr="008B6DA1" w:rsidRDefault="00D91938" w:rsidP="00FB53E0">
            <w:pPr>
              <w:pStyle w:val="TableBody"/>
            </w:pPr>
            <w:r w:rsidRPr="008B6DA1">
              <w:t>P95</w:t>
            </w:r>
            <w:r w:rsidR="00806505">
              <w:rPr>
                <w:rFonts w:ascii="Arial" w:hAnsi="Arial" w:cs="Arial"/>
              </w:rPr>
              <w:t xml:space="preserve"> </w:t>
            </w:r>
            <w:r w:rsidRPr="008B6DA1">
              <w:t>&lt;</w:t>
            </w:r>
            <w:r w:rsidR="00806505">
              <w:rPr>
                <w:rFonts w:ascii="Arial" w:hAnsi="Arial" w:cs="Arial"/>
              </w:rPr>
              <w:t xml:space="preserve"> </w:t>
            </w:r>
            <w:r w:rsidRPr="008B6DA1">
              <w:t>100</w:t>
            </w:r>
            <w:r w:rsidR="00806505">
              <w:rPr>
                <w:rFonts w:ascii="Arial" w:hAnsi="Arial" w:cs="Arial"/>
              </w:rPr>
              <w:t xml:space="preserve"> </w:t>
            </w:r>
            <w:r w:rsidRPr="008B6DA1">
              <w:t>ms</w:t>
            </w:r>
          </w:p>
        </w:tc>
        <w:tc>
          <w:tcPr>
            <w:tcW w:w="1276" w:type="dxa"/>
            <w:vAlign w:val="center"/>
            <w:hideMark/>
          </w:tcPr>
          <w:p w14:paraId="4038D9E0" w14:textId="0C42DDE4" w:rsidR="00D91938" w:rsidRPr="008B6DA1" w:rsidRDefault="00D91938" w:rsidP="00FB53E0">
            <w:pPr>
              <w:pStyle w:val="TableBody"/>
            </w:pPr>
            <w:r w:rsidRPr="008B6DA1">
              <w:t>100–200</w:t>
            </w:r>
            <w:r w:rsidR="00806505">
              <w:rPr>
                <w:rFonts w:ascii="Arial" w:hAnsi="Arial" w:cs="Arial"/>
              </w:rPr>
              <w:t xml:space="preserve"> </w:t>
            </w:r>
            <w:r w:rsidRPr="008B6DA1">
              <w:t>ms</w:t>
            </w:r>
            <w:r w:rsidR="00806505">
              <w:t xml:space="preserve"> </w:t>
            </w:r>
            <w:r w:rsidRPr="008B6DA1">
              <w:t>sustained</w:t>
            </w:r>
          </w:p>
        </w:tc>
        <w:tc>
          <w:tcPr>
            <w:tcW w:w="1559" w:type="dxa"/>
            <w:vAlign w:val="center"/>
            <w:hideMark/>
          </w:tcPr>
          <w:p w14:paraId="600B3C51" w14:textId="2F76A1FD" w:rsidR="00D91938" w:rsidRPr="008B6DA1" w:rsidRDefault="00D91938" w:rsidP="00FB53E0">
            <w:pPr>
              <w:pStyle w:val="TableBody"/>
            </w:pPr>
            <w:r w:rsidRPr="008B6DA1">
              <w:t>&gt;</w:t>
            </w:r>
            <w:r w:rsidR="00806505">
              <w:rPr>
                <w:rFonts w:ascii="Arial" w:hAnsi="Arial" w:cs="Arial"/>
              </w:rPr>
              <w:t xml:space="preserve"> </w:t>
            </w:r>
            <w:r w:rsidRPr="008B6DA1">
              <w:t>200</w:t>
            </w:r>
            <w:r w:rsidR="00806505">
              <w:rPr>
                <w:rFonts w:ascii="Arial" w:hAnsi="Arial" w:cs="Arial"/>
              </w:rPr>
              <w:t xml:space="preserve"> </w:t>
            </w:r>
            <w:r w:rsidRPr="008B6DA1">
              <w:t>ms</w:t>
            </w:r>
            <w:r w:rsidR="00806505">
              <w:t xml:space="preserve"> </w:t>
            </w:r>
            <w:r w:rsidRPr="008B6DA1">
              <w:t>sustained</w:t>
            </w:r>
            <w:r w:rsidR="00806505">
              <w:t xml:space="preserve"> </w:t>
            </w:r>
            <w:r w:rsidRPr="008B6DA1">
              <w:t>or</w:t>
            </w:r>
            <w:r w:rsidR="00806505">
              <w:t xml:space="preserve"> </w:t>
            </w:r>
            <w:r w:rsidRPr="008B6DA1">
              <w:t>large</w:t>
            </w:r>
            <w:r w:rsidR="00806505">
              <w:t xml:space="preserve"> </w:t>
            </w:r>
            <w:r w:rsidRPr="008B6DA1">
              <w:t>jumps</w:t>
            </w:r>
            <w:r w:rsidR="00806505">
              <w:t xml:space="preserve"> </w:t>
            </w:r>
            <w:r w:rsidRPr="008B6DA1">
              <w:t>&gt;</w:t>
            </w:r>
            <w:r w:rsidR="00806505">
              <w:rPr>
                <w:rFonts w:ascii="Arial" w:hAnsi="Arial" w:cs="Arial"/>
              </w:rPr>
              <w:t xml:space="preserve"> </w:t>
            </w:r>
            <w:r w:rsidRPr="008B6DA1">
              <w:t>300</w:t>
            </w:r>
            <w:r w:rsidR="00806505">
              <w:rPr>
                <w:rFonts w:ascii="Arial" w:hAnsi="Arial" w:cs="Arial"/>
              </w:rPr>
              <w:t xml:space="preserve"> </w:t>
            </w:r>
            <w:r w:rsidRPr="008B6DA1">
              <w:t>ms</w:t>
            </w:r>
          </w:p>
        </w:tc>
        <w:tc>
          <w:tcPr>
            <w:tcW w:w="3260" w:type="dxa"/>
            <w:vAlign w:val="center"/>
            <w:hideMark/>
          </w:tcPr>
          <w:p w14:paraId="2A15D661" w14:textId="03B55A5A" w:rsidR="00D91938" w:rsidRPr="008B6DA1" w:rsidRDefault="00D91938" w:rsidP="00FB53E0">
            <w:pPr>
              <w:pStyle w:val="TableBody"/>
            </w:pPr>
            <w:r w:rsidRPr="008B6DA1">
              <w:t>Evaluate</w:t>
            </w:r>
            <w:r w:rsidR="00806505">
              <w:t xml:space="preserve"> </w:t>
            </w:r>
            <w:r w:rsidRPr="008B6DA1">
              <w:t>slowest</w:t>
            </w:r>
            <w:r w:rsidR="00806505">
              <w:t xml:space="preserve"> </w:t>
            </w:r>
            <w:r w:rsidRPr="008B6DA1">
              <w:t>endpoints</w:t>
            </w:r>
            <w:r w:rsidR="00806505">
              <w:t xml:space="preserve"> </w:t>
            </w:r>
            <w:r w:rsidRPr="008B6DA1">
              <w:t>or</w:t>
            </w:r>
            <w:r w:rsidR="00806505">
              <w:t xml:space="preserve"> </w:t>
            </w:r>
            <w:r w:rsidRPr="008B6DA1">
              <w:t>queries;</w:t>
            </w:r>
            <w:r w:rsidR="00806505">
              <w:t xml:space="preserve"> </w:t>
            </w:r>
            <w:r w:rsidRPr="008B6DA1">
              <w:t>keep</w:t>
            </w:r>
            <w:r w:rsidR="00806505">
              <w:t xml:space="preserve"> </w:t>
            </w:r>
            <w:r w:rsidRPr="008B6DA1">
              <w:t>P95</w:t>
            </w:r>
            <w:r w:rsidR="00806505">
              <w:t xml:space="preserve"> </w:t>
            </w:r>
            <w:r w:rsidRPr="008B6DA1">
              <w:t>≤</w:t>
            </w:r>
            <w:r w:rsidR="00806505">
              <w:rPr>
                <w:rFonts w:ascii="Arial" w:hAnsi="Arial" w:cs="Arial"/>
              </w:rPr>
              <w:t xml:space="preserve"> </w:t>
            </w:r>
            <w:r w:rsidRPr="008B6DA1">
              <w:t>100</w:t>
            </w:r>
            <w:r w:rsidR="00806505">
              <w:rPr>
                <w:rFonts w:ascii="Arial" w:hAnsi="Arial" w:cs="Arial"/>
              </w:rPr>
              <w:t xml:space="preserve"> </w:t>
            </w:r>
            <w:r w:rsidRPr="008B6DA1">
              <w:t>ms</w:t>
            </w:r>
            <w:r w:rsidR="00806505">
              <w:t xml:space="preserve"> </w:t>
            </w:r>
            <w:r w:rsidRPr="008B6DA1">
              <w:t>for</w:t>
            </w:r>
            <w:r w:rsidR="00806505">
              <w:t xml:space="preserve"> </w:t>
            </w:r>
            <w:r w:rsidRPr="008B6DA1">
              <w:t>responsive</w:t>
            </w:r>
            <w:r w:rsidR="00806505">
              <w:t xml:space="preserve"> </w:t>
            </w:r>
            <w:r w:rsidRPr="008B6DA1">
              <w:t>apps.</w:t>
            </w:r>
          </w:p>
        </w:tc>
      </w:tr>
    </w:tbl>
    <w:p w14:paraId="020E1D6B" w14:textId="3AA88757" w:rsidR="00D91938" w:rsidRPr="00D91938" w:rsidRDefault="00D91938" w:rsidP="004E17AF">
      <w:pPr>
        <w:pStyle w:val="Heading3"/>
      </w:pPr>
      <w:bookmarkStart w:id="2193" w:name="_Toc228549503"/>
      <w:bookmarkStart w:id="2194" w:name="_Toc228784891"/>
      <w:r w:rsidRPr="00D91938">
        <w:t>Suggested</w:t>
      </w:r>
      <w:r w:rsidR="00806505">
        <w:t xml:space="preserve"> </w:t>
      </w:r>
      <w:r w:rsidRPr="00D91938">
        <w:t>Alerting</w:t>
      </w:r>
      <w:r w:rsidR="00806505">
        <w:t xml:space="preserve"> </w:t>
      </w:r>
      <w:r w:rsidRPr="00D91938">
        <w:t>Policy</w:t>
      </w:r>
      <w:r w:rsidR="00806505">
        <w:t xml:space="preserve"> </w:t>
      </w:r>
      <w:r w:rsidRPr="00D91938">
        <w:t>Guidelines</w:t>
      </w:r>
      <w:bookmarkEnd w:id="2193"/>
      <w:bookmarkEnd w:id="2194"/>
    </w:p>
    <w:tbl>
      <w:tblPr>
        <w:tblW w:w="10201" w:type="dxa"/>
        <w:tblCellMar>
          <w:top w:w="28" w:type="dxa"/>
          <w:left w:w="85" w:type="dxa"/>
          <w:bottom w:w="28" w:type="dxa"/>
          <w:right w:w="85" w:type="dxa"/>
        </w:tblCellMar>
        <w:tblLook w:val="04A0" w:firstRow="1" w:lastRow="0" w:firstColumn="1" w:lastColumn="0" w:noHBand="0" w:noVBand="1"/>
      </w:tblPr>
      <w:tblGrid>
        <w:gridCol w:w="1413"/>
        <w:gridCol w:w="3827"/>
        <w:gridCol w:w="4961"/>
      </w:tblGrid>
      <w:tr w:rsidR="00D91938" w:rsidRPr="008B6DA1" w14:paraId="5FFF59D3" w14:textId="77777777" w:rsidTr="004562A9">
        <w:tc>
          <w:tcPr>
            <w:tcW w:w="1413" w:type="dxa"/>
            <w:shd w:val="clear" w:color="auto" w:fill="D9D9D9" w:themeFill="background1" w:themeFillShade="D9"/>
            <w:noWrap/>
            <w:vAlign w:val="center"/>
            <w:hideMark/>
          </w:tcPr>
          <w:p w14:paraId="728B34C9" w14:textId="77777777" w:rsidR="00D91938" w:rsidRPr="008B6DA1" w:rsidRDefault="00D91938" w:rsidP="00FB53E0">
            <w:pPr>
              <w:pStyle w:val="TableTitle"/>
            </w:pPr>
            <w:r w:rsidRPr="008B6DA1">
              <w:t>Severity</w:t>
            </w:r>
          </w:p>
        </w:tc>
        <w:tc>
          <w:tcPr>
            <w:tcW w:w="3827" w:type="dxa"/>
            <w:shd w:val="clear" w:color="auto" w:fill="D9D9D9" w:themeFill="background1" w:themeFillShade="D9"/>
            <w:noWrap/>
            <w:vAlign w:val="center"/>
            <w:hideMark/>
          </w:tcPr>
          <w:p w14:paraId="6174F596" w14:textId="6E5CE05B" w:rsidR="00D91938" w:rsidRPr="008B6DA1" w:rsidRDefault="00D91938" w:rsidP="00FB53E0">
            <w:pPr>
              <w:pStyle w:val="TableTitle"/>
            </w:pPr>
            <w:r w:rsidRPr="008B6DA1">
              <w:t>Trigger</w:t>
            </w:r>
            <w:r w:rsidR="00806505">
              <w:t xml:space="preserve"> </w:t>
            </w:r>
            <w:r w:rsidRPr="008B6DA1">
              <w:t>Example</w:t>
            </w:r>
          </w:p>
        </w:tc>
        <w:tc>
          <w:tcPr>
            <w:tcW w:w="4961" w:type="dxa"/>
            <w:shd w:val="clear" w:color="auto" w:fill="D9D9D9" w:themeFill="background1" w:themeFillShade="D9"/>
            <w:noWrap/>
            <w:vAlign w:val="center"/>
            <w:hideMark/>
          </w:tcPr>
          <w:p w14:paraId="5EFE61EB" w14:textId="7C17F565" w:rsidR="00D91938" w:rsidRPr="008B6DA1" w:rsidRDefault="00D91938" w:rsidP="00FB53E0">
            <w:pPr>
              <w:pStyle w:val="TableTitle"/>
            </w:pPr>
            <w:r w:rsidRPr="008B6DA1">
              <w:t>Action</w:t>
            </w:r>
            <w:r w:rsidR="00806505">
              <w:t xml:space="preserve"> </w:t>
            </w:r>
            <w:r w:rsidRPr="008B6DA1">
              <w:t>Expectation</w:t>
            </w:r>
          </w:p>
        </w:tc>
      </w:tr>
      <w:tr w:rsidR="00D91938" w:rsidRPr="008B6DA1" w14:paraId="2D5D48FB" w14:textId="77777777" w:rsidTr="004562A9">
        <w:tc>
          <w:tcPr>
            <w:tcW w:w="1413" w:type="dxa"/>
            <w:vAlign w:val="center"/>
            <w:hideMark/>
          </w:tcPr>
          <w:p w14:paraId="6225CB3E" w14:textId="77777777" w:rsidR="00D91938" w:rsidRPr="008B6DA1" w:rsidRDefault="00D91938" w:rsidP="00FB53E0">
            <w:pPr>
              <w:pStyle w:val="TableBody"/>
            </w:pPr>
            <w:r w:rsidRPr="008B6DA1">
              <w:t>Warning</w:t>
            </w:r>
          </w:p>
        </w:tc>
        <w:tc>
          <w:tcPr>
            <w:tcW w:w="3827" w:type="dxa"/>
            <w:vAlign w:val="center"/>
            <w:hideMark/>
          </w:tcPr>
          <w:p w14:paraId="5EF2F053" w14:textId="080F4A66" w:rsidR="00D91938" w:rsidRPr="008B6DA1" w:rsidRDefault="00D91938" w:rsidP="00FB53E0">
            <w:pPr>
              <w:pStyle w:val="TableBody"/>
            </w:pPr>
            <w:r w:rsidRPr="008B6DA1">
              <w:t>Metric</w:t>
            </w:r>
            <w:r w:rsidR="00806505">
              <w:t xml:space="preserve"> </w:t>
            </w:r>
            <w:r w:rsidRPr="008B6DA1">
              <w:t>crosses</w:t>
            </w:r>
            <w:r w:rsidR="00806505">
              <w:t xml:space="preserve"> </w:t>
            </w:r>
            <w:r w:rsidRPr="008B6DA1">
              <w:t>warning</w:t>
            </w:r>
            <w:r w:rsidR="00806505">
              <w:t xml:space="preserve"> </w:t>
            </w:r>
            <w:r w:rsidRPr="008B6DA1">
              <w:t>threshold</w:t>
            </w:r>
            <w:r w:rsidR="00806505">
              <w:t xml:space="preserve"> </w:t>
            </w:r>
            <w:r w:rsidRPr="008B6DA1">
              <w:t>for</w:t>
            </w:r>
            <w:r w:rsidR="00806505">
              <w:t xml:space="preserve"> </w:t>
            </w:r>
            <w:r w:rsidRPr="008B6DA1">
              <w:t>&gt;5</w:t>
            </w:r>
            <w:r w:rsidR="00806505">
              <w:rPr>
                <w:rFonts w:ascii="Arial" w:hAnsi="Arial" w:cs="Arial"/>
              </w:rPr>
              <w:t xml:space="preserve"> </w:t>
            </w:r>
            <w:r w:rsidRPr="008B6DA1">
              <w:t>min</w:t>
            </w:r>
          </w:p>
        </w:tc>
        <w:tc>
          <w:tcPr>
            <w:tcW w:w="4961" w:type="dxa"/>
            <w:vAlign w:val="center"/>
            <w:hideMark/>
          </w:tcPr>
          <w:p w14:paraId="28FA8216" w14:textId="590C97CA" w:rsidR="00D91938" w:rsidRPr="008B6DA1" w:rsidRDefault="00D91938" w:rsidP="00FB53E0">
            <w:pPr>
              <w:pStyle w:val="TableBody"/>
            </w:pPr>
            <w:r w:rsidRPr="008B6DA1">
              <w:t>Investigate</w:t>
            </w:r>
            <w:r w:rsidR="00806505">
              <w:t xml:space="preserve"> </w:t>
            </w:r>
            <w:r w:rsidRPr="008B6DA1">
              <w:t>within</w:t>
            </w:r>
            <w:r w:rsidR="00806505">
              <w:t xml:space="preserve"> </w:t>
            </w:r>
            <w:r w:rsidRPr="008B6DA1">
              <w:t>few</w:t>
            </w:r>
            <w:r w:rsidR="00806505">
              <w:t xml:space="preserve"> </w:t>
            </w:r>
            <w:r w:rsidRPr="008B6DA1">
              <w:t>hours;</w:t>
            </w:r>
            <w:r w:rsidR="00806505">
              <w:t xml:space="preserve"> </w:t>
            </w:r>
            <w:r w:rsidRPr="008B6DA1">
              <w:t>assess</w:t>
            </w:r>
            <w:r w:rsidR="00806505">
              <w:t xml:space="preserve"> </w:t>
            </w:r>
            <w:r w:rsidRPr="008B6DA1">
              <w:t>resource</w:t>
            </w:r>
            <w:r w:rsidR="00806505">
              <w:t xml:space="preserve"> </w:t>
            </w:r>
            <w:r w:rsidRPr="008B6DA1">
              <w:t>saturation</w:t>
            </w:r>
            <w:r w:rsidR="00806505">
              <w:t xml:space="preserve"> </w:t>
            </w:r>
            <w:r w:rsidRPr="008B6DA1">
              <w:t>or</w:t>
            </w:r>
            <w:r w:rsidR="00806505">
              <w:t xml:space="preserve"> </w:t>
            </w:r>
            <w:r w:rsidRPr="008B6DA1">
              <w:t>query</w:t>
            </w:r>
            <w:r w:rsidR="00806505">
              <w:t xml:space="preserve"> </w:t>
            </w:r>
            <w:r w:rsidRPr="008B6DA1">
              <w:t>regressions.</w:t>
            </w:r>
          </w:p>
        </w:tc>
      </w:tr>
      <w:tr w:rsidR="00D91938" w:rsidRPr="008B6DA1" w14:paraId="329DA70D" w14:textId="77777777" w:rsidTr="004562A9">
        <w:tc>
          <w:tcPr>
            <w:tcW w:w="1413" w:type="dxa"/>
            <w:vAlign w:val="center"/>
            <w:hideMark/>
          </w:tcPr>
          <w:p w14:paraId="6EC5877E" w14:textId="77777777" w:rsidR="00D91938" w:rsidRPr="008B6DA1" w:rsidRDefault="00D91938" w:rsidP="00FB53E0">
            <w:pPr>
              <w:pStyle w:val="TableBody"/>
            </w:pPr>
            <w:r w:rsidRPr="008B6DA1">
              <w:t>Critical</w:t>
            </w:r>
          </w:p>
        </w:tc>
        <w:tc>
          <w:tcPr>
            <w:tcW w:w="3827" w:type="dxa"/>
            <w:vAlign w:val="center"/>
            <w:hideMark/>
          </w:tcPr>
          <w:p w14:paraId="2AEBE376" w14:textId="459E832B" w:rsidR="00D91938" w:rsidRPr="008B6DA1" w:rsidRDefault="00D91938" w:rsidP="00FB53E0">
            <w:pPr>
              <w:pStyle w:val="TableBody"/>
            </w:pPr>
            <w:r w:rsidRPr="008B6DA1">
              <w:t>Metric</w:t>
            </w:r>
            <w:r w:rsidR="00806505">
              <w:t xml:space="preserve"> </w:t>
            </w:r>
            <w:r w:rsidRPr="008B6DA1">
              <w:t>above</w:t>
            </w:r>
            <w:r w:rsidR="00806505">
              <w:t xml:space="preserve"> </w:t>
            </w:r>
            <w:r w:rsidRPr="008B6DA1">
              <w:t>critical</w:t>
            </w:r>
            <w:r w:rsidR="00806505">
              <w:t xml:space="preserve"> </w:t>
            </w:r>
            <w:r w:rsidRPr="008B6DA1">
              <w:t>threshold</w:t>
            </w:r>
            <w:r w:rsidR="00806505">
              <w:t xml:space="preserve"> </w:t>
            </w:r>
            <w:r w:rsidRPr="008B6DA1">
              <w:t>for</w:t>
            </w:r>
            <w:r w:rsidR="00806505">
              <w:t xml:space="preserve"> </w:t>
            </w:r>
            <w:r w:rsidRPr="008B6DA1">
              <w:t>&gt;2</w:t>
            </w:r>
            <w:r w:rsidR="00806505">
              <w:rPr>
                <w:rFonts w:ascii="Arial" w:hAnsi="Arial" w:cs="Arial"/>
              </w:rPr>
              <w:t xml:space="preserve"> </w:t>
            </w:r>
            <w:r w:rsidRPr="008B6DA1">
              <w:t>min</w:t>
            </w:r>
          </w:p>
        </w:tc>
        <w:tc>
          <w:tcPr>
            <w:tcW w:w="4961" w:type="dxa"/>
            <w:vAlign w:val="center"/>
            <w:hideMark/>
          </w:tcPr>
          <w:p w14:paraId="3681F4EB" w14:textId="0DDD09DB" w:rsidR="00D91938" w:rsidRPr="008B6DA1" w:rsidRDefault="00D91938" w:rsidP="00FB53E0">
            <w:pPr>
              <w:pStyle w:val="TableBody"/>
            </w:pPr>
            <w:r w:rsidRPr="008B6DA1">
              <w:t>Immediate</w:t>
            </w:r>
            <w:r w:rsidR="00806505">
              <w:t xml:space="preserve"> </w:t>
            </w:r>
            <w:r w:rsidRPr="008B6DA1">
              <w:t>incident</w:t>
            </w:r>
            <w:r w:rsidR="00806505">
              <w:t xml:space="preserve"> </w:t>
            </w:r>
            <w:r w:rsidRPr="008B6DA1">
              <w:t>handling;</w:t>
            </w:r>
            <w:r w:rsidR="00806505">
              <w:t xml:space="preserve"> </w:t>
            </w:r>
            <w:r w:rsidRPr="008B6DA1">
              <w:t>probable</w:t>
            </w:r>
            <w:r w:rsidR="00806505">
              <w:t xml:space="preserve"> </w:t>
            </w:r>
            <w:r w:rsidRPr="008B6DA1">
              <w:t>user</w:t>
            </w:r>
            <w:r w:rsidR="00806505">
              <w:t xml:space="preserve"> </w:t>
            </w:r>
            <w:r w:rsidRPr="008B6DA1">
              <w:t>impact</w:t>
            </w:r>
            <w:r w:rsidR="00806505">
              <w:t xml:space="preserve"> </w:t>
            </w:r>
            <w:r w:rsidRPr="008B6DA1">
              <w:t>or</w:t>
            </w:r>
            <w:r w:rsidR="00806505">
              <w:t xml:space="preserve"> </w:t>
            </w:r>
            <w:r w:rsidRPr="008B6DA1">
              <w:t>system</w:t>
            </w:r>
            <w:r w:rsidR="00806505">
              <w:t xml:space="preserve"> </w:t>
            </w:r>
            <w:r w:rsidRPr="008B6DA1">
              <w:t>instability.</w:t>
            </w:r>
          </w:p>
        </w:tc>
      </w:tr>
      <w:tr w:rsidR="00D91938" w:rsidRPr="008B6DA1" w14:paraId="53FEF90B" w14:textId="77777777" w:rsidTr="004562A9">
        <w:tc>
          <w:tcPr>
            <w:tcW w:w="1413" w:type="dxa"/>
            <w:vAlign w:val="center"/>
            <w:hideMark/>
          </w:tcPr>
          <w:p w14:paraId="651E62BB" w14:textId="03C06161" w:rsidR="00D91938" w:rsidRPr="008B6DA1" w:rsidRDefault="00D91938" w:rsidP="00FB53E0">
            <w:pPr>
              <w:pStyle w:val="TableBody"/>
            </w:pPr>
            <w:r w:rsidRPr="008B6DA1">
              <w:t>Info</w:t>
            </w:r>
            <w:r w:rsidR="00806505">
              <w:t xml:space="preserve"> </w:t>
            </w:r>
            <w:r w:rsidRPr="008B6DA1">
              <w:t>/</w:t>
            </w:r>
            <w:r w:rsidR="00806505">
              <w:t xml:space="preserve"> </w:t>
            </w:r>
            <w:r w:rsidRPr="008B6DA1">
              <w:t>Trend</w:t>
            </w:r>
          </w:p>
        </w:tc>
        <w:tc>
          <w:tcPr>
            <w:tcW w:w="3827" w:type="dxa"/>
            <w:vAlign w:val="center"/>
            <w:hideMark/>
          </w:tcPr>
          <w:p w14:paraId="59BE84F0" w14:textId="1919501F" w:rsidR="00D91938" w:rsidRPr="008B6DA1" w:rsidRDefault="00D91938" w:rsidP="00FB53E0">
            <w:pPr>
              <w:pStyle w:val="TableBody"/>
            </w:pPr>
            <w:r w:rsidRPr="008B6DA1">
              <w:t>Gradual</w:t>
            </w:r>
            <w:r w:rsidR="00806505">
              <w:t xml:space="preserve"> </w:t>
            </w:r>
            <w:r w:rsidRPr="008B6DA1">
              <w:t>deviation</w:t>
            </w:r>
            <w:r w:rsidR="00806505">
              <w:t xml:space="preserve"> </w:t>
            </w:r>
            <w:r w:rsidRPr="008B6DA1">
              <w:t>but</w:t>
            </w:r>
            <w:r w:rsidR="00806505">
              <w:t xml:space="preserve"> </w:t>
            </w:r>
            <w:r w:rsidRPr="008B6DA1">
              <w:t>&lt;</w:t>
            </w:r>
            <w:r w:rsidR="00806505">
              <w:t xml:space="preserve"> </w:t>
            </w:r>
            <w:r w:rsidRPr="008B6DA1">
              <w:t>warning</w:t>
            </w:r>
          </w:p>
        </w:tc>
        <w:tc>
          <w:tcPr>
            <w:tcW w:w="4961" w:type="dxa"/>
            <w:vAlign w:val="center"/>
            <w:hideMark/>
          </w:tcPr>
          <w:p w14:paraId="7CFEBF54" w14:textId="71FC11ED" w:rsidR="00D91938" w:rsidRPr="008B6DA1" w:rsidRDefault="00D91938" w:rsidP="00FB53E0">
            <w:pPr>
              <w:pStyle w:val="TableBody"/>
            </w:pPr>
            <w:r w:rsidRPr="008B6DA1">
              <w:t>Monitor</w:t>
            </w:r>
            <w:r w:rsidR="00806505">
              <w:t xml:space="preserve"> </w:t>
            </w:r>
            <w:r w:rsidRPr="008B6DA1">
              <w:t>trend,</w:t>
            </w:r>
            <w:r w:rsidR="00806505">
              <w:t xml:space="preserve"> </w:t>
            </w:r>
            <w:r w:rsidRPr="008B6DA1">
              <w:t>auto</w:t>
            </w:r>
            <w:r w:rsidRPr="008B6DA1">
              <w:noBreakHyphen/>
              <w:t>tune</w:t>
            </w:r>
            <w:r w:rsidR="00806505">
              <w:t xml:space="preserve"> </w:t>
            </w:r>
            <w:r w:rsidRPr="008B6DA1">
              <w:t>config,</w:t>
            </w:r>
            <w:r w:rsidR="00806505">
              <w:t xml:space="preserve"> </w:t>
            </w:r>
            <w:r w:rsidRPr="008B6DA1">
              <w:t>or</w:t>
            </w:r>
            <w:r w:rsidR="00806505">
              <w:t xml:space="preserve"> </w:t>
            </w:r>
            <w:r w:rsidRPr="008B6DA1">
              <w:t>plan</w:t>
            </w:r>
            <w:r w:rsidR="00806505">
              <w:t xml:space="preserve"> </w:t>
            </w:r>
            <w:r w:rsidRPr="008B6DA1">
              <w:t>capacity.</w:t>
            </w:r>
          </w:p>
        </w:tc>
      </w:tr>
    </w:tbl>
    <w:p w14:paraId="05494F84" w14:textId="59A7EB05" w:rsidR="00B305A6" w:rsidRDefault="00B305A6" w:rsidP="0038693B">
      <w:pPr>
        <w:pStyle w:val="Heading2"/>
      </w:pPr>
      <w:bookmarkStart w:id="2195" w:name="_Toc228549504"/>
      <w:bookmarkStart w:id="2196" w:name="_Toc228784892"/>
      <w:r w:rsidRPr="00B305A6">
        <w:t>Network</w:t>
      </w:r>
      <w:r w:rsidR="00806505">
        <w:t xml:space="preserve"> </w:t>
      </w:r>
      <w:r w:rsidRPr="00B305A6">
        <w:t>and</w:t>
      </w:r>
      <w:r w:rsidR="00806505">
        <w:t xml:space="preserve"> </w:t>
      </w:r>
      <w:r w:rsidRPr="00B305A6">
        <w:t>Latency</w:t>
      </w:r>
      <w:r w:rsidR="00806505">
        <w:t xml:space="preserve"> </w:t>
      </w:r>
      <w:r w:rsidRPr="00B305A6">
        <w:t>Observability</w:t>
      </w:r>
      <w:bookmarkEnd w:id="2195"/>
      <w:bookmarkEnd w:id="2196"/>
    </w:p>
    <w:p w14:paraId="55BCCFCA" w14:textId="1825FE5A" w:rsidR="00530B78" w:rsidRDefault="001F7F4C" w:rsidP="002228DF">
      <w:r w:rsidRPr="001F7F4C">
        <w:rPr>
          <w:noProof/>
        </w:rPr>
        <w:drawing>
          <wp:inline distT="0" distB="0" distL="0" distR="0" wp14:anchorId="49509FBA" wp14:editId="6CBD8871">
            <wp:extent cx="6645910" cy="2012950"/>
            <wp:effectExtent l="0" t="0" r="2540" b="6350"/>
            <wp:docPr id="3946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6085" name=""/>
                    <pic:cNvPicPr/>
                  </pic:nvPicPr>
                  <pic:blipFill>
                    <a:blip r:embed="rId21"/>
                    <a:stretch>
                      <a:fillRect/>
                    </a:stretch>
                  </pic:blipFill>
                  <pic:spPr>
                    <a:xfrm>
                      <a:off x="0" y="0"/>
                      <a:ext cx="6645910" cy="2012950"/>
                    </a:xfrm>
                    <a:prstGeom prst="rect">
                      <a:avLst/>
                    </a:prstGeom>
                  </pic:spPr>
                </pic:pic>
              </a:graphicData>
            </a:graphic>
          </wp:inline>
        </w:drawing>
      </w:r>
    </w:p>
    <w:p w14:paraId="04ACEEAD" w14:textId="10A33D01" w:rsidR="00794656" w:rsidRDefault="00794656" w:rsidP="004E17AF">
      <w:pPr>
        <w:pStyle w:val="Heading3"/>
      </w:pPr>
      <w:bookmarkStart w:id="2197" w:name="_Toc226050716"/>
      <w:bookmarkStart w:id="2198" w:name="_Toc226050717"/>
      <w:bookmarkStart w:id="2199" w:name="_Toc226050718"/>
      <w:bookmarkStart w:id="2200" w:name="_Toc226050719"/>
      <w:bookmarkStart w:id="2201" w:name="_Toc226050720"/>
      <w:bookmarkStart w:id="2202" w:name="_Toc226050721"/>
      <w:bookmarkStart w:id="2203" w:name="_Toc228549505"/>
      <w:bookmarkStart w:id="2204" w:name="_Toc228784893"/>
      <w:bookmarkEnd w:id="2197"/>
      <w:bookmarkEnd w:id="2198"/>
      <w:bookmarkEnd w:id="2199"/>
      <w:bookmarkEnd w:id="2200"/>
      <w:bookmarkEnd w:id="2201"/>
      <w:bookmarkEnd w:id="2202"/>
      <w:r>
        <w:rPr>
          <w:rStyle w:val="Strong"/>
          <w:b w:val="0"/>
          <w:bCs w:val="0"/>
        </w:rPr>
        <w:t>Network</w:t>
      </w:r>
      <w:r w:rsidR="00806505">
        <w:rPr>
          <w:rStyle w:val="Strong"/>
          <w:rFonts w:ascii="Arial" w:hAnsi="Arial" w:cs="Arial"/>
          <w:b w:val="0"/>
          <w:bCs w:val="0"/>
        </w:rPr>
        <w:t xml:space="preserve"> </w:t>
      </w:r>
      <w:r>
        <w:rPr>
          <w:rStyle w:val="Strong"/>
          <w:b w:val="0"/>
          <w:bCs w:val="0"/>
        </w:rPr>
        <w:t>&amp;</w:t>
      </w:r>
      <w:r w:rsidR="00806505">
        <w:rPr>
          <w:rStyle w:val="Strong"/>
          <w:rFonts w:ascii="Arial" w:hAnsi="Arial" w:cs="Arial"/>
          <w:b w:val="0"/>
          <w:bCs w:val="0"/>
        </w:rPr>
        <w:t xml:space="preserve"> </w:t>
      </w:r>
      <w:r>
        <w:rPr>
          <w:rStyle w:val="Strong"/>
          <w:b w:val="0"/>
          <w:bCs w:val="0"/>
        </w:rPr>
        <w:t>Latency</w:t>
      </w:r>
      <w:r w:rsidR="00806505">
        <w:rPr>
          <w:rStyle w:val="Strong"/>
          <w:b w:val="0"/>
          <w:bCs w:val="0"/>
        </w:rPr>
        <w:t xml:space="preserve"> </w:t>
      </w:r>
      <w:r>
        <w:rPr>
          <w:rStyle w:val="Strong"/>
          <w:b w:val="0"/>
          <w:bCs w:val="0"/>
        </w:rPr>
        <w:t>Observability</w:t>
      </w:r>
      <w:r w:rsidR="00806505">
        <w:rPr>
          <w:rStyle w:val="Strong"/>
          <w:b w:val="0"/>
          <w:bCs w:val="0"/>
        </w:rPr>
        <w:t xml:space="preserve"> </w:t>
      </w:r>
      <w:r>
        <w:rPr>
          <w:rStyle w:val="Strong"/>
          <w:b w:val="0"/>
          <w:bCs w:val="0"/>
        </w:rPr>
        <w:t>Metrics</w:t>
      </w:r>
      <w:bookmarkEnd w:id="2203"/>
      <w:bookmarkEnd w:id="2204"/>
    </w:p>
    <w:tbl>
      <w:tblPr>
        <w:tblW w:w="10456" w:type="dxa"/>
        <w:tblLayout w:type="fixed"/>
        <w:tblCellMar>
          <w:top w:w="28" w:type="dxa"/>
          <w:left w:w="57" w:type="dxa"/>
          <w:bottom w:w="28" w:type="dxa"/>
          <w:right w:w="57" w:type="dxa"/>
        </w:tblCellMar>
        <w:tblLook w:val="04A0" w:firstRow="1" w:lastRow="0" w:firstColumn="1" w:lastColumn="0" w:noHBand="0" w:noVBand="1"/>
      </w:tblPr>
      <w:tblGrid>
        <w:gridCol w:w="1413"/>
        <w:gridCol w:w="2126"/>
        <w:gridCol w:w="1276"/>
        <w:gridCol w:w="1276"/>
        <w:gridCol w:w="1701"/>
        <w:gridCol w:w="2664"/>
      </w:tblGrid>
      <w:tr w:rsidR="00794656" w:rsidRPr="002D2D7F" w14:paraId="05AC1012" w14:textId="77777777" w:rsidTr="00FB53E0">
        <w:trPr>
          <w:tblHeader/>
        </w:trPr>
        <w:tc>
          <w:tcPr>
            <w:tcW w:w="1413" w:type="dxa"/>
            <w:shd w:val="clear" w:color="auto" w:fill="D9D9D9" w:themeFill="background1" w:themeFillShade="D9"/>
            <w:noWrap/>
            <w:vAlign w:val="center"/>
            <w:hideMark/>
          </w:tcPr>
          <w:p w14:paraId="794D20F6" w14:textId="77777777" w:rsidR="00794656" w:rsidRPr="008F18DC" w:rsidRDefault="00794656" w:rsidP="00FB53E0">
            <w:pPr>
              <w:pStyle w:val="TableTitle"/>
            </w:pPr>
            <w:r w:rsidRPr="00FB53E0">
              <w:rPr>
                <w:rStyle w:val="Strong"/>
                <w:b/>
                <w:bCs/>
              </w:rPr>
              <w:t>Metric</w:t>
            </w:r>
          </w:p>
        </w:tc>
        <w:tc>
          <w:tcPr>
            <w:tcW w:w="2126" w:type="dxa"/>
            <w:shd w:val="clear" w:color="auto" w:fill="D9D9D9" w:themeFill="background1" w:themeFillShade="D9"/>
            <w:noWrap/>
            <w:vAlign w:val="center"/>
            <w:hideMark/>
          </w:tcPr>
          <w:p w14:paraId="1EF66D76" w14:textId="7069AAF2" w:rsidR="00794656" w:rsidRPr="008F18DC" w:rsidRDefault="00794656" w:rsidP="00FB53E0">
            <w:pPr>
              <w:pStyle w:val="TableTitle"/>
            </w:pPr>
            <w:r w:rsidRPr="00FB53E0">
              <w:rPr>
                <w:rStyle w:val="Strong"/>
                <w:b/>
                <w:bCs/>
              </w:rPr>
              <w:t>Unit</w:t>
            </w:r>
            <w:r w:rsidR="00806505">
              <w:rPr>
                <w:rStyle w:val="Strong"/>
                <w:b/>
                <w:bCs/>
              </w:rPr>
              <w:t xml:space="preserve"> </w:t>
            </w:r>
            <w:r w:rsidRPr="00FB53E0">
              <w:rPr>
                <w:rStyle w:val="Strong"/>
                <w:b/>
                <w:bCs/>
              </w:rPr>
              <w:t>/</w:t>
            </w:r>
            <w:r w:rsidR="00806505">
              <w:rPr>
                <w:rStyle w:val="Strong"/>
                <w:b/>
                <w:bCs/>
              </w:rPr>
              <w:t xml:space="preserve"> </w:t>
            </w:r>
            <w:r w:rsidRPr="00FB53E0">
              <w:rPr>
                <w:rStyle w:val="Strong"/>
                <w:b/>
                <w:bCs/>
              </w:rPr>
              <w:t>Scope</w:t>
            </w:r>
          </w:p>
        </w:tc>
        <w:tc>
          <w:tcPr>
            <w:tcW w:w="1276" w:type="dxa"/>
            <w:shd w:val="clear" w:color="auto" w:fill="D9D9D9" w:themeFill="background1" w:themeFillShade="D9"/>
            <w:noWrap/>
            <w:vAlign w:val="center"/>
            <w:hideMark/>
          </w:tcPr>
          <w:p w14:paraId="6ED21783" w14:textId="20CFEDB1" w:rsidR="00794656" w:rsidRPr="008F18DC" w:rsidRDefault="00794656" w:rsidP="00FB53E0">
            <w:pPr>
              <w:pStyle w:val="TableTitle"/>
            </w:pPr>
            <w:r w:rsidRPr="00FB53E0">
              <w:rPr>
                <w:rStyle w:val="Strong"/>
                <w:b/>
                <w:bCs/>
              </w:rPr>
              <w:t>Healthy</w:t>
            </w:r>
            <w:r w:rsidR="00806505">
              <w:rPr>
                <w:rStyle w:val="Strong"/>
                <w:b/>
                <w:bCs/>
              </w:rPr>
              <w:t xml:space="preserve"> </w:t>
            </w:r>
            <w:r w:rsidRPr="00FB53E0">
              <w:rPr>
                <w:rStyle w:val="Strong"/>
                <w:b/>
                <w:bCs/>
              </w:rPr>
              <w:t>Range</w:t>
            </w:r>
          </w:p>
        </w:tc>
        <w:tc>
          <w:tcPr>
            <w:tcW w:w="1276" w:type="dxa"/>
            <w:shd w:val="clear" w:color="auto" w:fill="D9D9D9" w:themeFill="background1" w:themeFillShade="D9"/>
            <w:noWrap/>
            <w:vAlign w:val="center"/>
            <w:hideMark/>
          </w:tcPr>
          <w:p w14:paraId="0CDD0004" w14:textId="63DE68CE" w:rsidR="00794656" w:rsidRPr="008F18DC" w:rsidRDefault="00794656" w:rsidP="00FB53E0">
            <w:pPr>
              <w:pStyle w:val="TableTitle"/>
            </w:pPr>
            <w:r w:rsidRPr="00FB53E0">
              <w:rPr>
                <w:rStyle w:val="Strong"/>
                <w:b/>
                <w:bCs/>
              </w:rPr>
              <w:t>Warning</w:t>
            </w:r>
            <w:r w:rsidR="00806505">
              <w:rPr>
                <w:rStyle w:val="Strong"/>
                <w:b/>
                <w:bCs/>
              </w:rPr>
              <w:t xml:space="preserve"> </w:t>
            </w:r>
            <w:r w:rsidRPr="00FB53E0">
              <w:rPr>
                <w:rStyle w:val="Strong"/>
                <w:b/>
                <w:bCs/>
              </w:rPr>
              <w:t>Threshold</w:t>
            </w:r>
          </w:p>
        </w:tc>
        <w:tc>
          <w:tcPr>
            <w:tcW w:w="1701" w:type="dxa"/>
            <w:shd w:val="clear" w:color="auto" w:fill="D9D9D9" w:themeFill="background1" w:themeFillShade="D9"/>
            <w:noWrap/>
            <w:vAlign w:val="center"/>
            <w:hideMark/>
          </w:tcPr>
          <w:p w14:paraId="15566402" w14:textId="666787F1" w:rsidR="00794656" w:rsidRPr="008F18DC" w:rsidRDefault="00794656" w:rsidP="00FB53E0">
            <w:pPr>
              <w:pStyle w:val="TableTitle"/>
            </w:pPr>
            <w:r w:rsidRPr="00FB53E0">
              <w:rPr>
                <w:rStyle w:val="Strong"/>
                <w:b/>
                <w:bCs/>
              </w:rPr>
              <w:t>Critical</w:t>
            </w:r>
            <w:r w:rsidR="00806505">
              <w:rPr>
                <w:rStyle w:val="Strong"/>
                <w:b/>
                <w:bCs/>
              </w:rPr>
              <w:t xml:space="preserve"> </w:t>
            </w:r>
            <w:r w:rsidRPr="00FB53E0">
              <w:rPr>
                <w:rStyle w:val="Strong"/>
                <w:b/>
                <w:bCs/>
              </w:rPr>
              <w:t>Threshold</w:t>
            </w:r>
          </w:p>
        </w:tc>
        <w:tc>
          <w:tcPr>
            <w:tcW w:w="2664" w:type="dxa"/>
            <w:shd w:val="clear" w:color="auto" w:fill="D9D9D9" w:themeFill="background1" w:themeFillShade="D9"/>
            <w:noWrap/>
            <w:vAlign w:val="center"/>
            <w:hideMark/>
          </w:tcPr>
          <w:p w14:paraId="2E47704D" w14:textId="1D3B4AA6" w:rsidR="00794656" w:rsidRPr="008F18DC" w:rsidRDefault="00794656" w:rsidP="00FB53E0">
            <w:pPr>
              <w:pStyle w:val="TableTitle"/>
            </w:pPr>
            <w:r w:rsidRPr="00FB53E0">
              <w:rPr>
                <w:rStyle w:val="Strong"/>
                <w:b/>
                <w:bCs/>
              </w:rPr>
              <w:t>Notes</w:t>
            </w:r>
            <w:r w:rsidR="00806505">
              <w:rPr>
                <w:rStyle w:val="Strong"/>
                <w:b/>
                <w:bCs/>
              </w:rPr>
              <w:t xml:space="preserve"> </w:t>
            </w:r>
            <w:r w:rsidRPr="00FB53E0">
              <w:rPr>
                <w:rStyle w:val="Strong"/>
                <w:b/>
                <w:bCs/>
              </w:rPr>
              <w:t>/</w:t>
            </w:r>
            <w:r w:rsidR="00806505">
              <w:rPr>
                <w:rStyle w:val="Strong"/>
                <w:b/>
                <w:bCs/>
              </w:rPr>
              <w:t xml:space="preserve"> </w:t>
            </w:r>
            <w:r w:rsidRPr="00FB53E0">
              <w:rPr>
                <w:rStyle w:val="Strong"/>
                <w:b/>
                <w:bCs/>
              </w:rPr>
              <w:t>Success</w:t>
            </w:r>
            <w:r w:rsidR="00806505">
              <w:rPr>
                <w:rStyle w:val="Strong"/>
                <w:b/>
                <w:bCs/>
              </w:rPr>
              <w:t xml:space="preserve"> </w:t>
            </w:r>
            <w:r w:rsidRPr="00FB53E0">
              <w:rPr>
                <w:rStyle w:val="Strong"/>
                <w:b/>
                <w:bCs/>
              </w:rPr>
              <w:t>Criteria</w:t>
            </w:r>
          </w:p>
        </w:tc>
      </w:tr>
      <w:tr w:rsidR="00794656" w:rsidRPr="002D2D7F" w14:paraId="7A1B374F" w14:textId="77777777" w:rsidTr="002D2D7F">
        <w:tc>
          <w:tcPr>
            <w:tcW w:w="1413" w:type="dxa"/>
            <w:vAlign w:val="center"/>
            <w:hideMark/>
          </w:tcPr>
          <w:p w14:paraId="34F12AB4" w14:textId="06AB91BC" w:rsidR="00794656" w:rsidRPr="002D2D7F" w:rsidRDefault="00794656" w:rsidP="00FB53E0">
            <w:pPr>
              <w:pStyle w:val="TableBody"/>
            </w:pPr>
            <w:r w:rsidRPr="002D2D7F">
              <w:rPr>
                <w:rStyle w:val="Strong"/>
                <w:sz w:val="18"/>
                <w:szCs w:val="18"/>
              </w:rPr>
              <w:t>Packet</w:t>
            </w:r>
            <w:r w:rsidR="00806505">
              <w:rPr>
                <w:rStyle w:val="Strong"/>
                <w:rFonts w:ascii="Arial" w:hAnsi="Arial" w:cs="Arial"/>
                <w:sz w:val="18"/>
                <w:szCs w:val="18"/>
              </w:rPr>
              <w:t xml:space="preserve"> </w:t>
            </w:r>
            <w:r w:rsidRPr="002D2D7F">
              <w:rPr>
                <w:rStyle w:val="Strong"/>
                <w:sz w:val="18"/>
                <w:szCs w:val="18"/>
              </w:rPr>
              <w:t>Drops</w:t>
            </w:r>
          </w:p>
        </w:tc>
        <w:tc>
          <w:tcPr>
            <w:tcW w:w="2126" w:type="dxa"/>
            <w:vAlign w:val="center"/>
            <w:hideMark/>
          </w:tcPr>
          <w:p w14:paraId="22FFFCA8" w14:textId="74737B01" w:rsidR="00794656" w:rsidRPr="002D2D7F" w:rsidRDefault="00794656" w:rsidP="00FB53E0">
            <w:pPr>
              <w:pStyle w:val="TableBody"/>
            </w:pPr>
            <w:r w:rsidRPr="002D2D7F">
              <w:t>%</w:t>
            </w:r>
            <w:r w:rsidR="00806505">
              <w:t xml:space="preserve"> </w:t>
            </w:r>
            <w:r w:rsidRPr="002D2D7F">
              <w:t>of</w:t>
            </w:r>
            <w:r w:rsidR="00806505">
              <w:t xml:space="preserve"> </w:t>
            </w:r>
            <w:r w:rsidRPr="002D2D7F">
              <w:t>total</w:t>
            </w:r>
            <w:r w:rsidR="00806505">
              <w:t xml:space="preserve"> </w:t>
            </w:r>
            <w:r w:rsidRPr="002D2D7F">
              <w:t>packets</w:t>
            </w:r>
            <w:r w:rsidR="00806505">
              <w:t xml:space="preserve"> </w:t>
            </w:r>
            <w:r w:rsidRPr="002D2D7F">
              <w:t>lost</w:t>
            </w:r>
            <w:r w:rsidR="00806505">
              <w:t xml:space="preserve"> </w:t>
            </w:r>
            <w:r w:rsidRPr="002D2D7F">
              <w:t>(per</w:t>
            </w:r>
            <w:r w:rsidR="00806505">
              <w:t xml:space="preserve"> </w:t>
            </w:r>
            <w:r w:rsidRPr="002D2D7F">
              <w:t>node,</w:t>
            </w:r>
            <w:r w:rsidR="00806505">
              <w:t xml:space="preserve"> </w:t>
            </w:r>
            <w:r w:rsidRPr="002D2D7F">
              <w:t>pod,</w:t>
            </w:r>
            <w:r w:rsidR="00806505">
              <w:t xml:space="preserve"> </w:t>
            </w:r>
            <w:r w:rsidRPr="002D2D7F">
              <w:t>or</w:t>
            </w:r>
            <w:r w:rsidR="00806505">
              <w:t xml:space="preserve"> </w:t>
            </w:r>
            <w:r w:rsidRPr="002D2D7F">
              <w:t>network</w:t>
            </w:r>
            <w:r w:rsidR="00806505">
              <w:t xml:space="preserve"> </w:t>
            </w:r>
            <w:r w:rsidRPr="002D2D7F">
              <w:t>interface)</w:t>
            </w:r>
          </w:p>
        </w:tc>
        <w:tc>
          <w:tcPr>
            <w:tcW w:w="1276" w:type="dxa"/>
            <w:vAlign w:val="center"/>
            <w:hideMark/>
          </w:tcPr>
          <w:p w14:paraId="518C7486" w14:textId="53A1201E" w:rsidR="00794656" w:rsidRPr="002D2D7F" w:rsidRDefault="00794656" w:rsidP="00FB53E0">
            <w:pPr>
              <w:pStyle w:val="TableBody"/>
            </w:pPr>
            <w:r w:rsidRPr="002D2D7F">
              <w:t>&lt;</w:t>
            </w:r>
            <w:r w:rsidR="00806505">
              <w:rPr>
                <w:rFonts w:ascii="Arial" w:hAnsi="Arial" w:cs="Arial"/>
              </w:rPr>
              <w:t xml:space="preserve"> </w:t>
            </w:r>
            <w:r w:rsidRPr="002D2D7F">
              <w:t>0.1</w:t>
            </w:r>
            <w:r w:rsidR="00806505">
              <w:rPr>
                <w:rFonts w:ascii="Arial" w:hAnsi="Arial" w:cs="Arial"/>
              </w:rPr>
              <w:t xml:space="preserve"> </w:t>
            </w:r>
            <w:r w:rsidRPr="002D2D7F">
              <w:t>%</w:t>
            </w:r>
          </w:p>
        </w:tc>
        <w:tc>
          <w:tcPr>
            <w:tcW w:w="1276" w:type="dxa"/>
            <w:vAlign w:val="center"/>
            <w:hideMark/>
          </w:tcPr>
          <w:p w14:paraId="145F1B10" w14:textId="32EF353A" w:rsidR="00794656" w:rsidRPr="002D2D7F" w:rsidRDefault="00794656" w:rsidP="00FB53E0">
            <w:pPr>
              <w:pStyle w:val="TableBody"/>
            </w:pPr>
            <w:r w:rsidRPr="002D2D7F">
              <w:t>0.1</w:t>
            </w:r>
            <w:r w:rsidR="00806505">
              <w:rPr>
                <w:rFonts w:ascii="Arial" w:hAnsi="Arial" w:cs="Arial"/>
              </w:rPr>
              <w:t xml:space="preserve"> </w:t>
            </w:r>
            <w:r w:rsidRPr="002D2D7F">
              <w:rPr>
                <w:rFonts w:cs="Aptos"/>
              </w:rPr>
              <w:t>–</w:t>
            </w:r>
            <w:r w:rsidR="00806505">
              <w:rPr>
                <w:rFonts w:ascii="Arial" w:hAnsi="Arial" w:cs="Arial"/>
              </w:rPr>
              <w:t xml:space="preserve"> </w:t>
            </w:r>
            <w:r w:rsidRPr="002D2D7F">
              <w:t>0.5</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1F9DFB3F" w14:textId="45A2372F" w:rsidR="00794656" w:rsidRPr="002D2D7F" w:rsidRDefault="00794656" w:rsidP="00FB53E0">
            <w:pPr>
              <w:pStyle w:val="TableBody"/>
            </w:pPr>
            <w:r w:rsidRPr="002D2D7F">
              <w:t>&gt;</w:t>
            </w:r>
            <w:r w:rsidR="00806505">
              <w:rPr>
                <w:rFonts w:ascii="Arial" w:hAnsi="Arial" w:cs="Arial"/>
              </w:rPr>
              <w:t xml:space="preserve"> </w:t>
            </w:r>
            <w:r w:rsidRPr="002D2D7F">
              <w:t>0.5</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spikes</w:t>
            </w:r>
            <w:r w:rsidR="00806505">
              <w:rPr>
                <w:rFonts w:ascii="Arial" w:hAnsi="Arial" w:cs="Arial"/>
              </w:rPr>
              <w:t xml:space="preserve"> </w:t>
            </w: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p>
        </w:tc>
        <w:tc>
          <w:tcPr>
            <w:tcW w:w="2664" w:type="dxa"/>
            <w:vAlign w:val="center"/>
            <w:hideMark/>
          </w:tcPr>
          <w:p w14:paraId="0ABC6FD7" w14:textId="5E1737C9" w:rsidR="00794656" w:rsidRPr="002D2D7F" w:rsidRDefault="00794656" w:rsidP="00FB53E0">
            <w:pPr>
              <w:pStyle w:val="TableBody"/>
            </w:pPr>
            <w:r w:rsidRPr="002D2D7F">
              <w:t>Keep</w:t>
            </w:r>
            <w:r w:rsidR="00806505">
              <w:t xml:space="preserve"> </w:t>
            </w:r>
            <w:r w:rsidRPr="002D2D7F">
              <w:t>loss</w:t>
            </w:r>
            <w:r w:rsidR="00806505">
              <w:rPr>
                <w:rFonts w:ascii="Arial" w:hAnsi="Arial" w:cs="Arial"/>
              </w:rPr>
              <w:t xml:space="preserve"> </w:t>
            </w:r>
            <w:r w:rsidRPr="002D2D7F">
              <w:t>&lt;</w:t>
            </w:r>
            <w:r w:rsidR="00806505">
              <w:rPr>
                <w:rFonts w:ascii="Arial" w:hAnsi="Arial" w:cs="Arial"/>
              </w:rPr>
              <w:t xml:space="preserve"> </w:t>
            </w:r>
            <w:r w:rsidRPr="002D2D7F">
              <w:t>0.1</w:t>
            </w:r>
            <w:r w:rsidR="00806505">
              <w:rPr>
                <w:rFonts w:ascii="Arial" w:hAnsi="Arial" w:cs="Arial"/>
              </w:rPr>
              <w:t xml:space="preserve"> </w:t>
            </w:r>
            <w:r w:rsidRPr="002D2D7F">
              <w:t>%.</w:t>
            </w:r>
            <w:r w:rsidR="00806505">
              <w:t xml:space="preserve"> </w:t>
            </w:r>
            <w:r w:rsidRPr="002D2D7F">
              <w:t>Above</w:t>
            </w:r>
            <w:r w:rsidR="00806505">
              <w:rPr>
                <w:rFonts w:ascii="Arial" w:hAnsi="Arial" w:cs="Arial"/>
              </w:rPr>
              <w:t xml:space="preserve"> </w:t>
            </w:r>
            <w:r w:rsidRPr="002D2D7F">
              <w:t>0.5</w:t>
            </w:r>
            <w:r w:rsidR="00806505">
              <w:rPr>
                <w:rFonts w:ascii="Arial" w:hAnsi="Arial" w:cs="Arial"/>
              </w:rPr>
              <w:t xml:space="preserve"> </w:t>
            </w:r>
            <w:r w:rsidRPr="002D2D7F">
              <w:t>%</w:t>
            </w:r>
            <w:r w:rsidR="00806505">
              <w:t xml:space="preserve"> </w:t>
            </w:r>
            <w:r w:rsidRPr="002D2D7F">
              <w:t>begins</w:t>
            </w:r>
            <w:r w:rsidR="00806505">
              <w:t xml:space="preserve"> </w:t>
            </w:r>
            <w:r w:rsidRPr="002D2D7F">
              <w:t>to</w:t>
            </w:r>
            <w:r w:rsidR="00806505">
              <w:t xml:space="preserve"> </w:t>
            </w:r>
            <w:r w:rsidRPr="002D2D7F">
              <w:t>impact</w:t>
            </w:r>
            <w:r w:rsidR="00806505">
              <w:t xml:space="preserve"> </w:t>
            </w:r>
            <w:r w:rsidRPr="002D2D7F">
              <w:t>performance;</w:t>
            </w:r>
            <w:r w:rsidR="00806505">
              <w:t xml:space="preserve"> </w:t>
            </w:r>
            <w:r w:rsidRPr="002D2D7F">
              <w:t>investigate</w:t>
            </w:r>
            <w:r w:rsidR="00806505">
              <w:t xml:space="preserve"> </w:t>
            </w:r>
            <w:r w:rsidRPr="002D2D7F">
              <w:t>route</w:t>
            </w:r>
            <w:r w:rsidR="00806505">
              <w:t xml:space="preserve"> </w:t>
            </w:r>
            <w:r w:rsidRPr="002D2D7F">
              <w:t>saturation</w:t>
            </w:r>
            <w:r w:rsidR="00806505">
              <w:t xml:space="preserve"> </w:t>
            </w:r>
            <w:r w:rsidRPr="002D2D7F">
              <w:t>or</w:t>
            </w:r>
            <w:r w:rsidR="00806505">
              <w:t xml:space="preserve"> </w:t>
            </w:r>
            <w:r w:rsidRPr="002D2D7F">
              <w:t>link</w:t>
            </w:r>
            <w:r w:rsidR="00806505">
              <w:t xml:space="preserve"> </w:t>
            </w:r>
            <w:r w:rsidRPr="002D2D7F">
              <w:t>errors.</w:t>
            </w:r>
          </w:p>
        </w:tc>
      </w:tr>
      <w:tr w:rsidR="00794656" w:rsidRPr="002D2D7F" w14:paraId="36D75411" w14:textId="77777777" w:rsidTr="002D2D7F">
        <w:tc>
          <w:tcPr>
            <w:tcW w:w="1413" w:type="dxa"/>
            <w:vAlign w:val="center"/>
            <w:hideMark/>
          </w:tcPr>
          <w:p w14:paraId="0125D859" w14:textId="3BC402EB" w:rsidR="00794656" w:rsidRPr="002D2D7F" w:rsidRDefault="00794656" w:rsidP="00FB53E0">
            <w:pPr>
              <w:pStyle w:val="TableBody"/>
            </w:pPr>
            <w:r w:rsidRPr="002D2D7F">
              <w:rPr>
                <w:rStyle w:val="Strong"/>
                <w:sz w:val="18"/>
                <w:szCs w:val="18"/>
              </w:rPr>
              <w:t>Cross</w:t>
            </w:r>
            <w:r w:rsidRPr="002D2D7F">
              <w:rPr>
                <w:rStyle w:val="Strong"/>
                <w:sz w:val="18"/>
                <w:szCs w:val="18"/>
              </w:rPr>
              <w:noBreakHyphen/>
              <w:t>Service</w:t>
            </w:r>
            <w:r w:rsidR="00806505">
              <w:rPr>
                <w:rStyle w:val="Strong"/>
                <w:rFonts w:ascii="Arial" w:hAnsi="Arial" w:cs="Arial"/>
                <w:sz w:val="18"/>
                <w:szCs w:val="18"/>
              </w:rPr>
              <w:t xml:space="preserve"> </w:t>
            </w:r>
            <w:r w:rsidRPr="002D2D7F">
              <w:rPr>
                <w:rStyle w:val="Strong"/>
                <w:sz w:val="18"/>
                <w:szCs w:val="18"/>
              </w:rPr>
              <w:t>Latency</w:t>
            </w:r>
          </w:p>
        </w:tc>
        <w:tc>
          <w:tcPr>
            <w:tcW w:w="2126" w:type="dxa"/>
            <w:vAlign w:val="center"/>
            <w:hideMark/>
          </w:tcPr>
          <w:p w14:paraId="23E9918B" w14:textId="0035027B" w:rsidR="00794656" w:rsidRPr="002D2D7F" w:rsidRDefault="00794656" w:rsidP="00FB53E0">
            <w:pPr>
              <w:pStyle w:val="TableBody"/>
            </w:pPr>
            <w:r w:rsidRPr="002D2D7F">
              <w:t>ms</w:t>
            </w:r>
            <w:r w:rsidR="00806505">
              <w:t xml:space="preserve"> </w:t>
            </w:r>
            <w:r w:rsidRPr="002D2D7F">
              <w:t>(service</w:t>
            </w:r>
            <w:r w:rsidRPr="002D2D7F">
              <w:noBreakHyphen/>
              <w:t>to</w:t>
            </w:r>
            <w:r w:rsidRPr="002D2D7F">
              <w:noBreakHyphen/>
              <w:t>service</w:t>
            </w:r>
            <w:r w:rsidR="00806505">
              <w:t xml:space="preserve"> </w:t>
            </w:r>
            <w:r w:rsidRPr="002D2D7F">
              <w:t>request</w:t>
            </w:r>
            <w:r w:rsidRPr="002D2D7F">
              <w:noBreakHyphen/>
              <w:t>response</w:t>
            </w:r>
            <w:r w:rsidR="00806505">
              <w:t xml:space="preserve"> </w:t>
            </w:r>
            <w:r w:rsidRPr="002D2D7F">
              <w:t>round</w:t>
            </w:r>
            <w:r w:rsidRPr="002D2D7F">
              <w:noBreakHyphen/>
              <w:t>trip,</w:t>
            </w:r>
            <w:r w:rsidR="00806505">
              <w:t xml:space="preserve"> </w:t>
            </w:r>
            <w:r w:rsidRPr="002D2D7F">
              <w:t>P95)</w:t>
            </w:r>
          </w:p>
        </w:tc>
        <w:tc>
          <w:tcPr>
            <w:tcW w:w="1276" w:type="dxa"/>
            <w:vAlign w:val="center"/>
            <w:hideMark/>
          </w:tcPr>
          <w:p w14:paraId="528158B7" w14:textId="5CAF77C7" w:rsidR="00794656" w:rsidRPr="002D2D7F" w:rsidRDefault="00794656" w:rsidP="00FB53E0">
            <w:pPr>
              <w:pStyle w:val="TableBody"/>
            </w:pPr>
            <w:r w:rsidRPr="002D2D7F">
              <w:t>&lt;</w:t>
            </w:r>
            <w:r w:rsidR="00806505">
              <w:rPr>
                <w:rFonts w:ascii="Arial" w:hAnsi="Arial" w:cs="Arial"/>
              </w:rPr>
              <w:t xml:space="preserve"> </w:t>
            </w:r>
            <w:r w:rsidRPr="002D2D7F">
              <w:t>50</w:t>
            </w:r>
            <w:r w:rsidR="00806505">
              <w:rPr>
                <w:rFonts w:ascii="Arial" w:hAnsi="Arial" w:cs="Arial"/>
              </w:rPr>
              <w:t xml:space="preserve"> </w:t>
            </w:r>
            <w:r w:rsidRPr="002D2D7F">
              <w:t>ms</w:t>
            </w:r>
          </w:p>
        </w:tc>
        <w:tc>
          <w:tcPr>
            <w:tcW w:w="1276" w:type="dxa"/>
            <w:vAlign w:val="center"/>
            <w:hideMark/>
          </w:tcPr>
          <w:p w14:paraId="473533F1" w14:textId="2B48C7EA" w:rsidR="00794656" w:rsidRPr="002D2D7F" w:rsidRDefault="00794656" w:rsidP="00FB53E0">
            <w:pPr>
              <w:pStyle w:val="TableBody"/>
            </w:pPr>
            <w:r w:rsidRPr="002D2D7F">
              <w:t>50</w:t>
            </w:r>
            <w:r w:rsidR="00806505">
              <w:rPr>
                <w:rFonts w:ascii="Arial" w:hAnsi="Arial" w:cs="Arial"/>
              </w:rPr>
              <w:t xml:space="preserve"> </w:t>
            </w:r>
            <w:r w:rsidRPr="002D2D7F">
              <w:rPr>
                <w:rFonts w:cs="Aptos"/>
              </w:rPr>
              <w:t>–</w:t>
            </w:r>
            <w:r w:rsidR="00806505">
              <w:rPr>
                <w:rFonts w:ascii="Arial" w:hAnsi="Arial" w:cs="Arial"/>
              </w:rPr>
              <w:t xml:space="preserve"> </w:t>
            </w:r>
            <w:r w:rsidRPr="002D2D7F">
              <w:t>100</w:t>
            </w:r>
            <w:r w:rsidR="00806505">
              <w:rPr>
                <w:rFonts w:ascii="Arial" w:hAnsi="Arial" w:cs="Arial"/>
              </w:rPr>
              <w:t xml:space="preserve"> </w:t>
            </w:r>
            <w:r w:rsidRPr="002D2D7F">
              <w:t>ms</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5F168369" w14:textId="54894247" w:rsidR="00794656" w:rsidRPr="002D2D7F" w:rsidRDefault="00794656" w:rsidP="00FB53E0">
            <w:pPr>
              <w:pStyle w:val="TableBody"/>
            </w:pPr>
            <w:r w:rsidRPr="002D2D7F">
              <w:t>&gt;</w:t>
            </w:r>
            <w:r w:rsidR="00806505">
              <w:rPr>
                <w:rFonts w:ascii="Arial" w:hAnsi="Arial" w:cs="Arial"/>
              </w:rPr>
              <w:t xml:space="preserve"> </w:t>
            </w:r>
            <w:r w:rsidRPr="002D2D7F">
              <w:t>100</w:t>
            </w:r>
            <w:r w:rsidR="00806505">
              <w:rPr>
                <w:rFonts w:ascii="Arial" w:hAnsi="Arial" w:cs="Arial"/>
              </w:rPr>
              <w:t xml:space="preserve"> </w:t>
            </w:r>
            <w:r w:rsidRPr="002D2D7F">
              <w:t>ms</w:t>
            </w:r>
            <w:r w:rsidR="00806505">
              <w:t xml:space="preserve"> </w:t>
            </w:r>
            <w:r w:rsidRPr="002D2D7F">
              <w:t>sustained</w:t>
            </w:r>
            <w:r w:rsidR="00806505">
              <w:t xml:space="preserve"> </w:t>
            </w:r>
            <w:r w:rsidRPr="002D2D7F">
              <w:t>or</w:t>
            </w:r>
            <w:r w:rsidR="00806505">
              <w:t xml:space="preserve"> </w:t>
            </w:r>
            <w:r w:rsidRPr="002D2D7F">
              <w:t>spikes</w:t>
            </w:r>
            <w:r w:rsidR="00806505">
              <w:rPr>
                <w:rFonts w:ascii="Arial" w:hAnsi="Arial" w:cs="Arial"/>
              </w:rPr>
              <w:t xml:space="preserve"> </w:t>
            </w:r>
            <w:r w:rsidRPr="002D2D7F">
              <w:t>&gt;</w:t>
            </w:r>
            <w:r w:rsidR="00806505">
              <w:rPr>
                <w:rFonts w:ascii="Arial" w:hAnsi="Arial" w:cs="Arial"/>
              </w:rPr>
              <w:t xml:space="preserve"> </w:t>
            </w:r>
            <w:r w:rsidRPr="002D2D7F">
              <w:t>200</w:t>
            </w:r>
            <w:r w:rsidR="00806505">
              <w:rPr>
                <w:rFonts w:ascii="Arial" w:hAnsi="Arial" w:cs="Arial"/>
              </w:rPr>
              <w:t xml:space="preserve"> </w:t>
            </w:r>
            <w:r w:rsidRPr="002D2D7F">
              <w:t>ms</w:t>
            </w:r>
          </w:p>
        </w:tc>
        <w:tc>
          <w:tcPr>
            <w:tcW w:w="2664" w:type="dxa"/>
            <w:vAlign w:val="center"/>
            <w:hideMark/>
          </w:tcPr>
          <w:p w14:paraId="7DBC2B55" w14:textId="0F21CD7C" w:rsidR="00794656" w:rsidRPr="002D2D7F" w:rsidRDefault="00794656" w:rsidP="00FB53E0">
            <w:pPr>
              <w:pStyle w:val="TableBody"/>
            </w:pPr>
            <w:r w:rsidRPr="002D2D7F">
              <w:t>Indicates</w:t>
            </w:r>
            <w:r w:rsidR="00806505">
              <w:t xml:space="preserve"> </w:t>
            </w:r>
            <w:r w:rsidRPr="002D2D7F">
              <w:t>network</w:t>
            </w:r>
            <w:r w:rsidR="00806505">
              <w:t xml:space="preserve"> </w:t>
            </w:r>
            <w:r w:rsidRPr="002D2D7F">
              <w:t>or</w:t>
            </w:r>
            <w:r w:rsidR="00806505">
              <w:t xml:space="preserve"> </w:t>
            </w:r>
            <w:r w:rsidRPr="002D2D7F">
              <w:t>service</w:t>
            </w:r>
            <w:r w:rsidR="00806505">
              <w:t xml:space="preserve"> </w:t>
            </w:r>
            <w:r w:rsidRPr="002D2D7F">
              <w:t>hops</w:t>
            </w:r>
            <w:r w:rsidR="00806505">
              <w:t xml:space="preserve"> </w:t>
            </w:r>
            <w:r w:rsidRPr="002D2D7F">
              <w:t>delay.</w:t>
            </w:r>
            <w:r w:rsidR="00806505">
              <w:t xml:space="preserve"> </w:t>
            </w:r>
            <w:r w:rsidRPr="002D2D7F">
              <w:t>Maintain</w:t>
            </w:r>
            <w:r w:rsidR="00806505">
              <w:t xml:space="preserve"> </w:t>
            </w:r>
            <w:r w:rsidRPr="002D2D7F">
              <w:t>P95</w:t>
            </w:r>
            <w:r w:rsidR="00806505">
              <w:rPr>
                <w:rFonts w:ascii="Arial" w:hAnsi="Arial" w:cs="Arial"/>
              </w:rPr>
              <w:t xml:space="preserve"> </w:t>
            </w:r>
            <w:r w:rsidRPr="002D2D7F">
              <w:t>&lt;</w:t>
            </w:r>
            <w:r w:rsidR="00806505">
              <w:rPr>
                <w:rFonts w:ascii="Arial" w:hAnsi="Arial" w:cs="Arial"/>
              </w:rPr>
              <w:t xml:space="preserve"> </w:t>
            </w:r>
            <w:r w:rsidRPr="002D2D7F">
              <w:t>100</w:t>
            </w:r>
            <w:r w:rsidR="00806505">
              <w:rPr>
                <w:rFonts w:ascii="Arial" w:hAnsi="Arial" w:cs="Arial"/>
              </w:rPr>
              <w:t xml:space="preserve"> </w:t>
            </w:r>
            <w:r w:rsidRPr="002D2D7F">
              <w:t>ms</w:t>
            </w:r>
            <w:r w:rsidR="00806505">
              <w:t xml:space="preserve"> </w:t>
            </w:r>
            <w:r w:rsidRPr="002D2D7F">
              <w:t>for</w:t>
            </w:r>
            <w:r w:rsidR="00806505">
              <w:t xml:space="preserve"> </w:t>
            </w:r>
            <w:r w:rsidRPr="002D2D7F">
              <w:t>intra</w:t>
            </w:r>
            <w:r w:rsidRPr="002D2D7F">
              <w:noBreakHyphen/>
              <w:t>region</w:t>
            </w:r>
            <w:r w:rsidR="00806505">
              <w:t xml:space="preserve"> </w:t>
            </w:r>
            <w:r w:rsidRPr="002D2D7F">
              <w:t>calls;</w:t>
            </w:r>
            <w:r w:rsidR="00806505">
              <w:t xml:space="preserve"> </w:t>
            </w:r>
            <w:r w:rsidRPr="002D2D7F">
              <w:t>&lt;</w:t>
            </w:r>
            <w:r w:rsidR="00806505">
              <w:rPr>
                <w:rFonts w:ascii="Arial" w:hAnsi="Arial" w:cs="Arial"/>
              </w:rPr>
              <w:t xml:space="preserve"> </w:t>
            </w:r>
            <w:r w:rsidRPr="002D2D7F">
              <w:t>200</w:t>
            </w:r>
            <w:r w:rsidR="00806505">
              <w:rPr>
                <w:rFonts w:ascii="Arial" w:hAnsi="Arial" w:cs="Arial"/>
              </w:rPr>
              <w:t xml:space="preserve"> </w:t>
            </w:r>
            <w:r w:rsidRPr="002D2D7F">
              <w:t>ms</w:t>
            </w:r>
            <w:r w:rsidR="00806505">
              <w:t xml:space="preserve"> </w:t>
            </w:r>
            <w:r w:rsidRPr="002D2D7F">
              <w:t>for</w:t>
            </w:r>
            <w:r w:rsidR="00806505">
              <w:t xml:space="preserve"> </w:t>
            </w:r>
            <w:r w:rsidRPr="002D2D7F">
              <w:t>cross</w:t>
            </w:r>
            <w:r w:rsidRPr="002D2D7F">
              <w:noBreakHyphen/>
              <w:t>region.</w:t>
            </w:r>
          </w:p>
        </w:tc>
      </w:tr>
      <w:tr w:rsidR="00794656" w:rsidRPr="002D2D7F" w14:paraId="64399E18" w14:textId="77777777" w:rsidTr="002D2D7F">
        <w:tc>
          <w:tcPr>
            <w:tcW w:w="1413" w:type="dxa"/>
            <w:vAlign w:val="center"/>
            <w:hideMark/>
          </w:tcPr>
          <w:p w14:paraId="7DC0D123" w14:textId="1ED4CC51" w:rsidR="00794656" w:rsidRPr="002D2D7F" w:rsidRDefault="00794656" w:rsidP="00FB53E0">
            <w:pPr>
              <w:pStyle w:val="TableBody"/>
            </w:pPr>
            <w:r w:rsidRPr="002D2D7F">
              <w:rPr>
                <w:rStyle w:val="Strong"/>
                <w:sz w:val="18"/>
                <w:szCs w:val="18"/>
              </w:rPr>
              <w:t>DNS</w:t>
            </w:r>
            <w:r w:rsidR="00806505">
              <w:rPr>
                <w:rStyle w:val="Strong"/>
                <w:rFonts w:ascii="Arial" w:hAnsi="Arial" w:cs="Arial"/>
                <w:sz w:val="18"/>
                <w:szCs w:val="18"/>
              </w:rPr>
              <w:t xml:space="preserve"> </w:t>
            </w:r>
            <w:r w:rsidRPr="002D2D7F">
              <w:rPr>
                <w:rStyle w:val="Strong"/>
                <w:sz w:val="18"/>
                <w:szCs w:val="18"/>
              </w:rPr>
              <w:t>Failures</w:t>
            </w:r>
          </w:p>
        </w:tc>
        <w:tc>
          <w:tcPr>
            <w:tcW w:w="2126" w:type="dxa"/>
            <w:vAlign w:val="center"/>
            <w:hideMark/>
          </w:tcPr>
          <w:p w14:paraId="6924180F" w14:textId="7AEDAC66" w:rsidR="00794656" w:rsidRPr="002D2D7F" w:rsidRDefault="00794656" w:rsidP="00FB53E0">
            <w:pPr>
              <w:pStyle w:val="TableBody"/>
            </w:pPr>
            <w:r w:rsidRPr="002D2D7F">
              <w:t>%</w:t>
            </w:r>
            <w:r w:rsidR="00806505">
              <w:t xml:space="preserve"> </w:t>
            </w:r>
            <w:r w:rsidRPr="002D2D7F">
              <w:t>of</w:t>
            </w:r>
            <w:r w:rsidR="00806505">
              <w:t xml:space="preserve"> </w:t>
            </w:r>
            <w:r w:rsidRPr="002D2D7F">
              <w:t>failed</w:t>
            </w:r>
            <w:r w:rsidR="00806505">
              <w:t xml:space="preserve"> </w:t>
            </w:r>
            <w:r w:rsidRPr="002D2D7F">
              <w:t>DNS</w:t>
            </w:r>
            <w:r w:rsidR="00806505">
              <w:t xml:space="preserve"> </w:t>
            </w:r>
            <w:r w:rsidRPr="002D2D7F">
              <w:t>lookups</w:t>
            </w:r>
            <w:r w:rsidR="00806505">
              <w:t xml:space="preserve"> </w:t>
            </w:r>
            <w:r w:rsidRPr="002D2D7F">
              <w:t>or</w:t>
            </w:r>
            <w:r w:rsidR="00806505">
              <w:t xml:space="preserve"> </w:t>
            </w:r>
            <w:r w:rsidRPr="002D2D7F">
              <w:t>resolution</w:t>
            </w:r>
            <w:r w:rsidR="00806505">
              <w:t xml:space="preserve"> </w:t>
            </w:r>
            <w:r w:rsidRPr="002D2D7F">
              <w:t>errors</w:t>
            </w:r>
          </w:p>
        </w:tc>
        <w:tc>
          <w:tcPr>
            <w:tcW w:w="1276" w:type="dxa"/>
            <w:vAlign w:val="center"/>
            <w:hideMark/>
          </w:tcPr>
          <w:p w14:paraId="28BBEA77" w14:textId="7413D174" w:rsidR="00794656" w:rsidRPr="002D2D7F" w:rsidRDefault="00794656" w:rsidP="00FB53E0">
            <w:pPr>
              <w:pStyle w:val="TableBody"/>
            </w:pPr>
            <w:r w:rsidRPr="002D2D7F">
              <w:t>&lt;</w:t>
            </w:r>
            <w:r w:rsidR="00806505">
              <w:rPr>
                <w:rFonts w:ascii="Arial" w:hAnsi="Arial" w:cs="Arial"/>
              </w:rPr>
              <w:t xml:space="preserve"> </w:t>
            </w:r>
            <w:r w:rsidRPr="002D2D7F">
              <w:t>0.1</w:t>
            </w:r>
            <w:r w:rsidR="00806505">
              <w:rPr>
                <w:rFonts w:ascii="Arial" w:hAnsi="Arial" w:cs="Arial"/>
              </w:rPr>
              <w:t xml:space="preserve"> </w:t>
            </w:r>
            <w:r w:rsidRPr="002D2D7F">
              <w:t>%</w:t>
            </w:r>
          </w:p>
        </w:tc>
        <w:tc>
          <w:tcPr>
            <w:tcW w:w="1276" w:type="dxa"/>
            <w:vAlign w:val="center"/>
            <w:hideMark/>
          </w:tcPr>
          <w:p w14:paraId="4C1EAA1A" w14:textId="677300AA" w:rsidR="00794656" w:rsidRPr="002D2D7F" w:rsidRDefault="00794656" w:rsidP="00FB53E0">
            <w:pPr>
              <w:pStyle w:val="TableBody"/>
            </w:pPr>
            <w:r w:rsidRPr="002D2D7F">
              <w:t>0.1</w:t>
            </w:r>
            <w:r w:rsidR="00806505">
              <w:rPr>
                <w:rFonts w:ascii="Arial" w:hAnsi="Arial" w:cs="Arial"/>
              </w:rPr>
              <w:t xml:space="preserve"> </w:t>
            </w:r>
            <w:r w:rsidRPr="002D2D7F">
              <w:rPr>
                <w:rFonts w:cs="Aptos"/>
              </w:rPr>
              <w:t>–</w:t>
            </w:r>
            <w:r w:rsidR="00806505">
              <w:rPr>
                <w:rFonts w:ascii="Arial" w:hAnsi="Arial" w:cs="Arial"/>
              </w:rPr>
              <w:t xml:space="preserve"> </w:t>
            </w:r>
            <w:r w:rsidRPr="002D2D7F">
              <w:t>0.5</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4F707D3D" w14:textId="15D9D1FB" w:rsidR="00794656" w:rsidRPr="002D2D7F" w:rsidRDefault="00794656" w:rsidP="00FB53E0">
            <w:pPr>
              <w:pStyle w:val="TableBody"/>
            </w:pP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resolver</w:t>
            </w:r>
            <w:r w:rsidR="00806505">
              <w:t xml:space="preserve"> </w:t>
            </w:r>
            <w:r w:rsidRPr="002D2D7F">
              <w:t>outage</w:t>
            </w:r>
          </w:p>
        </w:tc>
        <w:tc>
          <w:tcPr>
            <w:tcW w:w="2664" w:type="dxa"/>
            <w:vAlign w:val="center"/>
            <w:hideMark/>
          </w:tcPr>
          <w:p w14:paraId="2981662D" w14:textId="26278C26" w:rsidR="00794656" w:rsidRPr="002D2D7F" w:rsidRDefault="00794656" w:rsidP="00FB53E0">
            <w:pPr>
              <w:pStyle w:val="TableBody"/>
            </w:pPr>
            <w:r w:rsidRPr="002D2D7F">
              <w:t>Even</w:t>
            </w:r>
            <w:r w:rsidR="00806505">
              <w:t xml:space="preserve"> </w:t>
            </w:r>
            <w:r w:rsidRPr="002D2D7F">
              <w:t>small</w:t>
            </w:r>
            <w:r w:rsidR="00806505">
              <w:t xml:space="preserve"> </w:t>
            </w:r>
            <w:r w:rsidRPr="002D2D7F">
              <w:t>spikes</w:t>
            </w:r>
            <w:r w:rsidR="00806505">
              <w:t xml:space="preserve"> </w:t>
            </w:r>
            <w:r w:rsidRPr="002D2D7F">
              <w:t>increase</w:t>
            </w:r>
            <w:r w:rsidR="00806505">
              <w:t xml:space="preserve"> </w:t>
            </w:r>
            <w:r w:rsidRPr="002D2D7F">
              <w:t>latency;</w:t>
            </w:r>
            <w:r w:rsidR="00806505">
              <w:t xml:space="preserve"> </w:t>
            </w:r>
            <w:r w:rsidRPr="002D2D7F">
              <w:t>validate</w:t>
            </w:r>
            <w:r w:rsidR="00806505">
              <w:t xml:space="preserve"> </w:t>
            </w:r>
            <w:r w:rsidRPr="002D2D7F">
              <w:t>caching,</w:t>
            </w:r>
            <w:r w:rsidR="00806505">
              <w:t xml:space="preserve"> </w:t>
            </w:r>
            <w:r w:rsidRPr="002D2D7F">
              <w:t>propagation,</w:t>
            </w:r>
            <w:r w:rsidR="00806505">
              <w:t xml:space="preserve"> </w:t>
            </w:r>
            <w:r w:rsidRPr="002D2D7F">
              <w:t>or</w:t>
            </w:r>
            <w:r w:rsidR="00806505">
              <w:t xml:space="preserve"> </w:t>
            </w:r>
            <w:r w:rsidRPr="002D2D7F">
              <w:t>resolver</w:t>
            </w:r>
            <w:r w:rsidR="00806505">
              <w:t xml:space="preserve"> </w:t>
            </w:r>
            <w:r w:rsidRPr="002D2D7F">
              <w:t>health.</w:t>
            </w:r>
          </w:p>
        </w:tc>
      </w:tr>
      <w:tr w:rsidR="00794656" w:rsidRPr="002D2D7F" w14:paraId="7A56ABA5" w14:textId="77777777" w:rsidTr="002D2D7F">
        <w:tc>
          <w:tcPr>
            <w:tcW w:w="1413" w:type="dxa"/>
            <w:vAlign w:val="center"/>
            <w:hideMark/>
          </w:tcPr>
          <w:p w14:paraId="1172DF14" w14:textId="49B9BB79" w:rsidR="00794656" w:rsidRPr="002D2D7F" w:rsidRDefault="00794656" w:rsidP="00FB53E0">
            <w:pPr>
              <w:pStyle w:val="TableBody"/>
            </w:pPr>
            <w:r w:rsidRPr="002D2D7F">
              <w:rPr>
                <w:rStyle w:val="Strong"/>
                <w:sz w:val="18"/>
                <w:szCs w:val="18"/>
              </w:rPr>
              <w:lastRenderedPageBreak/>
              <w:t>Service</w:t>
            </w:r>
            <w:r w:rsidR="00806505">
              <w:rPr>
                <w:rStyle w:val="Strong"/>
                <w:rFonts w:ascii="Arial" w:hAnsi="Arial" w:cs="Arial"/>
                <w:sz w:val="18"/>
                <w:szCs w:val="18"/>
              </w:rPr>
              <w:t xml:space="preserve"> </w:t>
            </w:r>
            <w:r w:rsidRPr="002D2D7F">
              <w:rPr>
                <w:rStyle w:val="Strong"/>
                <w:sz w:val="18"/>
                <w:szCs w:val="18"/>
              </w:rPr>
              <w:t>Mesh</w:t>
            </w:r>
            <w:r w:rsidR="00806505">
              <w:rPr>
                <w:rStyle w:val="Strong"/>
                <w:rFonts w:ascii="Arial" w:hAnsi="Arial" w:cs="Arial"/>
                <w:sz w:val="18"/>
                <w:szCs w:val="18"/>
              </w:rPr>
              <w:t xml:space="preserve"> </w:t>
            </w:r>
            <w:r w:rsidRPr="002D2D7F">
              <w:rPr>
                <w:rStyle w:val="Strong"/>
                <w:sz w:val="18"/>
                <w:szCs w:val="18"/>
              </w:rPr>
              <w:t>Errors</w:t>
            </w:r>
          </w:p>
        </w:tc>
        <w:tc>
          <w:tcPr>
            <w:tcW w:w="2126" w:type="dxa"/>
            <w:vAlign w:val="center"/>
            <w:hideMark/>
          </w:tcPr>
          <w:p w14:paraId="7EE4CC5E" w14:textId="0EBD87A9" w:rsidR="00794656" w:rsidRPr="002D2D7F" w:rsidRDefault="00794656" w:rsidP="00FB53E0">
            <w:pPr>
              <w:pStyle w:val="TableBody"/>
            </w:pPr>
            <w:r w:rsidRPr="002D2D7F">
              <w:t>%</w:t>
            </w:r>
            <w:r w:rsidR="00806505">
              <w:t xml:space="preserve"> </w:t>
            </w:r>
            <w:r w:rsidRPr="002D2D7F">
              <w:t>of</w:t>
            </w:r>
            <w:r w:rsidR="00806505">
              <w:t xml:space="preserve"> </w:t>
            </w:r>
            <w:r w:rsidRPr="002D2D7F">
              <w:t>total</w:t>
            </w:r>
            <w:r w:rsidR="00806505">
              <w:t xml:space="preserve"> </w:t>
            </w:r>
            <w:r w:rsidRPr="002D2D7F">
              <w:t>requests</w:t>
            </w:r>
            <w:r w:rsidR="00806505">
              <w:t xml:space="preserve"> </w:t>
            </w:r>
            <w:r w:rsidRPr="002D2D7F">
              <w:t>returning</w:t>
            </w:r>
            <w:r w:rsidR="00806505">
              <w:t xml:space="preserve"> </w:t>
            </w:r>
            <w:r w:rsidRPr="002D2D7F">
              <w:t>4xx/5xx</w:t>
            </w:r>
            <w:r w:rsidR="00806505">
              <w:t xml:space="preserve"> </w:t>
            </w:r>
            <w:r w:rsidRPr="002D2D7F">
              <w:t>or</w:t>
            </w:r>
            <w:r w:rsidR="00806505">
              <w:t xml:space="preserve"> </w:t>
            </w:r>
            <w:r w:rsidRPr="002D2D7F">
              <w:t>side</w:t>
            </w:r>
            <w:r w:rsidRPr="002D2D7F">
              <w:noBreakHyphen/>
              <w:t>car</w:t>
            </w:r>
            <w:r w:rsidRPr="002D2D7F">
              <w:noBreakHyphen/>
              <w:t>level</w:t>
            </w:r>
            <w:r w:rsidR="00806505">
              <w:t xml:space="preserve"> </w:t>
            </w:r>
            <w:r w:rsidRPr="002D2D7F">
              <w:t>failures</w:t>
            </w:r>
          </w:p>
        </w:tc>
        <w:tc>
          <w:tcPr>
            <w:tcW w:w="1276" w:type="dxa"/>
            <w:vAlign w:val="center"/>
            <w:hideMark/>
          </w:tcPr>
          <w:p w14:paraId="2A8124A4" w14:textId="55F7A2B3" w:rsidR="00794656" w:rsidRPr="002D2D7F" w:rsidRDefault="00794656" w:rsidP="00FB53E0">
            <w:pPr>
              <w:pStyle w:val="TableBody"/>
            </w:pPr>
            <w:r w:rsidRPr="002D2D7F">
              <w:t>&lt;</w:t>
            </w:r>
            <w:r w:rsidR="00806505">
              <w:rPr>
                <w:rFonts w:ascii="Arial" w:hAnsi="Arial" w:cs="Arial"/>
              </w:rPr>
              <w:t xml:space="preserve"> </w:t>
            </w:r>
            <w:r w:rsidRPr="002D2D7F">
              <w:t>0.2</w:t>
            </w:r>
            <w:r w:rsidR="00806505">
              <w:rPr>
                <w:rFonts w:ascii="Arial" w:hAnsi="Arial" w:cs="Arial"/>
              </w:rPr>
              <w:t xml:space="preserve"> </w:t>
            </w:r>
            <w:r w:rsidRPr="002D2D7F">
              <w:t>%</w:t>
            </w:r>
          </w:p>
        </w:tc>
        <w:tc>
          <w:tcPr>
            <w:tcW w:w="1276" w:type="dxa"/>
            <w:vAlign w:val="center"/>
            <w:hideMark/>
          </w:tcPr>
          <w:p w14:paraId="37677009" w14:textId="6693A2C0" w:rsidR="00794656" w:rsidRPr="002D2D7F" w:rsidRDefault="00794656" w:rsidP="00FB53E0">
            <w:pPr>
              <w:pStyle w:val="TableBody"/>
            </w:pPr>
            <w:r w:rsidRPr="002D2D7F">
              <w:t>0.2</w:t>
            </w:r>
            <w:r w:rsidR="00806505">
              <w:rPr>
                <w:rFonts w:ascii="Arial" w:hAnsi="Arial" w:cs="Arial"/>
              </w:rPr>
              <w:t xml:space="preserve"> </w:t>
            </w:r>
            <w:r w:rsidRPr="002D2D7F">
              <w:rPr>
                <w:rFonts w:cs="Aptos"/>
              </w:rPr>
              <w: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1641D58D" w14:textId="0DB09F39" w:rsidR="00794656" w:rsidRPr="002D2D7F" w:rsidRDefault="00794656" w:rsidP="00FB53E0">
            <w:pPr>
              <w:pStyle w:val="TableBody"/>
            </w:pP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control</w:t>
            </w:r>
            <w:r w:rsidRPr="002D2D7F">
              <w:noBreakHyphen/>
              <w:t>plane</w:t>
            </w:r>
            <w:r w:rsidR="00806505">
              <w:t xml:space="preserve"> </w:t>
            </w:r>
            <w:r w:rsidRPr="002D2D7F">
              <w:t>outage</w:t>
            </w:r>
          </w:p>
        </w:tc>
        <w:tc>
          <w:tcPr>
            <w:tcW w:w="2664" w:type="dxa"/>
            <w:vAlign w:val="center"/>
            <w:hideMark/>
          </w:tcPr>
          <w:p w14:paraId="76AA3240" w14:textId="443B7158" w:rsidR="00794656" w:rsidRPr="002D2D7F" w:rsidRDefault="00794656" w:rsidP="00FB53E0">
            <w:pPr>
              <w:pStyle w:val="TableBody"/>
            </w:pPr>
            <w:r w:rsidRPr="002D2D7F">
              <w:t>Combines</w:t>
            </w:r>
            <w:r w:rsidR="00806505">
              <w:t xml:space="preserve"> </w:t>
            </w:r>
            <w:r w:rsidRPr="002D2D7F">
              <w:t>app</w:t>
            </w:r>
            <w:r w:rsidR="00806505">
              <w:t xml:space="preserve"> </w:t>
            </w:r>
            <w:r w:rsidRPr="002D2D7F">
              <w:t>and</w:t>
            </w:r>
            <w:r w:rsidR="00806505">
              <w:t xml:space="preserve"> </w:t>
            </w:r>
            <w:r w:rsidRPr="002D2D7F">
              <w:t>mesh</w:t>
            </w:r>
            <w:r w:rsidR="00806505">
              <w:t xml:space="preserve"> </w:t>
            </w:r>
            <w:r w:rsidRPr="002D2D7F">
              <w:t>layer</w:t>
            </w:r>
            <w:r w:rsidR="00806505">
              <w:t xml:space="preserve"> </w:t>
            </w:r>
            <w:r w:rsidRPr="002D2D7F">
              <w:t>reliability.</w:t>
            </w:r>
            <w:r w:rsidR="00806505">
              <w:t xml:space="preserve"> </w:t>
            </w:r>
            <w:r w:rsidRPr="002D2D7F">
              <w:t>Keep</w:t>
            </w:r>
            <w:r w:rsidR="00806505">
              <w:t xml:space="preserve"> </w:t>
            </w:r>
            <w:r w:rsidRPr="002D2D7F">
              <w:t>&lt;</w:t>
            </w:r>
            <w:r w:rsidR="00806505">
              <w:rPr>
                <w:rFonts w:ascii="Arial" w:hAnsi="Arial" w:cs="Arial"/>
              </w:rPr>
              <w:t xml:space="preserve"> </w:t>
            </w:r>
            <w:r w:rsidRPr="002D2D7F">
              <w:t>0.2</w:t>
            </w:r>
            <w:r w:rsidR="00806505">
              <w:rPr>
                <w:rFonts w:ascii="Arial" w:hAnsi="Arial" w:cs="Arial"/>
              </w:rPr>
              <w:t xml:space="preserve"> </w:t>
            </w:r>
            <w:r w:rsidRPr="002D2D7F">
              <w:t>%;</w:t>
            </w:r>
            <w:r w:rsidR="00806505">
              <w:t xml:space="preserve"> </w:t>
            </w:r>
            <w:r w:rsidRPr="002D2D7F">
              <w:t>review</w:t>
            </w:r>
            <w:r w:rsidR="00806505">
              <w:t xml:space="preserve"> </w:t>
            </w:r>
            <w:r w:rsidRPr="002D2D7F">
              <w:t>retries</w:t>
            </w:r>
            <w:r w:rsidR="00806505">
              <w:t xml:space="preserve"> </w:t>
            </w:r>
            <w:r w:rsidRPr="002D2D7F">
              <w:t>if</w:t>
            </w:r>
            <w:r w:rsidR="00806505">
              <w:t xml:space="preserve"> </w:t>
            </w:r>
            <w:r w:rsidRPr="002D2D7F">
              <w:t>climbing.</w:t>
            </w:r>
          </w:p>
        </w:tc>
      </w:tr>
      <w:tr w:rsidR="00794656" w:rsidRPr="002D2D7F" w14:paraId="6C558A47" w14:textId="77777777" w:rsidTr="002D2D7F">
        <w:tc>
          <w:tcPr>
            <w:tcW w:w="1413" w:type="dxa"/>
            <w:vAlign w:val="center"/>
            <w:hideMark/>
          </w:tcPr>
          <w:p w14:paraId="6A03D672" w14:textId="37781576" w:rsidR="00794656" w:rsidRPr="002D2D7F" w:rsidRDefault="00794656" w:rsidP="00FB53E0">
            <w:pPr>
              <w:pStyle w:val="TableBody"/>
            </w:pPr>
            <w:r w:rsidRPr="002D2D7F">
              <w:rPr>
                <w:rStyle w:val="Strong"/>
                <w:sz w:val="18"/>
                <w:szCs w:val="18"/>
              </w:rPr>
              <w:t>TCP</w:t>
            </w:r>
            <w:r w:rsidR="00806505">
              <w:rPr>
                <w:rStyle w:val="Strong"/>
                <w:rFonts w:ascii="Arial" w:hAnsi="Arial" w:cs="Arial"/>
                <w:sz w:val="18"/>
                <w:szCs w:val="18"/>
              </w:rPr>
              <w:t xml:space="preserve"> </w:t>
            </w:r>
            <w:r w:rsidRPr="002D2D7F">
              <w:rPr>
                <w:rStyle w:val="Strong"/>
                <w:sz w:val="18"/>
                <w:szCs w:val="18"/>
              </w:rPr>
              <w:t>Re</w:t>
            </w:r>
            <w:r>
              <w:rPr>
                <w:rStyle w:val="Strong"/>
                <w:sz w:val="18"/>
                <w:szCs w:val="18"/>
              </w:rPr>
              <w:t>-</w:t>
            </w:r>
            <w:r w:rsidRPr="002D2D7F">
              <w:rPr>
                <w:rStyle w:val="Strong"/>
                <w:sz w:val="18"/>
                <w:szCs w:val="18"/>
              </w:rPr>
              <w:t>transmissions</w:t>
            </w:r>
          </w:p>
        </w:tc>
        <w:tc>
          <w:tcPr>
            <w:tcW w:w="2126" w:type="dxa"/>
            <w:vAlign w:val="center"/>
            <w:hideMark/>
          </w:tcPr>
          <w:p w14:paraId="3046B6D8" w14:textId="60CA6253" w:rsidR="00794656" w:rsidRPr="002D2D7F" w:rsidRDefault="00794656" w:rsidP="00FB53E0">
            <w:pPr>
              <w:pStyle w:val="TableBody"/>
            </w:pPr>
            <w:r w:rsidRPr="002D2D7F">
              <w:t>%</w:t>
            </w:r>
            <w:r w:rsidR="00806505">
              <w:t xml:space="preserve"> </w:t>
            </w:r>
            <w:r w:rsidRPr="002D2D7F">
              <w:t>of</w:t>
            </w:r>
            <w:r w:rsidR="00806505">
              <w:t xml:space="preserve"> </w:t>
            </w:r>
            <w:r w:rsidRPr="002D2D7F">
              <w:t>total</w:t>
            </w:r>
            <w:r w:rsidR="00806505">
              <w:t xml:space="preserve"> </w:t>
            </w:r>
            <w:r w:rsidRPr="002D2D7F">
              <w:t>TCP</w:t>
            </w:r>
            <w:r w:rsidR="00806505">
              <w:t xml:space="preserve"> </w:t>
            </w:r>
            <w:r w:rsidRPr="002D2D7F">
              <w:t>packets</w:t>
            </w:r>
            <w:r w:rsidR="00806505">
              <w:t xml:space="preserve"> </w:t>
            </w:r>
            <w:r w:rsidRPr="002D2D7F">
              <w:t>retransmitted</w:t>
            </w:r>
          </w:p>
        </w:tc>
        <w:tc>
          <w:tcPr>
            <w:tcW w:w="1276" w:type="dxa"/>
            <w:vAlign w:val="center"/>
            <w:hideMark/>
          </w:tcPr>
          <w:p w14:paraId="23E157BC" w14:textId="40AF1CF0" w:rsidR="00794656" w:rsidRPr="002D2D7F" w:rsidRDefault="00794656" w:rsidP="00FB53E0">
            <w:pPr>
              <w:pStyle w:val="TableBody"/>
            </w:pPr>
            <w:r w:rsidRPr="002D2D7F">
              <w:t>&lt;</w:t>
            </w:r>
            <w:r w:rsidR="00806505">
              <w:rPr>
                <w:rFonts w:ascii="Arial" w:hAnsi="Arial" w:cs="Arial"/>
              </w:rPr>
              <w:t xml:space="preserve"> </w:t>
            </w:r>
            <w:r w:rsidRPr="002D2D7F">
              <w:t>0.5</w:t>
            </w:r>
            <w:r w:rsidR="00806505">
              <w:rPr>
                <w:rFonts w:ascii="Arial" w:hAnsi="Arial" w:cs="Arial"/>
              </w:rPr>
              <w:t xml:space="preserve"> </w:t>
            </w:r>
            <w:r w:rsidRPr="002D2D7F">
              <w:t>%</w:t>
            </w:r>
          </w:p>
        </w:tc>
        <w:tc>
          <w:tcPr>
            <w:tcW w:w="1276" w:type="dxa"/>
            <w:vAlign w:val="center"/>
            <w:hideMark/>
          </w:tcPr>
          <w:p w14:paraId="16EF83EB" w14:textId="1610F95D" w:rsidR="00794656" w:rsidRPr="002D2D7F" w:rsidRDefault="00794656" w:rsidP="00FB53E0">
            <w:pPr>
              <w:pStyle w:val="TableBody"/>
            </w:pPr>
            <w:r w:rsidRPr="002D2D7F">
              <w:t>0.5</w:t>
            </w:r>
            <w:r w:rsidR="00806505">
              <w:rPr>
                <w:rFonts w:ascii="Arial" w:hAnsi="Arial" w:cs="Arial"/>
              </w:rPr>
              <w:t xml:space="preserve"> </w:t>
            </w:r>
            <w:r w:rsidRPr="002D2D7F">
              <w:rPr>
                <w:rFonts w:cs="Aptos"/>
              </w:rPr>
              <w: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7DA47FD2" w14:textId="7B232A25" w:rsidR="00794656" w:rsidRPr="002D2D7F" w:rsidRDefault="00794656" w:rsidP="00FB53E0">
            <w:pPr>
              <w:pStyle w:val="TableBody"/>
            </w:pP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spikes</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w:t>
            </w:r>
          </w:p>
        </w:tc>
        <w:tc>
          <w:tcPr>
            <w:tcW w:w="2664" w:type="dxa"/>
            <w:vAlign w:val="center"/>
            <w:hideMark/>
          </w:tcPr>
          <w:p w14:paraId="2AC896FF" w14:textId="154CFF9D" w:rsidR="00794656" w:rsidRPr="002D2D7F" w:rsidRDefault="00794656" w:rsidP="00FB53E0">
            <w:pPr>
              <w:pStyle w:val="TableBody"/>
            </w:pPr>
            <w:r w:rsidRPr="002D2D7F">
              <w:t>High</w:t>
            </w:r>
            <w:r w:rsidR="00806505">
              <w:t xml:space="preserve"> </w:t>
            </w:r>
            <w:r w:rsidRPr="002D2D7F">
              <w:t>retransmits</w:t>
            </w:r>
            <w:r w:rsidR="00806505">
              <w:t xml:space="preserve"> </w:t>
            </w:r>
            <w:r w:rsidRPr="002D2D7F">
              <w:t>mean</w:t>
            </w:r>
            <w:r w:rsidR="00806505">
              <w:t xml:space="preserve"> </w:t>
            </w:r>
            <w:r w:rsidRPr="002D2D7F">
              <w:t>congestion</w:t>
            </w:r>
            <w:r w:rsidR="00806505">
              <w:t xml:space="preserve"> </w:t>
            </w:r>
            <w:r w:rsidRPr="002D2D7F">
              <w:t>or</w:t>
            </w:r>
            <w:r w:rsidR="00806505">
              <w:t xml:space="preserve"> </w:t>
            </w:r>
            <w:r w:rsidRPr="002D2D7F">
              <w:t>packet</w:t>
            </w:r>
            <w:r w:rsidR="00806505">
              <w:t xml:space="preserve"> </w:t>
            </w:r>
            <w:r w:rsidRPr="002D2D7F">
              <w:t>loss.</w:t>
            </w:r>
            <w:r w:rsidR="00806505">
              <w:t xml:space="preserve"> </w:t>
            </w:r>
            <w:r w:rsidRPr="002D2D7F">
              <w:t>Keep</w:t>
            </w:r>
            <w:r w:rsidR="00806505">
              <w:t xml:space="preserve"> </w:t>
            </w:r>
            <w:r w:rsidRPr="002D2D7F">
              <w:t>below</w:t>
            </w:r>
            <w:r w:rsidR="00806505">
              <w:rPr>
                <w:rFonts w:ascii="Arial" w:hAnsi="Arial" w:cs="Arial"/>
              </w:rPr>
              <w:t xml:space="preserve"> </w:t>
            </w:r>
            <w:r w:rsidRPr="002D2D7F">
              <w:t>0.5</w:t>
            </w:r>
            <w:r w:rsidR="00806505">
              <w:rPr>
                <w:rFonts w:ascii="Arial" w:hAnsi="Arial" w:cs="Arial"/>
              </w:rPr>
              <w:t xml:space="preserve"> </w:t>
            </w:r>
            <w:r w:rsidRPr="002D2D7F">
              <w:t>%.</w:t>
            </w:r>
            <w:r w:rsidR="00806505">
              <w:t xml:space="preserve"> </w:t>
            </w:r>
            <w:r w:rsidRPr="002D2D7F">
              <w:t>Above</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usually</w:t>
            </w:r>
            <w:r w:rsidR="00806505">
              <w:t xml:space="preserve"> </w:t>
            </w:r>
            <w:r w:rsidRPr="002D2D7F">
              <w:t>user</w:t>
            </w:r>
            <w:r w:rsidRPr="002D2D7F">
              <w:noBreakHyphen/>
              <w:t>visible</w:t>
            </w:r>
            <w:r w:rsidR="00806505">
              <w:t xml:space="preserve"> </w:t>
            </w:r>
            <w:r w:rsidRPr="002D2D7F">
              <w:t>latency.</w:t>
            </w:r>
          </w:p>
        </w:tc>
      </w:tr>
    </w:tbl>
    <w:p w14:paraId="41DF2132" w14:textId="45F6E8E6" w:rsidR="00D93676" w:rsidRDefault="00D93676" w:rsidP="004E17AF">
      <w:pPr>
        <w:pStyle w:val="Heading3"/>
      </w:pPr>
      <w:bookmarkStart w:id="2205" w:name="_Toc228549506"/>
      <w:bookmarkStart w:id="2206" w:name="_Toc228784894"/>
      <w:r>
        <w:rPr>
          <w:rStyle w:val="Strong"/>
          <w:b w:val="0"/>
          <w:bCs w:val="0"/>
        </w:rPr>
        <w:t>Severity</w:t>
      </w:r>
      <w:r w:rsidR="00806505">
        <w:rPr>
          <w:rStyle w:val="Strong"/>
          <w:b w:val="0"/>
          <w:bCs w:val="0"/>
        </w:rPr>
        <w:t xml:space="preserve"> </w:t>
      </w:r>
      <w:r>
        <w:rPr>
          <w:rStyle w:val="Strong"/>
          <w:b w:val="0"/>
          <w:bCs w:val="0"/>
        </w:rPr>
        <w:t>Policy</w:t>
      </w:r>
      <w:bookmarkEnd w:id="2205"/>
      <w:bookmarkEnd w:id="2206"/>
    </w:p>
    <w:tbl>
      <w:tblPr>
        <w:tblW w:w="10456" w:type="dxa"/>
        <w:tblCellMar>
          <w:top w:w="28" w:type="dxa"/>
          <w:left w:w="57" w:type="dxa"/>
          <w:bottom w:w="28" w:type="dxa"/>
          <w:right w:w="57" w:type="dxa"/>
        </w:tblCellMar>
        <w:tblLook w:val="04A0" w:firstRow="1" w:lastRow="0" w:firstColumn="1" w:lastColumn="0" w:noHBand="0" w:noVBand="1"/>
      </w:tblPr>
      <w:tblGrid>
        <w:gridCol w:w="1696"/>
        <w:gridCol w:w="3710"/>
        <w:gridCol w:w="5050"/>
      </w:tblGrid>
      <w:tr w:rsidR="00D93676" w:rsidRPr="002D2D7F" w14:paraId="1A6D6E3A" w14:textId="77777777" w:rsidTr="002D2D7F">
        <w:trPr>
          <w:tblHeader/>
        </w:trPr>
        <w:tc>
          <w:tcPr>
            <w:tcW w:w="1696" w:type="dxa"/>
            <w:shd w:val="clear" w:color="auto" w:fill="D9D9D9" w:themeFill="background1" w:themeFillShade="D9"/>
            <w:noWrap/>
            <w:vAlign w:val="center"/>
            <w:hideMark/>
          </w:tcPr>
          <w:p w14:paraId="28094FAF" w14:textId="77777777" w:rsidR="00D93676" w:rsidRPr="008F18DC" w:rsidRDefault="00D93676" w:rsidP="00FB53E0">
            <w:pPr>
              <w:pStyle w:val="TableTitle"/>
            </w:pPr>
            <w:r w:rsidRPr="00FB53E0">
              <w:rPr>
                <w:rStyle w:val="Strong"/>
                <w:b/>
                <w:bCs/>
              </w:rPr>
              <w:t>Severity</w:t>
            </w:r>
          </w:p>
        </w:tc>
        <w:tc>
          <w:tcPr>
            <w:tcW w:w="3710" w:type="dxa"/>
            <w:shd w:val="clear" w:color="auto" w:fill="D9D9D9" w:themeFill="background1" w:themeFillShade="D9"/>
            <w:noWrap/>
            <w:vAlign w:val="center"/>
            <w:hideMark/>
          </w:tcPr>
          <w:p w14:paraId="0842C239" w14:textId="2C51A89B" w:rsidR="00D93676" w:rsidRPr="008F18DC" w:rsidRDefault="00D93676" w:rsidP="00FB53E0">
            <w:pPr>
              <w:pStyle w:val="TableTitle"/>
            </w:pPr>
            <w:r w:rsidRPr="00FB53E0">
              <w:rPr>
                <w:rStyle w:val="Strong"/>
                <w:b/>
                <w:bCs/>
              </w:rPr>
              <w:t>Typical</w:t>
            </w:r>
            <w:r w:rsidR="00806505">
              <w:rPr>
                <w:rStyle w:val="Strong"/>
                <w:b/>
                <w:bCs/>
              </w:rPr>
              <w:t xml:space="preserve"> </w:t>
            </w:r>
            <w:r w:rsidRPr="00FB53E0">
              <w:rPr>
                <w:rStyle w:val="Strong"/>
                <w:b/>
                <w:bCs/>
              </w:rPr>
              <w:t>Trigger</w:t>
            </w:r>
          </w:p>
        </w:tc>
        <w:tc>
          <w:tcPr>
            <w:tcW w:w="0" w:type="auto"/>
            <w:shd w:val="clear" w:color="auto" w:fill="D9D9D9" w:themeFill="background1" w:themeFillShade="D9"/>
            <w:noWrap/>
            <w:vAlign w:val="center"/>
            <w:hideMark/>
          </w:tcPr>
          <w:p w14:paraId="0421A96D" w14:textId="53BE0F1C" w:rsidR="00D93676" w:rsidRPr="008F18DC" w:rsidRDefault="00D93676" w:rsidP="00FB53E0">
            <w:pPr>
              <w:pStyle w:val="TableTitle"/>
            </w:pPr>
            <w:r w:rsidRPr="00FB53E0">
              <w:rPr>
                <w:rStyle w:val="Strong"/>
                <w:b/>
                <w:bCs/>
              </w:rPr>
              <w:t>Recommended</w:t>
            </w:r>
            <w:r w:rsidR="00806505">
              <w:rPr>
                <w:rStyle w:val="Strong"/>
                <w:b/>
                <w:bCs/>
              </w:rPr>
              <w:t xml:space="preserve"> </w:t>
            </w:r>
            <w:r w:rsidRPr="00FB53E0">
              <w:rPr>
                <w:rStyle w:val="Strong"/>
                <w:b/>
                <w:bCs/>
              </w:rPr>
              <w:t>Action</w:t>
            </w:r>
          </w:p>
        </w:tc>
      </w:tr>
      <w:tr w:rsidR="00D93676" w:rsidRPr="002D2D7F" w14:paraId="5C195FD1" w14:textId="77777777" w:rsidTr="002D2D7F">
        <w:tc>
          <w:tcPr>
            <w:tcW w:w="1696" w:type="dxa"/>
            <w:vAlign w:val="center"/>
            <w:hideMark/>
          </w:tcPr>
          <w:p w14:paraId="732A6050" w14:textId="3B5EBBBC" w:rsidR="00D93676" w:rsidRPr="002D2D7F" w:rsidRDefault="00D93676" w:rsidP="00FB53E0">
            <w:pPr>
              <w:pStyle w:val="TableBody"/>
            </w:pPr>
            <w:r w:rsidRPr="002D2D7F">
              <w:rPr>
                <w:rStyle w:val="Strong"/>
                <w:sz w:val="18"/>
                <w:szCs w:val="18"/>
              </w:rPr>
              <w:t>Info</w:t>
            </w:r>
            <w:r w:rsidR="00806505">
              <w:rPr>
                <w:rStyle w:val="Strong"/>
                <w:rFonts w:ascii="Arial" w:hAnsi="Arial" w:cs="Arial"/>
                <w:sz w:val="18"/>
                <w:szCs w:val="18"/>
              </w:rPr>
              <w:t xml:space="preserve"> </w:t>
            </w:r>
            <w:r w:rsidRPr="002D2D7F">
              <w:rPr>
                <w:rStyle w:val="Strong"/>
                <w:sz w:val="18"/>
                <w:szCs w:val="18"/>
              </w:rPr>
              <w:t>/</w:t>
            </w:r>
            <w:r w:rsidR="00806505">
              <w:rPr>
                <w:rStyle w:val="Strong"/>
                <w:rFonts w:ascii="Arial" w:hAnsi="Arial" w:cs="Arial"/>
                <w:sz w:val="18"/>
                <w:szCs w:val="18"/>
              </w:rPr>
              <w:t xml:space="preserve"> </w:t>
            </w:r>
            <w:r w:rsidRPr="002D2D7F">
              <w:rPr>
                <w:rStyle w:val="Strong"/>
                <w:sz w:val="18"/>
                <w:szCs w:val="18"/>
              </w:rPr>
              <w:t>Normal</w:t>
            </w:r>
          </w:p>
        </w:tc>
        <w:tc>
          <w:tcPr>
            <w:tcW w:w="3710" w:type="dxa"/>
            <w:vAlign w:val="center"/>
            <w:hideMark/>
          </w:tcPr>
          <w:p w14:paraId="3BBDD493" w14:textId="224A3185" w:rsidR="00D93676" w:rsidRPr="002D2D7F" w:rsidRDefault="00D93676" w:rsidP="00FB53E0">
            <w:pPr>
              <w:pStyle w:val="TableBody"/>
            </w:pPr>
            <w:r w:rsidRPr="002D2D7F">
              <w:t>Within</w:t>
            </w:r>
            <w:r w:rsidR="00806505">
              <w:t xml:space="preserve"> </w:t>
            </w:r>
            <w:r w:rsidRPr="002D2D7F">
              <w:rPr>
                <w:rStyle w:val="Emphasis"/>
                <w:sz w:val="18"/>
                <w:szCs w:val="18"/>
              </w:rPr>
              <w:t>Healthy</w:t>
            </w:r>
            <w:r w:rsidR="00806505">
              <w:t xml:space="preserve"> </w:t>
            </w:r>
            <w:r w:rsidRPr="002D2D7F">
              <w:t>range</w:t>
            </w:r>
          </w:p>
        </w:tc>
        <w:tc>
          <w:tcPr>
            <w:tcW w:w="0" w:type="auto"/>
            <w:vAlign w:val="center"/>
            <w:hideMark/>
          </w:tcPr>
          <w:p w14:paraId="7C90DA73" w14:textId="0790ADE8" w:rsidR="00D93676" w:rsidRPr="002D2D7F" w:rsidRDefault="00D93676" w:rsidP="00FB53E0">
            <w:pPr>
              <w:pStyle w:val="TableBody"/>
            </w:pPr>
            <w:r w:rsidRPr="002D2D7F">
              <w:t>Record</w:t>
            </w:r>
            <w:r w:rsidR="00806505">
              <w:t xml:space="preserve"> </w:t>
            </w:r>
            <w:r w:rsidRPr="002D2D7F">
              <w:t>trend;</w:t>
            </w:r>
            <w:r w:rsidR="00806505">
              <w:t xml:space="preserve"> </w:t>
            </w:r>
            <w:r w:rsidRPr="002D2D7F">
              <w:t>no</w:t>
            </w:r>
            <w:r w:rsidR="00806505">
              <w:t xml:space="preserve"> </w:t>
            </w:r>
            <w:r w:rsidRPr="002D2D7F">
              <w:t>alert.</w:t>
            </w:r>
          </w:p>
        </w:tc>
      </w:tr>
      <w:tr w:rsidR="00D93676" w:rsidRPr="002D2D7F" w14:paraId="7310B55A" w14:textId="77777777" w:rsidTr="002D2D7F">
        <w:tc>
          <w:tcPr>
            <w:tcW w:w="1696" w:type="dxa"/>
            <w:vAlign w:val="center"/>
            <w:hideMark/>
          </w:tcPr>
          <w:p w14:paraId="547DC072" w14:textId="77777777" w:rsidR="00D93676" w:rsidRPr="002D2D7F" w:rsidRDefault="00D93676" w:rsidP="00FB53E0">
            <w:pPr>
              <w:pStyle w:val="TableBody"/>
            </w:pPr>
            <w:r w:rsidRPr="002D2D7F">
              <w:rPr>
                <w:rStyle w:val="Strong"/>
                <w:sz w:val="18"/>
                <w:szCs w:val="18"/>
              </w:rPr>
              <w:t>Warning</w:t>
            </w:r>
          </w:p>
        </w:tc>
        <w:tc>
          <w:tcPr>
            <w:tcW w:w="3710" w:type="dxa"/>
            <w:vAlign w:val="center"/>
            <w:hideMark/>
          </w:tcPr>
          <w:p w14:paraId="774CC85A" w14:textId="2AC0B643" w:rsidR="00D93676" w:rsidRPr="002D2D7F" w:rsidRDefault="00D93676" w:rsidP="00FB53E0">
            <w:pPr>
              <w:pStyle w:val="TableBody"/>
            </w:pPr>
            <w:r w:rsidRPr="002D2D7F">
              <w:t>Warning</w:t>
            </w:r>
            <w:r w:rsidR="00806505">
              <w:t xml:space="preserve"> </w:t>
            </w:r>
            <w:r w:rsidRPr="002D2D7F">
              <w:t>threshold</w:t>
            </w:r>
            <w:r w:rsidR="00806505">
              <w:t xml:space="preserve"> </w:t>
            </w:r>
            <w:r w:rsidRPr="002D2D7F">
              <w:t>exceeded</w:t>
            </w:r>
            <w:r w:rsidR="00806505">
              <w:t xml:space="preserve"> </w:t>
            </w:r>
            <w:r w:rsidRPr="002D2D7F">
              <w:t>≥</w:t>
            </w:r>
            <w:r w:rsidR="00806505">
              <w:rPr>
                <w:rFonts w:ascii="Arial" w:hAnsi="Arial" w:cs="Arial"/>
              </w:rPr>
              <w:t xml:space="preserve"> </w:t>
            </w:r>
            <w:r w:rsidRPr="002D2D7F">
              <w:t>5</w:t>
            </w:r>
            <w:r w:rsidR="00806505">
              <w:rPr>
                <w:rFonts w:ascii="Arial" w:hAnsi="Arial" w:cs="Arial"/>
              </w:rPr>
              <w:t xml:space="preserve"> </w:t>
            </w:r>
            <w:r w:rsidRPr="002D2D7F">
              <w:t>min</w:t>
            </w:r>
            <w:r w:rsidR="00806505">
              <w:t xml:space="preserve"> </w:t>
            </w:r>
            <w:r w:rsidRPr="002D2D7F">
              <w:t>window</w:t>
            </w:r>
          </w:p>
        </w:tc>
        <w:tc>
          <w:tcPr>
            <w:tcW w:w="0" w:type="auto"/>
            <w:vAlign w:val="center"/>
            <w:hideMark/>
          </w:tcPr>
          <w:p w14:paraId="57AF16F6" w14:textId="57BA063F" w:rsidR="00D93676" w:rsidRPr="002D2D7F" w:rsidRDefault="00D93676" w:rsidP="00FB53E0">
            <w:pPr>
              <w:pStyle w:val="TableBody"/>
            </w:pPr>
            <w:r w:rsidRPr="002D2D7F">
              <w:t>Check</w:t>
            </w:r>
            <w:r w:rsidR="00806505">
              <w:t xml:space="preserve"> </w:t>
            </w:r>
            <w:r w:rsidRPr="002D2D7F">
              <w:t>for</w:t>
            </w:r>
            <w:r w:rsidR="00806505">
              <w:t xml:space="preserve"> </w:t>
            </w:r>
            <w:r w:rsidRPr="002D2D7F">
              <w:t>transient</w:t>
            </w:r>
            <w:r w:rsidR="00806505">
              <w:t xml:space="preserve"> </w:t>
            </w:r>
            <w:r w:rsidRPr="002D2D7F">
              <w:t>congestion,</w:t>
            </w:r>
            <w:r w:rsidR="00806505">
              <w:t xml:space="preserve"> </w:t>
            </w:r>
            <w:r w:rsidRPr="002D2D7F">
              <w:t>partial</w:t>
            </w:r>
            <w:r w:rsidR="00806505">
              <w:t xml:space="preserve"> </w:t>
            </w:r>
            <w:r w:rsidRPr="002D2D7F">
              <w:t>outage,</w:t>
            </w:r>
            <w:r w:rsidR="00806505">
              <w:t xml:space="preserve"> </w:t>
            </w:r>
            <w:r w:rsidRPr="002D2D7F">
              <w:t>or</w:t>
            </w:r>
            <w:r w:rsidR="00806505">
              <w:t xml:space="preserve"> </w:t>
            </w:r>
            <w:r w:rsidRPr="002D2D7F">
              <w:t>config</w:t>
            </w:r>
            <w:r w:rsidR="00806505">
              <w:t xml:space="preserve"> </w:t>
            </w:r>
            <w:r w:rsidRPr="002D2D7F">
              <w:t>changes.</w:t>
            </w:r>
          </w:p>
        </w:tc>
      </w:tr>
      <w:tr w:rsidR="00D93676" w:rsidRPr="002D2D7F" w14:paraId="104240B5" w14:textId="77777777" w:rsidTr="002D2D7F">
        <w:tc>
          <w:tcPr>
            <w:tcW w:w="1696" w:type="dxa"/>
            <w:vAlign w:val="center"/>
            <w:hideMark/>
          </w:tcPr>
          <w:p w14:paraId="630A43AA" w14:textId="77777777" w:rsidR="00D93676" w:rsidRPr="002D2D7F" w:rsidRDefault="00D93676" w:rsidP="00FB53E0">
            <w:pPr>
              <w:pStyle w:val="TableBody"/>
            </w:pPr>
            <w:r w:rsidRPr="002D2D7F">
              <w:rPr>
                <w:rStyle w:val="Strong"/>
                <w:sz w:val="18"/>
                <w:szCs w:val="18"/>
              </w:rPr>
              <w:t>Critical</w:t>
            </w:r>
          </w:p>
        </w:tc>
        <w:tc>
          <w:tcPr>
            <w:tcW w:w="3710" w:type="dxa"/>
            <w:vAlign w:val="center"/>
            <w:hideMark/>
          </w:tcPr>
          <w:p w14:paraId="1BD2C845" w14:textId="097D20CE" w:rsidR="00D93676" w:rsidRPr="002D2D7F" w:rsidRDefault="00D93676" w:rsidP="00FB53E0">
            <w:pPr>
              <w:pStyle w:val="TableBody"/>
            </w:pPr>
            <w:r w:rsidRPr="002D2D7F">
              <w:t>Critical</w:t>
            </w:r>
            <w:r w:rsidR="00806505">
              <w:t xml:space="preserve"> </w:t>
            </w:r>
            <w:r w:rsidRPr="002D2D7F">
              <w:t>threshold</w:t>
            </w:r>
            <w:r w:rsidR="00806505">
              <w:t xml:space="preserve"> </w:t>
            </w:r>
            <w:r w:rsidRPr="002D2D7F">
              <w:t>exceeded</w:t>
            </w:r>
            <w:r w:rsidR="00806505">
              <w:t xml:space="preserve"> </w:t>
            </w:r>
            <w:r w:rsidRPr="002D2D7F">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repeated</w:t>
            </w:r>
            <w:r w:rsidR="00806505">
              <w:t xml:space="preserve"> </w:t>
            </w:r>
            <w:r w:rsidRPr="002D2D7F">
              <w:t>spikes</w:t>
            </w:r>
          </w:p>
        </w:tc>
        <w:tc>
          <w:tcPr>
            <w:tcW w:w="0" w:type="auto"/>
            <w:vAlign w:val="center"/>
            <w:hideMark/>
          </w:tcPr>
          <w:p w14:paraId="0059CE0C" w14:textId="18A0D07D" w:rsidR="00D93676" w:rsidRPr="002D2D7F" w:rsidRDefault="00D93676" w:rsidP="00FB53E0">
            <w:pPr>
              <w:pStyle w:val="TableBody"/>
            </w:pPr>
            <w:r w:rsidRPr="002D2D7F">
              <w:t>Immediate</w:t>
            </w:r>
            <w:r w:rsidR="00806505">
              <w:t xml:space="preserve"> </w:t>
            </w:r>
            <w:r w:rsidRPr="002D2D7F">
              <w:t>investigation;</w:t>
            </w:r>
            <w:r w:rsidR="00806505">
              <w:t xml:space="preserve"> </w:t>
            </w:r>
            <w:r w:rsidRPr="002D2D7F">
              <w:t>probable</w:t>
            </w:r>
            <w:r w:rsidR="00806505">
              <w:t xml:space="preserve"> </w:t>
            </w:r>
            <w:r w:rsidRPr="002D2D7F">
              <w:t>user</w:t>
            </w:r>
            <w:r w:rsidR="00806505">
              <w:t xml:space="preserve"> </w:t>
            </w:r>
            <w:r w:rsidRPr="002D2D7F">
              <w:t>impact</w:t>
            </w:r>
            <w:r w:rsidR="00806505">
              <w:t xml:space="preserve"> </w:t>
            </w:r>
            <w:r w:rsidRPr="002D2D7F">
              <w:t>or</w:t>
            </w:r>
            <w:r w:rsidR="00806505">
              <w:t xml:space="preserve"> </w:t>
            </w:r>
            <w:r w:rsidRPr="002D2D7F">
              <w:t>network</w:t>
            </w:r>
            <w:r w:rsidR="00806505">
              <w:t xml:space="preserve"> </w:t>
            </w:r>
            <w:r w:rsidRPr="002D2D7F">
              <w:t>fault.</w:t>
            </w:r>
          </w:p>
        </w:tc>
      </w:tr>
    </w:tbl>
    <w:p w14:paraId="498C3B76" w14:textId="6C6B0FD1" w:rsidR="00617F5E" w:rsidRPr="00617F5E" w:rsidRDefault="00617F5E" w:rsidP="004E17AF">
      <w:pPr>
        <w:pStyle w:val="Heading3"/>
      </w:pPr>
      <w:bookmarkStart w:id="2207" w:name="_Toc228549507"/>
      <w:bookmarkStart w:id="2208" w:name="_Toc228784895"/>
      <w:r w:rsidRPr="00617F5E">
        <w:t>Implementation</w:t>
      </w:r>
      <w:r w:rsidR="00806505">
        <w:t xml:space="preserve"> </w:t>
      </w:r>
      <w:r w:rsidRPr="00617F5E">
        <w:t>Tips</w:t>
      </w:r>
      <w:bookmarkEnd w:id="2207"/>
      <w:bookmarkEnd w:id="2208"/>
    </w:p>
    <w:p w14:paraId="147067C6" w14:textId="60D4D209" w:rsidR="005A4E30" w:rsidRPr="005A4E30" w:rsidRDefault="005A4E30" w:rsidP="005A4E30">
      <w:pPr>
        <w:pStyle w:val="Bullets"/>
        <w:rPr>
          <w:rFonts w:asciiTheme="majorHAnsi" w:hAnsiTheme="majorHAnsi"/>
        </w:rPr>
      </w:pPr>
      <w:r w:rsidRPr="005A4E30">
        <w:rPr>
          <w:b/>
          <w:bCs/>
        </w:rPr>
        <w:t>Measure</w:t>
      </w:r>
      <w:r w:rsidR="00806505">
        <w:rPr>
          <w:b/>
          <w:bCs/>
        </w:rPr>
        <w:t xml:space="preserve"> </w:t>
      </w:r>
      <w:r w:rsidRPr="005A4E30">
        <w:rPr>
          <w:b/>
          <w:bCs/>
        </w:rPr>
        <w:t>percentiles,</w:t>
      </w:r>
      <w:r w:rsidR="00806505">
        <w:rPr>
          <w:b/>
          <w:bCs/>
        </w:rPr>
        <w:t xml:space="preserve"> </w:t>
      </w:r>
      <w:r w:rsidRPr="005A4E30">
        <w:rPr>
          <w:b/>
          <w:bCs/>
        </w:rPr>
        <w:t>not</w:t>
      </w:r>
      <w:r w:rsidR="00806505">
        <w:rPr>
          <w:b/>
          <w:bCs/>
        </w:rPr>
        <w:t xml:space="preserve"> </w:t>
      </w:r>
      <w:r w:rsidRPr="005A4E30">
        <w:rPr>
          <w:b/>
          <w:bCs/>
        </w:rPr>
        <w:t>only</w:t>
      </w:r>
      <w:r w:rsidR="00806505">
        <w:rPr>
          <w:b/>
          <w:bCs/>
        </w:rPr>
        <w:t xml:space="preserve"> </w:t>
      </w:r>
      <w:r w:rsidRPr="005A4E30">
        <w:rPr>
          <w:b/>
          <w:bCs/>
        </w:rPr>
        <w:t>averages:</w:t>
      </w:r>
      <w:r w:rsidR="00806505">
        <w:rPr>
          <w:b/>
          <w:bCs/>
        </w:rPr>
        <w:t xml:space="preserve"> </w:t>
      </w:r>
      <w:r w:rsidRPr="005A4E30">
        <w:t>Alerts</w:t>
      </w:r>
      <w:r w:rsidR="00806505">
        <w:t xml:space="preserve"> </w:t>
      </w:r>
      <w:r w:rsidRPr="005A4E30">
        <w:t>are</w:t>
      </w:r>
      <w:r w:rsidR="00806505">
        <w:t xml:space="preserve"> </w:t>
      </w:r>
      <w:r w:rsidRPr="005A4E30">
        <w:t>to</w:t>
      </w:r>
      <w:r w:rsidR="00806505">
        <w:t xml:space="preserve"> </w:t>
      </w:r>
      <w:r w:rsidRPr="005A4E30">
        <w:t>be</w:t>
      </w:r>
      <w:r w:rsidR="00806505">
        <w:t xml:space="preserve"> </w:t>
      </w:r>
      <w:r w:rsidRPr="005A4E30">
        <w:t>configured</w:t>
      </w:r>
      <w:r w:rsidR="00806505">
        <w:t xml:space="preserve"> </w:t>
      </w:r>
      <w:r w:rsidRPr="005A4E30">
        <w:t>on</w:t>
      </w:r>
      <w:r w:rsidR="00806505">
        <w:t xml:space="preserve"> </w:t>
      </w:r>
      <w:r w:rsidRPr="005A4E30">
        <w:t>P95/P99</w:t>
      </w:r>
      <w:r w:rsidR="00806505">
        <w:t xml:space="preserve"> </w:t>
      </w:r>
      <w:r w:rsidRPr="005A4E30">
        <w:t>latency</w:t>
      </w:r>
      <w:r w:rsidR="00806505">
        <w:t xml:space="preserve"> </w:t>
      </w:r>
      <w:r w:rsidRPr="005A4E30">
        <w:t>to</w:t>
      </w:r>
      <w:r w:rsidR="00806505">
        <w:t xml:space="preserve"> </w:t>
      </w:r>
      <w:r w:rsidRPr="005A4E30">
        <w:t>increase</w:t>
      </w:r>
      <w:r w:rsidR="00806505">
        <w:t xml:space="preserve"> </w:t>
      </w:r>
      <w:r w:rsidRPr="005A4E30">
        <w:t>sensitivity</w:t>
      </w:r>
      <w:r w:rsidR="00806505">
        <w:t xml:space="preserve"> </w:t>
      </w:r>
      <w:r w:rsidRPr="005A4E30">
        <w:t>to</w:t>
      </w:r>
      <w:r w:rsidR="00806505">
        <w:t xml:space="preserve"> </w:t>
      </w:r>
      <w:r w:rsidRPr="005A4E30">
        <w:t>tail</w:t>
      </w:r>
      <w:r w:rsidR="00806505">
        <w:t xml:space="preserve"> </w:t>
      </w:r>
      <w:r w:rsidRPr="005A4E30">
        <w:t>delays.</w:t>
      </w:r>
    </w:p>
    <w:p w14:paraId="2D9314A8" w14:textId="605E5C4A" w:rsidR="005A4E30" w:rsidRDefault="005A4E30" w:rsidP="005A4E30">
      <w:pPr>
        <w:pStyle w:val="Bullets"/>
      </w:pPr>
      <w:r w:rsidRPr="005A4E30">
        <w:rPr>
          <w:b/>
          <w:bCs/>
        </w:rPr>
        <w:t>Correlate</w:t>
      </w:r>
      <w:r w:rsidR="00806505">
        <w:rPr>
          <w:b/>
          <w:bCs/>
        </w:rPr>
        <w:t xml:space="preserve"> </w:t>
      </w:r>
      <w:r w:rsidRPr="005A4E30">
        <w:rPr>
          <w:b/>
          <w:bCs/>
        </w:rPr>
        <w:t>signals</w:t>
      </w:r>
      <w:r w:rsidRPr="005A4E30">
        <w:t>:</w:t>
      </w:r>
      <w:r w:rsidR="00806505">
        <w:t xml:space="preserve"> </w:t>
      </w:r>
    </w:p>
    <w:p w14:paraId="3BF94A86" w14:textId="40B64697" w:rsidR="005A4E30" w:rsidRDefault="005A4E30" w:rsidP="005A4E30">
      <w:pPr>
        <w:pStyle w:val="Bullets"/>
        <w:numPr>
          <w:ilvl w:val="1"/>
          <w:numId w:val="1"/>
        </w:numPr>
      </w:pPr>
      <w:r w:rsidRPr="005A4E30">
        <w:t>Packet</w:t>
      </w:r>
      <w:r w:rsidR="00806505">
        <w:t xml:space="preserve"> </w:t>
      </w:r>
      <w:r w:rsidRPr="005A4E30">
        <w:t>drops</w:t>
      </w:r>
      <w:r w:rsidR="00806505">
        <w:t xml:space="preserve"> </w:t>
      </w:r>
      <w:r w:rsidRPr="005A4E30">
        <w:t>combined</w:t>
      </w:r>
      <w:r w:rsidR="00806505">
        <w:t xml:space="preserve"> </w:t>
      </w:r>
      <w:r w:rsidRPr="005A4E30">
        <w:t>with</w:t>
      </w:r>
      <w:r w:rsidR="00806505">
        <w:t xml:space="preserve"> </w:t>
      </w:r>
      <w:r w:rsidRPr="005A4E30">
        <w:t>TCP</w:t>
      </w:r>
      <w:r w:rsidR="00806505">
        <w:t xml:space="preserve"> </w:t>
      </w:r>
      <w:r w:rsidRPr="005A4E30">
        <w:t>retransmissions</w:t>
      </w:r>
      <w:r w:rsidR="00806505">
        <w:t xml:space="preserve"> </w:t>
      </w:r>
      <w:r w:rsidRPr="005A4E30">
        <w:t>typically</w:t>
      </w:r>
      <w:r w:rsidR="00806505">
        <w:t xml:space="preserve"> </w:t>
      </w:r>
      <w:r w:rsidRPr="005A4E30">
        <w:t>indicate</w:t>
      </w:r>
      <w:r w:rsidR="00806505">
        <w:t xml:space="preserve"> </w:t>
      </w:r>
      <w:r w:rsidRPr="005A4E30">
        <w:t>a</w:t>
      </w:r>
      <w:r w:rsidR="00806505">
        <w:t xml:space="preserve"> </w:t>
      </w:r>
      <w:r w:rsidRPr="005A4E30">
        <w:t>physical</w:t>
      </w:r>
      <w:r w:rsidR="00806505">
        <w:t xml:space="preserve"> </w:t>
      </w:r>
      <w:r w:rsidRPr="005A4E30">
        <w:t>or</w:t>
      </w:r>
      <w:r w:rsidR="00806505">
        <w:t xml:space="preserve"> </w:t>
      </w:r>
      <w:r w:rsidRPr="005A4E30">
        <w:t>network</w:t>
      </w:r>
      <w:r w:rsidRPr="005A4E30">
        <w:noBreakHyphen/>
        <w:t>congestion</w:t>
      </w:r>
      <w:r w:rsidR="00806505">
        <w:t xml:space="preserve"> </w:t>
      </w:r>
      <w:r w:rsidRPr="005A4E30">
        <w:t>issue.</w:t>
      </w:r>
      <w:r w:rsidR="00806505">
        <w:t xml:space="preserve"> </w:t>
      </w:r>
    </w:p>
    <w:p w14:paraId="6E9F8DE3" w14:textId="2C42F9B8" w:rsidR="005A4E30" w:rsidRDefault="005A4E30" w:rsidP="005A4E30">
      <w:pPr>
        <w:pStyle w:val="Bullets"/>
        <w:numPr>
          <w:ilvl w:val="1"/>
          <w:numId w:val="1"/>
        </w:numPr>
      </w:pPr>
      <w:r w:rsidRPr="005A4E30">
        <w:t>Cross</w:t>
      </w:r>
      <w:r w:rsidRPr="005A4E30">
        <w:noBreakHyphen/>
        <w:t>service</w:t>
      </w:r>
      <w:r w:rsidR="00806505">
        <w:t xml:space="preserve"> </w:t>
      </w:r>
      <w:r w:rsidRPr="005A4E30">
        <w:t>latency</w:t>
      </w:r>
      <w:r w:rsidR="00806505">
        <w:t xml:space="preserve"> </w:t>
      </w:r>
      <w:r w:rsidRPr="005A4E30">
        <w:t>combined</w:t>
      </w:r>
      <w:r w:rsidR="00806505">
        <w:t xml:space="preserve"> </w:t>
      </w:r>
      <w:r w:rsidRPr="005A4E30">
        <w:t>with</w:t>
      </w:r>
      <w:r w:rsidR="00806505">
        <w:t xml:space="preserve"> </w:t>
      </w:r>
      <w:r w:rsidRPr="005A4E30">
        <w:t>service</w:t>
      </w:r>
      <w:r w:rsidR="00806505">
        <w:t xml:space="preserve"> </w:t>
      </w:r>
      <w:r w:rsidRPr="005A4E30">
        <w:t>mesh</w:t>
      </w:r>
      <w:r w:rsidR="00806505">
        <w:t xml:space="preserve"> </w:t>
      </w:r>
      <w:r w:rsidRPr="005A4E30">
        <w:t>errors</w:t>
      </w:r>
      <w:r w:rsidR="00806505">
        <w:t xml:space="preserve"> </w:t>
      </w:r>
      <w:r w:rsidRPr="005A4E30">
        <w:t>typically</w:t>
      </w:r>
      <w:r w:rsidR="00806505">
        <w:t xml:space="preserve"> </w:t>
      </w:r>
      <w:r w:rsidRPr="005A4E30">
        <w:t>indicates</w:t>
      </w:r>
      <w:r w:rsidR="00806505">
        <w:t xml:space="preserve"> </w:t>
      </w:r>
      <w:r w:rsidRPr="005A4E30">
        <w:t>a</w:t>
      </w:r>
      <w:r w:rsidR="00806505">
        <w:t xml:space="preserve"> </w:t>
      </w:r>
      <w:r w:rsidRPr="005A4E30">
        <w:t>dependency</w:t>
      </w:r>
      <w:r w:rsidR="00806505">
        <w:t xml:space="preserve"> </w:t>
      </w:r>
      <w:r w:rsidRPr="005A4E30">
        <w:t>or</w:t>
      </w:r>
      <w:r w:rsidR="00806505">
        <w:t xml:space="preserve"> </w:t>
      </w:r>
      <w:r w:rsidRPr="005A4E30">
        <w:t>routing</w:t>
      </w:r>
      <w:r w:rsidR="00806505">
        <w:t xml:space="preserve"> </w:t>
      </w:r>
      <w:r w:rsidRPr="005A4E30">
        <w:t>problem.</w:t>
      </w:r>
    </w:p>
    <w:p w14:paraId="7192F6D5" w14:textId="58F16B6B" w:rsidR="005A4E30" w:rsidRDefault="005A4E30" w:rsidP="005A4E30">
      <w:pPr>
        <w:pStyle w:val="Bullets"/>
      </w:pPr>
      <w:r w:rsidRPr="005A4E30">
        <w:rPr>
          <w:b/>
          <w:bCs/>
        </w:rPr>
        <w:t>Scope:</w:t>
      </w:r>
      <w:r w:rsidR="00806505">
        <w:rPr>
          <w:b/>
          <w:bCs/>
        </w:rPr>
        <w:t xml:space="preserve"> </w:t>
      </w:r>
      <w:r w:rsidRPr="005A4E30">
        <w:t>Metrics</w:t>
      </w:r>
      <w:r w:rsidR="00806505">
        <w:t xml:space="preserve"> </w:t>
      </w:r>
      <w:r w:rsidRPr="005A4E30">
        <w:t>are</w:t>
      </w:r>
      <w:r w:rsidR="00806505">
        <w:t xml:space="preserve"> </w:t>
      </w:r>
      <w:r w:rsidRPr="005A4E30">
        <w:t>to</w:t>
      </w:r>
      <w:r w:rsidR="00806505">
        <w:t xml:space="preserve"> </w:t>
      </w:r>
      <w:r w:rsidRPr="005A4E30">
        <w:t>be</w:t>
      </w:r>
      <w:r w:rsidR="00806505">
        <w:t xml:space="preserve"> </w:t>
      </w:r>
      <w:r w:rsidRPr="005A4E30">
        <w:t>collected</w:t>
      </w:r>
      <w:r w:rsidR="00806505">
        <w:t xml:space="preserve"> </w:t>
      </w:r>
      <w:r w:rsidRPr="005A4E30">
        <w:t>per</w:t>
      </w:r>
      <w:r w:rsidR="00806505">
        <w:t xml:space="preserve"> </w:t>
      </w:r>
      <w:r w:rsidRPr="005A4E30">
        <w:t>node/pod,</w:t>
      </w:r>
      <w:r w:rsidR="00806505">
        <w:t xml:space="preserve"> </w:t>
      </w:r>
      <w:r w:rsidRPr="005A4E30">
        <w:t>per</w:t>
      </w:r>
      <w:r w:rsidR="00806505">
        <w:t xml:space="preserve"> </w:t>
      </w:r>
      <w:r w:rsidRPr="005A4E30">
        <w:t>namespace,</w:t>
      </w:r>
      <w:r w:rsidR="00806505">
        <w:t xml:space="preserve"> </w:t>
      </w:r>
      <w:r w:rsidRPr="005A4E30">
        <w:t>and</w:t>
      </w:r>
      <w:r w:rsidR="00806505">
        <w:t xml:space="preserve"> </w:t>
      </w:r>
      <w:r w:rsidRPr="005A4E30">
        <w:t>across</w:t>
      </w:r>
      <w:r w:rsidR="00806505">
        <w:t xml:space="preserve"> </w:t>
      </w:r>
      <w:r w:rsidRPr="005A4E30">
        <w:t>zones</w:t>
      </w:r>
      <w:r w:rsidR="00806505">
        <w:t xml:space="preserve"> </w:t>
      </w:r>
      <w:r w:rsidRPr="005A4E30">
        <w:t>in</w:t>
      </w:r>
      <w:r w:rsidR="00806505">
        <w:t xml:space="preserve"> </w:t>
      </w:r>
      <w:r w:rsidRPr="005A4E30">
        <w:t>order</w:t>
      </w:r>
      <w:r w:rsidR="00806505">
        <w:t xml:space="preserve"> </w:t>
      </w:r>
      <w:r w:rsidRPr="005A4E30">
        <w:t>to</w:t>
      </w:r>
      <w:r w:rsidR="00806505">
        <w:t xml:space="preserve"> </w:t>
      </w:r>
      <w:r w:rsidRPr="005A4E30">
        <w:t>pinpoint</w:t>
      </w:r>
      <w:r w:rsidR="00806505">
        <w:t xml:space="preserve"> </w:t>
      </w:r>
      <w:r w:rsidRPr="005A4E30">
        <w:t>the</w:t>
      </w:r>
      <w:r w:rsidR="00806505">
        <w:t xml:space="preserve"> </w:t>
      </w:r>
      <w:r w:rsidRPr="005A4E30">
        <w:t>location</w:t>
      </w:r>
      <w:r w:rsidR="00806505">
        <w:t xml:space="preserve"> </w:t>
      </w:r>
      <w:r w:rsidRPr="005A4E30">
        <w:t>of</w:t>
      </w:r>
      <w:r w:rsidR="00806505">
        <w:t xml:space="preserve"> </w:t>
      </w:r>
      <w:r w:rsidRPr="005A4E30">
        <w:t>issues.</w:t>
      </w:r>
      <w:r w:rsidR="00806505">
        <w:t xml:space="preserve"> </w:t>
      </w:r>
    </w:p>
    <w:p w14:paraId="3FFD0210" w14:textId="5331BC64" w:rsidR="005A4E30" w:rsidRPr="005A4E30" w:rsidRDefault="005A4E30" w:rsidP="005A4E30">
      <w:pPr>
        <w:pStyle w:val="Bullets"/>
      </w:pPr>
      <w:r w:rsidRPr="005A4E30">
        <w:rPr>
          <w:b/>
          <w:bCs/>
        </w:rPr>
        <w:t>Visualization:</w:t>
      </w:r>
      <w:r w:rsidR="00806505">
        <w:t xml:space="preserve"> </w:t>
      </w:r>
      <w:r w:rsidRPr="005A4E30">
        <w:t>Stacked</w:t>
      </w:r>
      <w:r w:rsidRPr="005A4E30">
        <w:noBreakHyphen/>
        <w:t>area</w:t>
      </w:r>
      <w:r w:rsidR="00806505">
        <w:t xml:space="preserve"> </w:t>
      </w:r>
      <w:r w:rsidRPr="005A4E30">
        <w:t>charts</w:t>
      </w:r>
      <w:r w:rsidR="00806505">
        <w:t xml:space="preserve"> </w:t>
      </w:r>
      <w:r w:rsidRPr="005A4E30">
        <w:t>or</w:t>
      </w:r>
      <w:r w:rsidR="00806505">
        <w:t xml:space="preserve"> </w:t>
      </w:r>
      <w:r w:rsidRPr="005A4E30">
        <w:t>heat</w:t>
      </w:r>
      <w:r w:rsidR="00806505">
        <w:t xml:space="preserve"> </w:t>
      </w:r>
      <w:r w:rsidRPr="005A4E30">
        <w:t>maps</w:t>
      </w:r>
      <w:r w:rsidR="00806505">
        <w:t xml:space="preserve"> </w:t>
      </w:r>
      <w:r w:rsidRPr="005A4E30">
        <w:t>are</w:t>
      </w:r>
      <w:r w:rsidR="00806505">
        <w:t xml:space="preserve"> </w:t>
      </w:r>
      <w:r w:rsidRPr="005A4E30">
        <w:t>to</w:t>
      </w:r>
      <w:r w:rsidR="00806505">
        <w:t xml:space="preserve"> </w:t>
      </w:r>
      <w:r w:rsidRPr="005A4E30">
        <w:t>be</w:t>
      </w:r>
      <w:r w:rsidR="00806505">
        <w:t xml:space="preserve"> </w:t>
      </w:r>
      <w:r w:rsidRPr="005A4E30">
        <w:t>used</w:t>
      </w:r>
      <w:r w:rsidR="00806505">
        <w:t xml:space="preserve"> </w:t>
      </w:r>
      <w:r w:rsidRPr="005A4E30">
        <w:t>to</w:t>
      </w:r>
      <w:r w:rsidR="00806505">
        <w:t xml:space="preserve"> </w:t>
      </w:r>
      <w:r w:rsidRPr="005A4E30">
        <w:t>observe</w:t>
      </w:r>
      <w:r w:rsidR="00806505">
        <w:t xml:space="preserve"> </w:t>
      </w:r>
      <w:r w:rsidRPr="005A4E30">
        <w:t>trends</w:t>
      </w:r>
      <w:r w:rsidR="00806505">
        <w:t xml:space="preserve"> </w:t>
      </w:r>
      <w:r w:rsidRPr="005A4E30">
        <w:t>in</w:t>
      </w:r>
      <w:r w:rsidR="00806505">
        <w:t xml:space="preserve"> </w:t>
      </w:r>
      <w:r w:rsidRPr="005A4E30">
        <w:t>packet</w:t>
      </w:r>
      <w:r w:rsidR="00806505">
        <w:t xml:space="preserve"> </w:t>
      </w:r>
      <w:r w:rsidRPr="005A4E30">
        <w:t>loss</w:t>
      </w:r>
      <w:r w:rsidR="00806505">
        <w:t xml:space="preserve"> </w:t>
      </w:r>
      <w:r w:rsidRPr="005A4E30">
        <w:t>and</w:t>
      </w:r>
      <w:r w:rsidR="00806505">
        <w:t xml:space="preserve"> </w:t>
      </w:r>
      <w:r w:rsidRPr="005A4E30">
        <w:t>latency</w:t>
      </w:r>
      <w:r w:rsidR="00806505">
        <w:t xml:space="preserve"> </w:t>
      </w:r>
      <w:r w:rsidRPr="005A4E30">
        <w:t>over</w:t>
      </w:r>
      <w:r w:rsidR="00806505">
        <w:t xml:space="preserve"> </w:t>
      </w:r>
      <w:r w:rsidRPr="005A4E30">
        <w:t>time.</w:t>
      </w:r>
    </w:p>
    <w:p w14:paraId="0275FD34" w14:textId="7A0B25E2" w:rsidR="00617F5E" w:rsidRPr="00E029A6" w:rsidRDefault="005A4E30" w:rsidP="002228DF">
      <w:r w:rsidRPr="005A4E30">
        <w:t>These</w:t>
      </w:r>
      <w:r w:rsidR="00806505">
        <w:t xml:space="preserve"> </w:t>
      </w:r>
      <w:r w:rsidRPr="005A4E30">
        <w:t>guidelines</w:t>
      </w:r>
      <w:r w:rsidR="00806505">
        <w:t xml:space="preserve"> </w:t>
      </w:r>
      <w:r w:rsidRPr="005A4E30">
        <w:t>represent</w:t>
      </w:r>
      <w:r w:rsidR="00806505">
        <w:t xml:space="preserve"> </w:t>
      </w:r>
      <w:r w:rsidRPr="005A4E30">
        <w:t>safe</w:t>
      </w:r>
      <w:r w:rsidR="00806505">
        <w:t xml:space="preserve"> </w:t>
      </w:r>
      <w:r w:rsidRPr="005A4E30">
        <w:t>starting</w:t>
      </w:r>
      <w:r w:rsidR="00806505">
        <w:t xml:space="preserve"> </w:t>
      </w:r>
      <w:r w:rsidRPr="005A4E30">
        <w:t>baselines</w:t>
      </w:r>
      <w:r w:rsidR="00806505">
        <w:t xml:space="preserve"> </w:t>
      </w:r>
      <w:r w:rsidRPr="005A4E30">
        <w:t>applicable</w:t>
      </w:r>
      <w:r w:rsidR="00806505">
        <w:t xml:space="preserve"> </w:t>
      </w:r>
      <w:r w:rsidRPr="005A4E30">
        <w:t>to</w:t>
      </w:r>
      <w:r w:rsidR="00806505">
        <w:t xml:space="preserve"> </w:t>
      </w:r>
      <w:r w:rsidRPr="005A4E30">
        <w:t>most</w:t>
      </w:r>
      <w:r w:rsidR="00806505">
        <w:t xml:space="preserve"> </w:t>
      </w:r>
      <w:r w:rsidRPr="005A4E30">
        <w:t>production</w:t>
      </w:r>
      <w:r w:rsidR="00806505">
        <w:t xml:space="preserve"> </w:t>
      </w:r>
      <w:r w:rsidRPr="005A4E30">
        <w:t>environments.</w:t>
      </w:r>
      <w:r w:rsidR="00806505">
        <w:t xml:space="preserve"> </w:t>
      </w:r>
      <w:r w:rsidRPr="005A4E30">
        <w:t>After</w:t>
      </w:r>
      <w:r w:rsidR="00806505">
        <w:t xml:space="preserve"> </w:t>
      </w:r>
      <w:r w:rsidRPr="005A4E30">
        <w:t>several</w:t>
      </w:r>
      <w:r w:rsidR="00806505">
        <w:t xml:space="preserve"> </w:t>
      </w:r>
      <w:r w:rsidRPr="005A4E30">
        <w:t>weeks</w:t>
      </w:r>
      <w:r w:rsidR="00806505">
        <w:t xml:space="preserve"> </w:t>
      </w:r>
      <w:r w:rsidRPr="005A4E30">
        <w:t>of</w:t>
      </w:r>
      <w:r w:rsidR="00806505">
        <w:t xml:space="preserve"> </w:t>
      </w:r>
      <w:r w:rsidRPr="005A4E30">
        <w:t>telemetry</w:t>
      </w:r>
      <w:r w:rsidR="00806505">
        <w:t xml:space="preserve"> </w:t>
      </w:r>
      <w:r w:rsidRPr="005A4E30">
        <w:t>have</w:t>
      </w:r>
      <w:r w:rsidR="00806505">
        <w:t xml:space="preserve"> </w:t>
      </w:r>
      <w:r w:rsidRPr="005A4E30">
        <w:t>been</w:t>
      </w:r>
      <w:r w:rsidR="00806505">
        <w:t xml:space="preserve"> </w:t>
      </w:r>
      <w:r w:rsidRPr="005A4E30">
        <w:t>collected,</w:t>
      </w:r>
      <w:r w:rsidR="00806505">
        <w:t xml:space="preserve"> </w:t>
      </w:r>
      <w:r w:rsidRPr="005A4E30">
        <w:t>thresholds</w:t>
      </w:r>
      <w:r w:rsidR="00806505">
        <w:t xml:space="preserve"> </w:t>
      </w:r>
      <w:r w:rsidRPr="005A4E30">
        <w:t>should</w:t>
      </w:r>
      <w:r w:rsidR="00806505">
        <w:t xml:space="preserve"> </w:t>
      </w:r>
      <w:r w:rsidRPr="005A4E30">
        <w:t>be</w:t>
      </w:r>
      <w:r w:rsidR="00806505">
        <w:t xml:space="preserve"> </w:t>
      </w:r>
      <w:r w:rsidRPr="005A4E30">
        <w:t>adjusted</w:t>
      </w:r>
      <w:r w:rsidR="00806505">
        <w:t xml:space="preserve"> </w:t>
      </w:r>
      <w:r w:rsidRPr="005A4E30">
        <w:t>so</w:t>
      </w:r>
      <w:r w:rsidR="00806505">
        <w:t xml:space="preserve"> </w:t>
      </w:r>
      <w:r w:rsidRPr="005A4E30">
        <w:t>that</w:t>
      </w:r>
      <w:r w:rsidR="00806505">
        <w:t xml:space="preserve"> </w:t>
      </w:r>
      <w:r w:rsidRPr="005A4E30">
        <w:t>warning</w:t>
      </w:r>
      <w:r w:rsidR="00806505">
        <w:t xml:space="preserve"> </w:t>
      </w:r>
      <w:r w:rsidRPr="005A4E30">
        <w:t>levels</w:t>
      </w:r>
      <w:r w:rsidR="00806505">
        <w:t xml:space="preserve"> </w:t>
      </w:r>
      <w:r w:rsidRPr="005A4E30">
        <w:t>correspond</w:t>
      </w:r>
      <w:r w:rsidR="00806505">
        <w:t xml:space="preserve"> </w:t>
      </w:r>
      <w:r w:rsidRPr="005A4E30">
        <w:t>approximately</w:t>
      </w:r>
      <w:r w:rsidR="00806505">
        <w:t xml:space="preserve"> </w:t>
      </w:r>
      <w:r w:rsidRPr="005A4E30">
        <w:t>to</w:t>
      </w:r>
      <w:r w:rsidR="00806505">
        <w:t xml:space="preserve"> </w:t>
      </w:r>
      <w:r w:rsidRPr="005A4E30">
        <w:t>the</w:t>
      </w:r>
      <w:r w:rsidR="00806505">
        <w:t xml:space="preserve"> </w:t>
      </w:r>
      <w:r w:rsidRPr="005A4E30">
        <w:t>95th</w:t>
      </w:r>
      <w:r w:rsidR="00806505">
        <w:t xml:space="preserve"> </w:t>
      </w:r>
      <w:r w:rsidRPr="005A4E30">
        <w:t>percentile</w:t>
      </w:r>
      <w:r w:rsidR="00806505">
        <w:t xml:space="preserve"> </w:t>
      </w:r>
      <w:r w:rsidRPr="005A4E30">
        <w:t>of</w:t>
      </w:r>
      <w:r w:rsidR="00806505">
        <w:t xml:space="preserve"> </w:t>
      </w:r>
      <w:r w:rsidRPr="005A4E30">
        <w:t>normal</w:t>
      </w:r>
      <w:r w:rsidR="00806505">
        <w:t xml:space="preserve"> </w:t>
      </w:r>
      <w:r w:rsidRPr="005A4E30">
        <w:t>behaviour,</w:t>
      </w:r>
      <w:r w:rsidR="00806505">
        <w:t xml:space="preserve"> </w:t>
      </w:r>
      <w:r w:rsidRPr="005A4E30">
        <w:t>and</w:t>
      </w:r>
      <w:r w:rsidR="00806505">
        <w:t xml:space="preserve"> </w:t>
      </w:r>
      <w:r w:rsidRPr="005A4E30">
        <w:t>critical</w:t>
      </w:r>
      <w:r w:rsidR="00806505">
        <w:t xml:space="preserve"> </w:t>
      </w:r>
      <w:r w:rsidRPr="005A4E30">
        <w:t>levels</w:t>
      </w:r>
      <w:r w:rsidR="00806505">
        <w:t xml:space="preserve"> </w:t>
      </w:r>
      <w:r w:rsidRPr="005A4E30">
        <w:t>correspond</w:t>
      </w:r>
      <w:r w:rsidR="00806505">
        <w:t xml:space="preserve"> </w:t>
      </w:r>
      <w:r w:rsidRPr="005A4E30">
        <w:t>to</w:t>
      </w:r>
      <w:r w:rsidR="00806505">
        <w:t xml:space="preserve"> </w:t>
      </w:r>
      <w:r w:rsidRPr="005A4E30">
        <w:t>conditions</w:t>
      </w:r>
      <w:r w:rsidR="00806505">
        <w:t xml:space="preserve"> </w:t>
      </w:r>
      <w:r w:rsidRPr="005A4E30">
        <w:t>that</w:t>
      </w:r>
      <w:r w:rsidR="00806505">
        <w:t xml:space="preserve"> </w:t>
      </w:r>
      <w:r w:rsidRPr="005A4E30">
        <w:t>cause</w:t>
      </w:r>
      <w:r w:rsidR="00806505">
        <w:t xml:space="preserve"> </w:t>
      </w:r>
      <w:r w:rsidRPr="005A4E30">
        <w:t>actual</w:t>
      </w:r>
      <w:r w:rsidR="00806505">
        <w:t xml:space="preserve"> </w:t>
      </w:r>
      <w:r w:rsidRPr="005A4E30">
        <w:t>user</w:t>
      </w:r>
      <w:r w:rsidR="00806505">
        <w:t xml:space="preserve"> </w:t>
      </w:r>
      <w:r w:rsidRPr="005A4E30">
        <w:t>impact.</w:t>
      </w:r>
    </w:p>
    <w:p w14:paraId="49577D22" w14:textId="77777777" w:rsidR="008035DA" w:rsidRPr="002D2D7F" w:rsidRDefault="008035DA" w:rsidP="002228DF">
      <w:r w:rsidRPr="002D2D7F">
        <w:br w:type="page"/>
      </w:r>
    </w:p>
    <w:p w14:paraId="237351A9" w14:textId="7B37CF96" w:rsidR="001F7F4C" w:rsidRDefault="00351A8A" w:rsidP="002228DF">
      <w:pPr>
        <w:pStyle w:val="Heading1"/>
      </w:pPr>
      <w:bookmarkStart w:id="2209" w:name="_Toc228549508"/>
      <w:bookmarkStart w:id="2210" w:name="_Toc228784896"/>
      <w:r w:rsidRPr="00351A8A">
        <w:lastRenderedPageBreak/>
        <w:t>Scaling</w:t>
      </w:r>
      <w:r w:rsidR="00806505">
        <w:t xml:space="preserve"> </w:t>
      </w:r>
      <w:r w:rsidRPr="00351A8A">
        <w:t>and</w:t>
      </w:r>
      <w:r w:rsidR="00806505">
        <w:t xml:space="preserve"> </w:t>
      </w:r>
      <w:r w:rsidRPr="005E0140">
        <w:t>Performance</w:t>
      </w:r>
      <w:r w:rsidR="00806505">
        <w:t xml:space="preserve"> </w:t>
      </w:r>
      <w:r w:rsidRPr="00351A8A">
        <w:t>Observability</w:t>
      </w:r>
      <w:bookmarkEnd w:id="2209"/>
      <w:bookmarkEnd w:id="2210"/>
    </w:p>
    <w:p w14:paraId="12B0E244" w14:textId="7BED52B4" w:rsidR="00E62FA8" w:rsidRPr="00E62FA8" w:rsidRDefault="00E62FA8" w:rsidP="0038693B">
      <w:pPr>
        <w:pStyle w:val="Heading2"/>
      </w:pPr>
      <w:bookmarkStart w:id="2211" w:name="_Toc228549509"/>
      <w:bookmarkStart w:id="2212" w:name="_Toc228784897"/>
      <w:r w:rsidRPr="00E62FA8">
        <w:t>Scaling</w:t>
      </w:r>
      <w:r w:rsidR="00806505">
        <w:rPr>
          <w:rFonts w:ascii="Arial" w:hAnsi="Arial" w:cs="Arial"/>
        </w:rPr>
        <w:t xml:space="preserve"> </w:t>
      </w:r>
      <w:r w:rsidRPr="00E62FA8">
        <w:t>and</w:t>
      </w:r>
      <w:r w:rsidR="00806505">
        <w:rPr>
          <w:rFonts w:ascii="Arial" w:hAnsi="Arial" w:cs="Arial"/>
        </w:rPr>
        <w:t xml:space="preserve"> </w:t>
      </w:r>
      <w:r w:rsidRPr="00E62FA8">
        <w:t>Performance</w:t>
      </w:r>
      <w:r w:rsidR="00806505">
        <w:rPr>
          <w:rFonts w:ascii="Arial" w:hAnsi="Arial" w:cs="Arial"/>
        </w:rPr>
        <w:t xml:space="preserve"> </w:t>
      </w:r>
      <w:r w:rsidRPr="00E62FA8">
        <w:t>Observability</w:t>
      </w:r>
      <w:r w:rsidR="00806505">
        <w:t xml:space="preserve"> </w:t>
      </w:r>
      <w:r w:rsidRPr="00E62FA8">
        <w:t>Metrics</w:t>
      </w:r>
      <w:bookmarkEnd w:id="2211"/>
      <w:bookmarkEnd w:id="2212"/>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1129"/>
        <w:gridCol w:w="1701"/>
        <w:gridCol w:w="1701"/>
        <w:gridCol w:w="851"/>
        <w:gridCol w:w="1134"/>
        <w:gridCol w:w="1417"/>
        <w:gridCol w:w="2523"/>
      </w:tblGrid>
      <w:tr w:rsidR="00E62FA8" w:rsidRPr="002D2D7F" w14:paraId="50E53B06" w14:textId="77777777" w:rsidTr="00892C4E">
        <w:tc>
          <w:tcPr>
            <w:tcW w:w="1129" w:type="dxa"/>
            <w:noWrap/>
            <w:vAlign w:val="center"/>
            <w:hideMark/>
          </w:tcPr>
          <w:p w14:paraId="26E4FB69" w14:textId="71FD663B" w:rsidR="00E62FA8" w:rsidRPr="002D2D7F" w:rsidRDefault="00E62FA8" w:rsidP="00FB53E0">
            <w:pPr>
              <w:pStyle w:val="TableTitle"/>
            </w:pPr>
            <w:r w:rsidRPr="002D2D7F">
              <w:t>Metric</w:t>
            </w:r>
          </w:p>
        </w:tc>
        <w:tc>
          <w:tcPr>
            <w:tcW w:w="1701" w:type="dxa"/>
            <w:noWrap/>
            <w:vAlign w:val="center"/>
            <w:hideMark/>
          </w:tcPr>
          <w:p w14:paraId="398DA12B" w14:textId="77777777" w:rsidR="00E62FA8" w:rsidRPr="002D2D7F" w:rsidRDefault="00E62FA8" w:rsidP="00FB53E0">
            <w:pPr>
              <w:pStyle w:val="TableTitle"/>
            </w:pPr>
            <w:r w:rsidRPr="002D2D7F">
              <w:t>Purpose</w:t>
            </w:r>
          </w:p>
        </w:tc>
        <w:tc>
          <w:tcPr>
            <w:tcW w:w="1701" w:type="dxa"/>
            <w:noWrap/>
            <w:vAlign w:val="center"/>
            <w:hideMark/>
          </w:tcPr>
          <w:p w14:paraId="096CC70A" w14:textId="154B34E7" w:rsidR="00E62FA8" w:rsidRPr="002D2D7F" w:rsidRDefault="00E62FA8" w:rsidP="00FB53E0">
            <w:pPr>
              <w:pStyle w:val="TableTitle"/>
            </w:pPr>
            <w:r w:rsidRPr="002D2D7F">
              <w:t>Unit</w:t>
            </w:r>
            <w:r w:rsidR="00806505">
              <w:t xml:space="preserve"> </w:t>
            </w:r>
            <w:r w:rsidRPr="002D2D7F">
              <w:t>/</w:t>
            </w:r>
            <w:r w:rsidR="00806505">
              <w:t xml:space="preserve"> </w:t>
            </w:r>
            <w:r w:rsidRPr="002D2D7F">
              <w:t>Scope</w:t>
            </w:r>
          </w:p>
        </w:tc>
        <w:tc>
          <w:tcPr>
            <w:tcW w:w="851" w:type="dxa"/>
            <w:noWrap/>
            <w:vAlign w:val="center"/>
            <w:hideMark/>
          </w:tcPr>
          <w:p w14:paraId="2D1C8AFF" w14:textId="01393420" w:rsidR="00E62FA8" w:rsidRPr="002D2D7F" w:rsidRDefault="00E62FA8" w:rsidP="00FB53E0">
            <w:pPr>
              <w:pStyle w:val="TableTitle"/>
            </w:pPr>
            <w:r w:rsidRPr="002D2D7F">
              <w:t>Healthy</w:t>
            </w:r>
            <w:r w:rsidR="00806505">
              <w:t xml:space="preserve"> </w:t>
            </w:r>
            <w:r w:rsidRPr="002D2D7F">
              <w:t>Range</w:t>
            </w:r>
          </w:p>
        </w:tc>
        <w:tc>
          <w:tcPr>
            <w:tcW w:w="1134" w:type="dxa"/>
            <w:noWrap/>
            <w:vAlign w:val="center"/>
            <w:hideMark/>
          </w:tcPr>
          <w:p w14:paraId="3B0D339A" w14:textId="0A915791" w:rsidR="00E62FA8" w:rsidRPr="002D2D7F" w:rsidRDefault="00E62FA8" w:rsidP="00FB53E0">
            <w:pPr>
              <w:pStyle w:val="TableTitle"/>
            </w:pPr>
            <w:r w:rsidRPr="002D2D7F">
              <w:t>Warning</w:t>
            </w:r>
            <w:r w:rsidR="00806505">
              <w:t xml:space="preserve"> </w:t>
            </w:r>
            <w:r w:rsidRPr="002D2D7F">
              <w:t>Threshold</w:t>
            </w:r>
          </w:p>
        </w:tc>
        <w:tc>
          <w:tcPr>
            <w:tcW w:w="1417" w:type="dxa"/>
            <w:noWrap/>
            <w:vAlign w:val="center"/>
            <w:hideMark/>
          </w:tcPr>
          <w:p w14:paraId="0481620E" w14:textId="04D9020A" w:rsidR="00E62FA8" w:rsidRPr="002D2D7F" w:rsidRDefault="00E62FA8" w:rsidP="00FB53E0">
            <w:pPr>
              <w:pStyle w:val="TableTitle"/>
            </w:pPr>
            <w:r w:rsidRPr="002D2D7F">
              <w:t>Critical</w:t>
            </w:r>
            <w:r w:rsidR="00806505">
              <w:t xml:space="preserve"> </w:t>
            </w:r>
            <w:r w:rsidRPr="002D2D7F">
              <w:t>Threshold</w:t>
            </w:r>
          </w:p>
        </w:tc>
        <w:tc>
          <w:tcPr>
            <w:tcW w:w="2523" w:type="dxa"/>
            <w:noWrap/>
            <w:vAlign w:val="center"/>
            <w:hideMark/>
          </w:tcPr>
          <w:p w14:paraId="729B7505" w14:textId="429C9C51" w:rsidR="00E62FA8" w:rsidRPr="002D2D7F" w:rsidRDefault="00E62FA8" w:rsidP="00FB53E0">
            <w:pPr>
              <w:pStyle w:val="TableTitle"/>
            </w:pPr>
            <w:r w:rsidRPr="002D2D7F">
              <w:t>Notes</w:t>
            </w:r>
            <w:r w:rsidR="00806505">
              <w:t xml:space="preserve"> </w:t>
            </w:r>
            <w:r w:rsidRPr="002D2D7F">
              <w:t>/</w:t>
            </w:r>
            <w:r w:rsidR="00806505">
              <w:t xml:space="preserve"> </w:t>
            </w:r>
            <w:r w:rsidRPr="002D2D7F">
              <w:t>Success</w:t>
            </w:r>
            <w:r w:rsidR="00806505">
              <w:t xml:space="preserve"> </w:t>
            </w:r>
            <w:r w:rsidRPr="002D2D7F">
              <w:t>Criteria</w:t>
            </w:r>
          </w:p>
        </w:tc>
      </w:tr>
      <w:tr w:rsidR="00E62FA8" w:rsidRPr="002D2D7F" w14:paraId="0F230781" w14:textId="77777777" w:rsidTr="00892C4E">
        <w:tc>
          <w:tcPr>
            <w:tcW w:w="1129" w:type="dxa"/>
            <w:vAlign w:val="center"/>
            <w:hideMark/>
          </w:tcPr>
          <w:p w14:paraId="051638EA" w14:textId="0D25A39C" w:rsidR="00E62FA8" w:rsidRPr="002D2D7F" w:rsidRDefault="00E62FA8" w:rsidP="00FB53E0">
            <w:pPr>
              <w:pStyle w:val="TableBody"/>
            </w:pPr>
            <w:r w:rsidRPr="002D2D7F">
              <w:t>Queue</w:t>
            </w:r>
            <w:r w:rsidR="00806505">
              <w:t xml:space="preserve"> </w:t>
            </w:r>
            <w:r w:rsidRPr="002D2D7F">
              <w:t>Length</w:t>
            </w:r>
          </w:p>
        </w:tc>
        <w:tc>
          <w:tcPr>
            <w:tcW w:w="1701" w:type="dxa"/>
            <w:vAlign w:val="center"/>
            <w:hideMark/>
          </w:tcPr>
          <w:p w14:paraId="4092136B" w14:textId="2FEEA8CA" w:rsidR="00E62FA8" w:rsidRPr="002D2D7F" w:rsidRDefault="00E62FA8" w:rsidP="00FB53E0">
            <w:pPr>
              <w:pStyle w:val="TableBody"/>
            </w:pPr>
            <w:r w:rsidRPr="002D2D7F">
              <w:t>Scaling</w:t>
            </w:r>
            <w:r w:rsidR="00806505">
              <w:rPr>
                <w:rFonts w:ascii="Arial" w:hAnsi="Arial" w:cs="Arial"/>
              </w:rPr>
              <w:t xml:space="preserve"> </w:t>
            </w:r>
            <w:r w:rsidRPr="002D2D7F">
              <w:t>Trigger</w:t>
            </w:r>
            <w:r w:rsidR="00806505">
              <w:t xml:space="preserve"> </w:t>
            </w:r>
            <w:r w:rsidRPr="002D2D7F">
              <w:rPr>
                <w:rFonts w:cs="Aptos"/>
              </w:rPr>
              <w:t>–</w:t>
            </w:r>
            <w:r w:rsidR="00806505">
              <w:t xml:space="preserve"> </w:t>
            </w:r>
            <w:r w:rsidRPr="002D2D7F">
              <w:t>indicates</w:t>
            </w:r>
            <w:r w:rsidR="00806505">
              <w:t xml:space="preserve"> </w:t>
            </w:r>
            <w:r w:rsidRPr="002D2D7F">
              <w:t>backlog</w:t>
            </w:r>
            <w:r w:rsidR="00806505">
              <w:t xml:space="preserve"> </w:t>
            </w:r>
            <w:r w:rsidRPr="002D2D7F">
              <w:t>waiting</w:t>
            </w:r>
            <w:r w:rsidR="00806505">
              <w:t xml:space="preserve"> </w:t>
            </w:r>
            <w:r w:rsidRPr="002D2D7F">
              <w:t>to</w:t>
            </w:r>
            <w:r w:rsidR="00806505">
              <w:t xml:space="preserve"> </w:t>
            </w:r>
            <w:r w:rsidRPr="002D2D7F">
              <w:t>be</w:t>
            </w:r>
            <w:r w:rsidR="00806505">
              <w:t xml:space="preserve"> </w:t>
            </w:r>
            <w:r w:rsidRPr="002D2D7F">
              <w:t>processed</w:t>
            </w:r>
          </w:p>
        </w:tc>
        <w:tc>
          <w:tcPr>
            <w:tcW w:w="1701" w:type="dxa"/>
            <w:vAlign w:val="center"/>
            <w:hideMark/>
          </w:tcPr>
          <w:p w14:paraId="3EFFC25E" w14:textId="322AD247" w:rsidR="00E62FA8" w:rsidRPr="002D2D7F" w:rsidRDefault="00E62FA8" w:rsidP="00FB53E0">
            <w:pPr>
              <w:pStyle w:val="TableBody"/>
            </w:pPr>
            <w:r w:rsidRPr="002D2D7F">
              <w:t>Number</w:t>
            </w:r>
            <w:r w:rsidR="00806505">
              <w:t xml:space="preserve"> </w:t>
            </w:r>
            <w:r w:rsidRPr="002D2D7F">
              <w:t>of</w:t>
            </w:r>
            <w:r w:rsidR="00806505">
              <w:t xml:space="preserve"> </w:t>
            </w:r>
            <w:r w:rsidRPr="002D2D7F">
              <w:t>items</w:t>
            </w:r>
            <w:r w:rsidR="00806505">
              <w:t xml:space="preserve"> </w:t>
            </w:r>
            <w:r w:rsidRPr="002D2D7F">
              <w:t>/</w:t>
            </w:r>
            <w:r w:rsidR="00806505">
              <w:t xml:space="preserve"> </w:t>
            </w:r>
            <w:r w:rsidRPr="002D2D7F">
              <w:t>messages</w:t>
            </w:r>
            <w:r w:rsidR="00806505">
              <w:t xml:space="preserve"> </w:t>
            </w:r>
            <w:r w:rsidRPr="002D2D7F">
              <w:t>in</w:t>
            </w:r>
            <w:r w:rsidR="00806505">
              <w:t xml:space="preserve"> </w:t>
            </w:r>
            <w:r w:rsidRPr="002D2D7F">
              <w:t>queue</w:t>
            </w:r>
            <w:r w:rsidR="00806505">
              <w:t xml:space="preserve"> </w:t>
            </w:r>
            <w:r w:rsidRPr="002D2D7F">
              <w:t>(per</w:t>
            </w:r>
            <w:r w:rsidR="00806505">
              <w:t xml:space="preserve"> </w:t>
            </w:r>
            <w:r w:rsidRPr="002D2D7F">
              <w:t>service</w:t>
            </w:r>
            <w:r w:rsidR="00806505">
              <w:t xml:space="preserve"> </w:t>
            </w:r>
            <w:r w:rsidRPr="002D2D7F">
              <w:t>or</w:t>
            </w:r>
            <w:r w:rsidR="00806505">
              <w:t xml:space="preserve"> </w:t>
            </w:r>
            <w:r w:rsidRPr="002D2D7F">
              <w:t>worker)</w:t>
            </w:r>
          </w:p>
        </w:tc>
        <w:tc>
          <w:tcPr>
            <w:tcW w:w="851" w:type="dxa"/>
            <w:vAlign w:val="center"/>
            <w:hideMark/>
          </w:tcPr>
          <w:p w14:paraId="74D06976" w14:textId="3EFF4CBA" w:rsidR="00E62FA8" w:rsidRPr="002D2D7F" w:rsidRDefault="00E62FA8" w:rsidP="00FB53E0">
            <w:pPr>
              <w:pStyle w:val="TableBody"/>
            </w:pPr>
            <w:r w:rsidRPr="002D2D7F">
              <w:t>&lt;</w:t>
            </w:r>
            <w:r w:rsidR="00806505">
              <w:rPr>
                <w:rFonts w:ascii="Arial" w:hAnsi="Arial" w:cs="Arial"/>
              </w:rPr>
              <w:t xml:space="preserve"> </w:t>
            </w:r>
            <w:r w:rsidRPr="002D2D7F">
              <w:t>50</w:t>
            </w:r>
            <w:r w:rsidR="00806505">
              <w:rPr>
                <w:rFonts w:ascii="Arial" w:hAnsi="Arial" w:cs="Arial"/>
              </w:rPr>
              <w:t xml:space="preserve"> </w:t>
            </w:r>
            <w:r w:rsidRPr="002D2D7F">
              <w:t>items</w:t>
            </w:r>
            <w:r w:rsidR="00806505">
              <w:rPr>
                <w:rFonts w:ascii="Arial" w:hAnsi="Arial" w:cs="Arial"/>
              </w:rPr>
              <w:t xml:space="preserve"> </w:t>
            </w:r>
            <w:r w:rsidRPr="002D2D7F">
              <w:t>avg</w:t>
            </w:r>
          </w:p>
        </w:tc>
        <w:tc>
          <w:tcPr>
            <w:tcW w:w="1134" w:type="dxa"/>
            <w:vAlign w:val="center"/>
            <w:hideMark/>
          </w:tcPr>
          <w:p w14:paraId="7A6AC17C" w14:textId="176E8D85" w:rsidR="00E62FA8" w:rsidRPr="002D2D7F" w:rsidRDefault="00E62FA8" w:rsidP="00FB53E0">
            <w:pPr>
              <w:pStyle w:val="TableBody"/>
            </w:pPr>
            <w:r w:rsidRPr="002D2D7F">
              <w:t>50</w:t>
            </w:r>
            <w:r w:rsidR="00806505">
              <w:rPr>
                <w:rFonts w:ascii="Arial" w:hAnsi="Arial" w:cs="Arial"/>
              </w:rPr>
              <w:t xml:space="preserve"> </w:t>
            </w:r>
            <w:r w:rsidRPr="002D2D7F">
              <w:rPr>
                <w:rFonts w:cs="Aptos"/>
              </w:rPr>
              <w:t>–</w:t>
            </w:r>
            <w:r w:rsidR="00806505">
              <w:rPr>
                <w:rFonts w:ascii="Arial" w:hAnsi="Arial" w:cs="Arial"/>
              </w:rPr>
              <w:t xml:space="preserve"> </w:t>
            </w:r>
            <w:r w:rsidRPr="002D2D7F">
              <w:t>200</w:t>
            </w:r>
            <w:r w:rsidR="00806505">
              <w:rPr>
                <w:rFonts w:ascii="Arial" w:hAnsi="Arial" w:cs="Arial"/>
              </w:rPr>
              <w:t xml:space="preserve"> </w:t>
            </w:r>
            <w:r w:rsidRPr="002D2D7F">
              <w:t>items</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417" w:type="dxa"/>
            <w:vAlign w:val="center"/>
            <w:hideMark/>
          </w:tcPr>
          <w:p w14:paraId="6C8DA85B" w14:textId="5552B980" w:rsidR="00E62FA8" w:rsidRPr="002D2D7F" w:rsidRDefault="00E62FA8" w:rsidP="00FB53E0">
            <w:pPr>
              <w:pStyle w:val="TableBody"/>
            </w:pPr>
            <w:r w:rsidRPr="002D2D7F">
              <w:t>&gt;</w:t>
            </w:r>
            <w:r w:rsidR="00806505">
              <w:rPr>
                <w:rFonts w:ascii="Arial" w:hAnsi="Arial" w:cs="Arial"/>
              </w:rPr>
              <w:t xml:space="preserve"> </w:t>
            </w:r>
            <w:r w:rsidRPr="002D2D7F">
              <w:t>200</w:t>
            </w:r>
            <w:r w:rsidR="00806505">
              <w:rPr>
                <w:rFonts w:ascii="Arial" w:hAnsi="Arial" w:cs="Arial"/>
              </w:rPr>
              <w:t xml:space="preserve"> </w:t>
            </w:r>
            <w:r w:rsidRPr="002D2D7F">
              <w:t>items</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rapid</w:t>
            </w:r>
            <w:r w:rsidR="00806505">
              <w:t xml:space="preserve"> </w:t>
            </w:r>
            <w:r w:rsidRPr="002D2D7F">
              <w:t>growth</w:t>
            </w:r>
            <w:r w:rsidR="00806505">
              <w:t xml:space="preserve"> </w:t>
            </w:r>
            <w:r w:rsidRPr="002D2D7F">
              <w:t>trend</w:t>
            </w:r>
          </w:p>
        </w:tc>
        <w:tc>
          <w:tcPr>
            <w:tcW w:w="2523" w:type="dxa"/>
            <w:vAlign w:val="center"/>
            <w:hideMark/>
          </w:tcPr>
          <w:p w14:paraId="1180A412" w14:textId="73893A6A" w:rsidR="00E62FA8" w:rsidRPr="002D2D7F" w:rsidRDefault="00E62FA8" w:rsidP="00FB53E0">
            <w:pPr>
              <w:pStyle w:val="TableBody"/>
            </w:pPr>
            <w:r w:rsidRPr="002D2D7F">
              <w:t>Use</w:t>
            </w:r>
            <w:r w:rsidR="00806505">
              <w:t xml:space="preserve"> </w:t>
            </w:r>
            <w:r w:rsidRPr="002D2D7F">
              <w:t>rising</w:t>
            </w:r>
            <w:r w:rsidR="00806505">
              <w:t xml:space="preserve"> </w:t>
            </w:r>
            <w:r w:rsidRPr="002D2D7F">
              <w:t>queue</w:t>
            </w:r>
            <w:r w:rsidR="00806505">
              <w:t xml:space="preserve"> </w:t>
            </w:r>
            <w:r w:rsidRPr="002D2D7F">
              <w:t>length</w:t>
            </w:r>
            <w:r w:rsidR="00806505">
              <w:t xml:space="preserve"> </w:t>
            </w:r>
            <w:r w:rsidRPr="002D2D7F">
              <w:t>as</w:t>
            </w:r>
            <w:r w:rsidR="00806505">
              <w:t xml:space="preserve"> </w:t>
            </w:r>
            <w:r w:rsidRPr="002D2D7F">
              <w:t>autoscaling</w:t>
            </w:r>
            <w:r w:rsidR="00806505">
              <w:t xml:space="preserve"> </w:t>
            </w:r>
            <w:r w:rsidRPr="002D2D7F">
              <w:t>signal;</w:t>
            </w:r>
            <w:r w:rsidR="00806505">
              <w:t xml:space="preserve"> </w:t>
            </w:r>
            <w:r w:rsidRPr="002D2D7F">
              <w:t>normal</w:t>
            </w:r>
            <w:r w:rsidR="00806505">
              <w:t xml:space="preserve"> </w:t>
            </w:r>
            <w:r w:rsidRPr="002D2D7F">
              <w:t>steady</w:t>
            </w:r>
            <w:r w:rsidRPr="002D2D7F">
              <w:noBreakHyphen/>
              <w:t>state</w:t>
            </w:r>
            <w:r w:rsidR="00806505">
              <w:t xml:space="preserve"> </w:t>
            </w:r>
            <w:r w:rsidRPr="002D2D7F">
              <w:t>near</w:t>
            </w:r>
            <w:r w:rsidR="00806505">
              <w:t xml:space="preserve"> </w:t>
            </w:r>
            <w:r w:rsidRPr="002D2D7F">
              <w:t>zero.</w:t>
            </w:r>
            <w:r w:rsidR="00806505">
              <w:t xml:space="preserve"> </w:t>
            </w:r>
            <w:r w:rsidRPr="002D2D7F">
              <w:t>Maintain</w:t>
            </w:r>
            <w:r w:rsidR="00806505">
              <w:t xml:space="preserve"> </w:t>
            </w:r>
            <w:r w:rsidRPr="002D2D7F">
              <w:t>processing</w:t>
            </w:r>
            <w:r w:rsidR="00806505">
              <w:t xml:space="preserve"> </w:t>
            </w:r>
            <w:r w:rsidRPr="002D2D7F">
              <w:t>backlog</w:t>
            </w:r>
            <w:r w:rsidR="00806505">
              <w:t xml:space="preserve"> </w:t>
            </w:r>
            <w:r w:rsidRPr="002D2D7F">
              <w:t>within</w:t>
            </w:r>
            <w:r w:rsidR="00806505">
              <w:t xml:space="preserve"> </w:t>
            </w:r>
            <w:r w:rsidRPr="002D2D7F">
              <w:t>SLA</w:t>
            </w:r>
            <w:r w:rsidR="00806505">
              <w:t xml:space="preserve"> </w:t>
            </w:r>
            <w:r w:rsidRPr="002D2D7F">
              <w:t>window.</w:t>
            </w:r>
          </w:p>
        </w:tc>
      </w:tr>
      <w:tr w:rsidR="00E62FA8" w:rsidRPr="002D2D7F" w14:paraId="7EB5D46B" w14:textId="77777777" w:rsidTr="00892C4E">
        <w:tc>
          <w:tcPr>
            <w:tcW w:w="1129" w:type="dxa"/>
            <w:vAlign w:val="center"/>
            <w:hideMark/>
          </w:tcPr>
          <w:p w14:paraId="4DE3A5D9" w14:textId="7292F468" w:rsidR="00E62FA8" w:rsidRPr="002D2D7F" w:rsidRDefault="00E62FA8" w:rsidP="00FB53E0">
            <w:pPr>
              <w:pStyle w:val="TableBody"/>
            </w:pPr>
            <w:r w:rsidRPr="002D2D7F">
              <w:t>Request</w:t>
            </w:r>
            <w:r w:rsidR="00806505">
              <w:rPr>
                <w:rFonts w:ascii="Arial" w:hAnsi="Arial" w:cs="Arial"/>
              </w:rPr>
              <w:t xml:space="preserve"> </w:t>
            </w:r>
            <w:r w:rsidRPr="002D2D7F">
              <w:t>Latency</w:t>
            </w:r>
          </w:p>
        </w:tc>
        <w:tc>
          <w:tcPr>
            <w:tcW w:w="1701" w:type="dxa"/>
            <w:vAlign w:val="center"/>
            <w:hideMark/>
          </w:tcPr>
          <w:p w14:paraId="315E4256" w14:textId="20052399" w:rsidR="00E62FA8" w:rsidRPr="002D2D7F" w:rsidRDefault="00E62FA8" w:rsidP="00FB53E0">
            <w:pPr>
              <w:pStyle w:val="TableBody"/>
            </w:pPr>
            <w:r w:rsidRPr="002D2D7F">
              <w:t>SLA</w:t>
            </w:r>
            <w:r w:rsidR="00806505">
              <w:rPr>
                <w:rFonts w:ascii="Arial" w:hAnsi="Arial" w:cs="Arial"/>
              </w:rPr>
              <w:t xml:space="preserve"> </w:t>
            </w:r>
            <w:r w:rsidRPr="002D2D7F">
              <w:t>Monitoring</w:t>
            </w:r>
            <w:r w:rsidR="00806505">
              <w:t xml:space="preserve"> </w:t>
            </w:r>
            <w:r w:rsidRPr="002D2D7F">
              <w:rPr>
                <w:rFonts w:cs="Aptos"/>
              </w:rPr>
              <w:t>–</w:t>
            </w:r>
            <w:r w:rsidR="00806505">
              <w:t xml:space="preserve"> </w:t>
            </w:r>
            <w:r w:rsidRPr="002D2D7F">
              <w:t>measures</w:t>
            </w:r>
            <w:r w:rsidR="00806505">
              <w:t xml:space="preserve"> </w:t>
            </w:r>
            <w:r w:rsidRPr="002D2D7F">
              <w:t>end</w:t>
            </w:r>
            <w:r w:rsidRPr="002D2D7F">
              <w:noBreakHyphen/>
              <w:t>to</w:t>
            </w:r>
            <w:r w:rsidRPr="002D2D7F">
              <w:noBreakHyphen/>
              <w:t>end</w:t>
            </w:r>
            <w:r w:rsidR="00806505">
              <w:t xml:space="preserve"> </w:t>
            </w:r>
            <w:r w:rsidRPr="002D2D7F">
              <w:t>request</w:t>
            </w:r>
            <w:r w:rsidR="00806505">
              <w:t xml:space="preserve"> </w:t>
            </w:r>
            <w:r w:rsidRPr="002D2D7F">
              <w:t>response</w:t>
            </w:r>
            <w:r w:rsidR="00806505">
              <w:t xml:space="preserve"> </w:t>
            </w:r>
            <w:r w:rsidRPr="002D2D7F">
              <w:t>time</w:t>
            </w:r>
          </w:p>
        </w:tc>
        <w:tc>
          <w:tcPr>
            <w:tcW w:w="1701" w:type="dxa"/>
            <w:vAlign w:val="center"/>
            <w:hideMark/>
          </w:tcPr>
          <w:p w14:paraId="0823A22E" w14:textId="2713FCA5" w:rsidR="00E62FA8" w:rsidRPr="002D2D7F" w:rsidRDefault="00E62FA8" w:rsidP="00FB53E0">
            <w:pPr>
              <w:pStyle w:val="TableBody"/>
            </w:pPr>
            <w:r w:rsidRPr="002D2D7F">
              <w:t>ms</w:t>
            </w:r>
            <w:r w:rsidR="00806505">
              <w:t xml:space="preserve"> </w:t>
            </w:r>
            <w:r w:rsidRPr="002D2D7F">
              <w:t>(P95</w:t>
            </w:r>
            <w:r w:rsidR="00806505">
              <w:t xml:space="preserve"> </w:t>
            </w:r>
            <w:r w:rsidRPr="002D2D7F">
              <w:t>/</w:t>
            </w:r>
            <w:r w:rsidR="00806505">
              <w:t xml:space="preserve"> </w:t>
            </w:r>
            <w:r w:rsidRPr="002D2D7F">
              <w:t>P99)</w:t>
            </w:r>
          </w:p>
        </w:tc>
        <w:tc>
          <w:tcPr>
            <w:tcW w:w="851" w:type="dxa"/>
            <w:vAlign w:val="center"/>
            <w:hideMark/>
          </w:tcPr>
          <w:p w14:paraId="5A117662" w14:textId="471A03C4" w:rsidR="00E62FA8" w:rsidRPr="002D2D7F" w:rsidRDefault="00E62FA8" w:rsidP="00FB53E0">
            <w:pPr>
              <w:pStyle w:val="TableBody"/>
            </w:pPr>
            <w:r w:rsidRPr="002D2D7F">
              <w:t>P95</w:t>
            </w:r>
            <w:r w:rsidR="00806505">
              <w:rPr>
                <w:rFonts w:ascii="Arial" w:hAnsi="Arial" w:cs="Arial"/>
              </w:rPr>
              <w:t xml:space="preserve"> </w:t>
            </w:r>
            <w:r w:rsidRPr="002D2D7F">
              <w:t>&lt;</w:t>
            </w:r>
            <w:r w:rsidR="00806505">
              <w:rPr>
                <w:rFonts w:ascii="Arial" w:hAnsi="Arial" w:cs="Arial"/>
              </w:rPr>
              <w:t xml:space="preserve"> </w:t>
            </w:r>
            <w:r w:rsidRPr="002D2D7F">
              <w:t>300</w:t>
            </w:r>
            <w:r w:rsidR="00806505">
              <w:rPr>
                <w:rFonts w:ascii="Arial" w:hAnsi="Arial" w:cs="Arial"/>
              </w:rPr>
              <w:t xml:space="preserve"> </w:t>
            </w:r>
            <w:r w:rsidRPr="002D2D7F">
              <w:t>ms</w:t>
            </w:r>
          </w:p>
        </w:tc>
        <w:tc>
          <w:tcPr>
            <w:tcW w:w="1134" w:type="dxa"/>
            <w:vAlign w:val="center"/>
            <w:hideMark/>
          </w:tcPr>
          <w:p w14:paraId="6AF765DD" w14:textId="33DEBCA2" w:rsidR="00E62FA8" w:rsidRPr="002D2D7F" w:rsidRDefault="00E62FA8" w:rsidP="00FB53E0">
            <w:pPr>
              <w:pStyle w:val="TableBody"/>
            </w:pPr>
            <w:r w:rsidRPr="002D2D7F">
              <w:t>P95</w:t>
            </w:r>
            <w:r w:rsidR="00806505">
              <w:rPr>
                <w:rFonts w:ascii="Arial" w:hAnsi="Arial" w:cs="Arial"/>
              </w:rPr>
              <w:t xml:space="preserve"> </w:t>
            </w:r>
            <w:r w:rsidRPr="002D2D7F">
              <w:t>300</w:t>
            </w:r>
            <w:r w:rsidR="00806505">
              <w:rPr>
                <w:rFonts w:ascii="Arial" w:hAnsi="Arial" w:cs="Arial"/>
              </w:rPr>
              <w:t xml:space="preserve"> </w:t>
            </w:r>
            <w:r w:rsidRPr="002D2D7F">
              <w:rPr>
                <w:rFonts w:cs="Aptos"/>
              </w:rPr>
              <w:t>–</w:t>
            </w:r>
            <w:r w:rsidR="00806505">
              <w:rPr>
                <w:rFonts w:ascii="Arial" w:hAnsi="Arial" w:cs="Arial"/>
              </w:rPr>
              <w:t xml:space="preserve"> </w:t>
            </w:r>
            <w:r w:rsidRPr="002D2D7F">
              <w:t>800</w:t>
            </w:r>
            <w:r w:rsidR="00806505">
              <w:rPr>
                <w:rFonts w:ascii="Arial" w:hAnsi="Arial" w:cs="Arial"/>
              </w:rPr>
              <w:t xml:space="preserve"> </w:t>
            </w:r>
            <w:r w:rsidRPr="002D2D7F">
              <w:t>ms</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417" w:type="dxa"/>
            <w:vAlign w:val="center"/>
            <w:hideMark/>
          </w:tcPr>
          <w:p w14:paraId="300BCE71" w14:textId="6A2E0EAA" w:rsidR="00E62FA8" w:rsidRPr="002D2D7F" w:rsidRDefault="00E62FA8" w:rsidP="00FB53E0">
            <w:pPr>
              <w:pStyle w:val="TableBody"/>
            </w:pPr>
            <w:r w:rsidRPr="002D2D7F">
              <w:t>P95</w:t>
            </w:r>
            <w:r w:rsidR="00806505">
              <w:rPr>
                <w:rFonts w:ascii="Arial" w:hAnsi="Arial" w:cs="Arial"/>
              </w:rPr>
              <w:t xml:space="preserve"> </w:t>
            </w:r>
            <w:r w:rsidRPr="002D2D7F">
              <w:t>&gt;</w:t>
            </w:r>
            <w:r w:rsidR="00806505">
              <w:rPr>
                <w:rFonts w:ascii="Arial" w:hAnsi="Arial" w:cs="Arial"/>
              </w:rPr>
              <w:t xml:space="preserve"> </w:t>
            </w:r>
            <w:r w:rsidRPr="002D2D7F">
              <w:t>800</w:t>
            </w:r>
            <w:r w:rsidR="00806505">
              <w:rPr>
                <w:rFonts w:ascii="Arial" w:hAnsi="Arial" w:cs="Arial"/>
              </w:rPr>
              <w:t xml:space="preserve"> </w:t>
            </w:r>
            <w:r w:rsidRPr="002D2D7F">
              <w:t>ms</w:t>
            </w:r>
            <w:r w:rsidR="00806505">
              <w:t xml:space="preserve"> </w:t>
            </w:r>
            <w:r w:rsidRPr="002D2D7F">
              <w:t>or</w:t>
            </w:r>
            <w:r w:rsidR="00806505">
              <w:t xml:space="preserve"> </w:t>
            </w:r>
            <w:r w:rsidRPr="002D2D7F">
              <w:t>P99</w:t>
            </w:r>
            <w:r w:rsidR="00806505">
              <w:rPr>
                <w:rFonts w:ascii="Arial" w:hAnsi="Arial" w:cs="Arial"/>
              </w:rPr>
              <w:t xml:space="preserve"> </w:t>
            </w:r>
            <w:r w:rsidRPr="002D2D7F">
              <w:t>&gt;</w:t>
            </w:r>
            <w:r w:rsidR="00806505">
              <w:rPr>
                <w:rFonts w:ascii="Arial" w:hAnsi="Arial" w:cs="Arial"/>
              </w:rPr>
              <w:t xml:space="preserve"> </w:t>
            </w:r>
            <w:r w:rsidRPr="002D2D7F">
              <w:t>1</w:t>
            </w:r>
            <w:r w:rsidR="00806505">
              <w:rPr>
                <w:rFonts w:ascii="Arial" w:hAnsi="Arial" w:cs="Arial"/>
              </w:rPr>
              <w:t xml:space="preserve"> </w:t>
            </w:r>
            <w:r w:rsidRPr="002D2D7F">
              <w:t>s</w:t>
            </w:r>
            <w:r w:rsidR="00806505">
              <w:t xml:space="preserve"> </w:t>
            </w:r>
            <w:r w:rsidRPr="002D2D7F">
              <w:t>sustained</w:t>
            </w:r>
          </w:p>
        </w:tc>
        <w:tc>
          <w:tcPr>
            <w:tcW w:w="2523" w:type="dxa"/>
            <w:vAlign w:val="center"/>
            <w:hideMark/>
          </w:tcPr>
          <w:p w14:paraId="4FFB81F8" w14:textId="0EB9CCEF" w:rsidR="00E62FA8" w:rsidRPr="002D2D7F" w:rsidRDefault="00E62FA8" w:rsidP="00FB53E0">
            <w:pPr>
              <w:pStyle w:val="TableBody"/>
            </w:pPr>
            <w:r w:rsidRPr="002D2D7F">
              <w:t>Align</w:t>
            </w:r>
            <w:r w:rsidR="00806505">
              <w:t xml:space="preserve"> </w:t>
            </w:r>
            <w:r w:rsidRPr="002D2D7F">
              <w:t>with</w:t>
            </w:r>
            <w:r w:rsidR="00806505">
              <w:t xml:space="preserve"> </w:t>
            </w:r>
            <w:r w:rsidRPr="002D2D7F">
              <w:t>user</w:t>
            </w:r>
            <w:r w:rsidRPr="002D2D7F">
              <w:noBreakHyphen/>
              <w:t>facing</w:t>
            </w:r>
            <w:r w:rsidR="00806505">
              <w:t xml:space="preserve"> </w:t>
            </w:r>
            <w:r w:rsidRPr="002D2D7F">
              <w:t>SLAs.</w:t>
            </w:r>
            <w:r w:rsidR="00806505">
              <w:t xml:space="preserve"> </w:t>
            </w:r>
            <w:r w:rsidRPr="002D2D7F">
              <w:t>Maintain</w:t>
            </w:r>
            <w:r w:rsidR="00806505">
              <w:t xml:space="preserve"> </w:t>
            </w:r>
            <w:r w:rsidRPr="002D2D7F">
              <w:t>P95</w:t>
            </w:r>
            <w:r w:rsidR="00806505">
              <w:t xml:space="preserve"> </w:t>
            </w:r>
            <w:r w:rsidRPr="002D2D7F">
              <w:t>under</w:t>
            </w:r>
            <w:r w:rsidR="00806505">
              <w:t xml:space="preserve"> </w:t>
            </w:r>
            <w:r w:rsidRPr="002D2D7F">
              <w:t>300</w:t>
            </w:r>
            <w:r w:rsidR="00806505">
              <w:rPr>
                <w:rFonts w:ascii="Arial" w:hAnsi="Arial" w:cs="Arial"/>
              </w:rPr>
              <w:t xml:space="preserve"> </w:t>
            </w:r>
            <w:r w:rsidRPr="002D2D7F">
              <w:t>ms</w:t>
            </w:r>
            <w:r w:rsidR="00806505">
              <w:t xml:space="preserve"> </w:t>
            </w:r>
            <w:r w:rsidRPr="002D2D7F">
              <w:t>for</w:t>
            </w:r>
            <w:r w:rsidR="00806505">
              <w:t xml:space="preserve"> </w:t>
            </w:r>
            <w:r w:rsidRPr="002D2D7F">
              <w:t>general</w:t>
            </w:r>
            <w:r w:rsidR="00806505">
              <w:t xml:space="preserve"> </w:t>
            </w:r>
            <w:r w:rsidRPr="002D2D7F">
              <w:t>APIs;</w:t>
            </w:r>
            <w:r w:rsidR="00806505">
              <w:t xml:space="preserve"> </w:t>
            </w:r>
            <w:r w:rsidRPr="002D2D7F">
              <w:t>under</w:t>
            </w:r>
            <w:r w:rsidR="00806505">
              <w:t xml:space="preserve"> </w:t>
            </w:r>
            <w:r w:rsidRPr="002D2D7F">
              <w:t>100</w:t>
            </w:r>
            <w:r w:rsidR="00806505">
              <w:rPr>
                <w:rFonts w:ascii="Arial" w:hAnsi="Arial" w:cs="Arial"/>
              </w:rPr>
              <w:t xml:space="preserve"> </w:t>
            </w:r>
            <w:r w:rsidRPr="002D2D7F">
              <w:t>ms</w:t>
            </w:r>
            <w:r w:rsidR="00806505">
              <w:t xml:space="preserve"> </w:t>
            </w:r>
            <w:r w:rsidRPr="002D2D7F">
              <w:t>for</w:t>
            </w:r>
            <w:r w:rsidR="00806505">
              <w:t xml:space="preserve"> </w:t>
            </w:r>
            <w:r w:rsidRPr="002D2D7F">
              <w:t>internal</w:t>
            </w:r>
            <w:r w:rsidR="00806505">
              <w:t xml:space="preserve"> </w:t>
            </w:r>
            <w:r w:rsidRPr="002D2D7F">
              <w:t>critical</w:t>
            </w:r>
            <w:r w:rsidR="00806505">
              <w:t xml:space="preserve"> </w:t>
            </w:r>
            <w:r w:rsidRPr="002D2D7F">
              <w:t>calls.</w:t>
            </w:r>
          </w:p>
        </w:tc>
      </w:tr>
      <w:tr w:rsidR="00E62FA8" w:rsidRPr="002D2D7F" w14:paraId="4EC8BAA6" w14:textId="77777777" w:rsidTr="00892C4E">
        <w:tc>
          <w:tcPr>
            <w:tcW w:w="1129" w:type="dxa"/>
            <w:vAlign w:val="center"/>
            <w:hideMark/>
          </w:tcPr>
          <w:p w14:paraId="20A2F819" w14:textId="08F7A240" w:rsidR="00E62FA8" w:rsidRPr="002D2D7F" w:rsidRDefault="00E62FA8" w:rsidP="00FB53E0">
            <w:pPr>
              <w:pStyle w:val="TableBody"/>
            </w:pPr>
            <w:r w:rsidRPr="002D2D7F">
              <w:t>Error</w:t>
            </w:r>
            <w:r w:rsidR="00806505">
              <w:t xml:space="preserve"> </w:t>
            </w:r>
            <w:r w:rsidRPr="002D2D7F">
              <w:t>Rate</w:t>
            </w:r>
          </w:p>
        </w:tc>
        <w:tc>
          <w:tcPr>
            <w:tcW w:w="1701" w:type="dxa"/>
            <w:vAlign w:val="center"/>
            <w:hideMark/>
          </w:tcPr>
          <w:p w14:paraId="271487DD" w14:textId="22684721" w:rsidR="00E62FA8" w:rsidRPr="002D2D7F" w:rsidRDefault="00E62FA8" w:rsidP="00FB53E0">
            <w:pPr>
              <w:pStyle w:val="TableBody"/>
            </w:pPr>
            <w:r w:rsidRPr="002D2D7F">
              <w:t>Service</w:t>
            </w:r>
            <w:r w:rsidR="00806505">
              <w:rPr>
                <w:rFonts w:ascii="Arial" w:hAnsi="Arial" w:cs="Arial"/>
              </w:rPr>
              <w:t xml:space="preserve"> </w:t>
            </w:r>
            <w:r w:rsidRPr="002D2D7F">
              <w:t>Health</w:t>
            </w:r>
            <w:r w:rsidR="00806505">
              <w:t xml:space="preserve"> </w:t>
            </w:r>
            <w:r w:rsidRPr="002D2D7F">
              <w:rPr>
                <w:rFonts w:cs="Aptos"/>
              </w:rPr>
              <w:t>–</w:t>
            </w:r>
            <w:r w:rsidR="00806505">
              <w:t xml:space="preserve"> </w:t>
            </w:r>
            <w:r w:rsidRPr="002D2D7F">
              <w:t>monitors</w:t>
            </w:r>
            <w:r w:rsidR="00806505">
              <w:t xml:space="preserve"> </w:t>
            </w:r>
            <w:r w:rsidRPr="002D2D7F">
              <w:t>failures</w:t>
            </w:r>
            <w:r w:rsidR="00806505">
              <w:t xml:space="preserve"> </w:t>
            </w:r>
            <w:r w:rsidRPr="002D2D7F">
              <w:t>impacting</w:t>
            </w:r>
            <w:r w:rsidR="00806505">
              <w:t xml:space="preserve"> </w:t>
            </w:r>
            <w:r w:rsidRPr="002D2D7F">
              <w:t>success</w:t>
            </w:r>
            <w:r w:rsidR="00806505">
              <w:t xml:space="preserve"> </w:t>
            </w:r>
            <w:r w:rsidRPr="002D2D7F">
              <w:t>ratio</w:t>
            </w:r>
          </w:p>
        </w:tc>
        <w:tc>
          <w:tcPr>
            <w:tcW w:w="1701" w:type="dxa"/>
            <w:vAlign w:val="center"/>
            <w:hideMark/>
          </w:tcPr>
          <w:p w14:paraId="59ACE647" w14:textId="5A500193" w:rsidR="00E62FA8" w:rsidRPr="002D2D7F" w:rsidRDefault="00E62FA8" w:rsidP="00FB53E0">
            <w:pPr>
              <w:pStyle w:val="TableBody"/>
            </w:pPr>
            <w:r w:rsidRPr="002D2D7F">
              <w:t>%</w:t>
            </w:r>
            <w:r w:rsidR="00806505">
              <w:t xml:space="preserve"> </w:t>
            </w:r>
            <w:r w:rsidRPr="002D2D7F">
              <w:t>of</w:t>
            </w:r>
            <w:r w:rsidR="00806505">
              <w:t xml:space="preserve"> </w:t>
            </w:r>
            <w:r w:rsidRPr="002D2D7F">
              <w:t>failed</w:t>
            </w:r>
            <w:r w:rsidR="00806505">
              <w:t xml:space="preserve"> </w:t>
            </w:r>
            <w:r w:rsidRPr="002D2D7F">
              <w:t>requests</w:t>
            </w:r>
            <w:r w:rsidR="00806505">
              <w:rPr>
                <w:rFonts w:ascii="Arial" w:hAnsi="Arial" w:cs="Arial"/>
              </w:rPr>
              <w:t xml:space="preserve"> </w:t>
            </w:r>
            <w:r w:rsidRPr="002D2D7F">
              <w:t>(4xx/5xx)</w:t>
            </w:r>
          </w:p>
        </w:tc>
        <w:tc>
          <w:tcPr>
            <w:tcW w:w="851" w:type="dxa"/>
            <w:vAlign w:val="center"/>
            <w:hideMark/>
          </w:tcPr>
          <w:p w14:paraId="590B0616" w14:textId="5D8498E2" w:rsidR="00E62FA8" w:rsidRPr="002D2D7F" w:rsidRDefault="00E62FA8" w:rsidP="00FB53E0">
            <w:pPr>
              <w:pStyle w:val="TableBody"/>
            </w:pPr>
            <w:r w:rsidRPr="002D2D7F">
              <w:t>&lt;</w:t>
            </w:r>
            <w:r w:rsidR="00806505">
              <w:rPr>
                <w:rFonts w:ascii="Arial" w:hAnsi="Arial" w:cs="Arial"/>
              </w:rPr>
              <w:t xml:space="preserve"> </w:t>
            </w:r>
            <w:r w:rsidRPr="002D2D7F">
              <w:t>0.1</w:t>
            </w:r>
            <w:r w:rsidR="00806505">
              <w:rPr>
                <w:rFonts w:ascii="Arial" w:hAnsi="Arial" w:cs="Arial"/>
              </w:rPr>
              <w:t xml:space="preserve"> </w:t>
            </w:r>
            <w:r w:rsidRPr="002D2D7F">
              <w:t>%</w:t>
            </w:r>
          </w:p>
        </w:tc>
        <w:tc>
          <w:tcPr>
            <w:tcW w:w="1134" w:type="dxa"/>
            <w:vAlign w:val="center"/>
            <w:hideMark/>
          </w:tcPr>
          <w:p w14:paraId="16F56119" w14:textId="7C5DDADB" w:rsidR="00E62FA8" w:rsidRPr="002D2D7F" w:rsidRDefault="00E62FA8" w:rsidP="00FB53E0">
            <w:pPr>
              <w:pStyle w:val="TableBody"/>
            </w:pPr>
            <w:r w:rsidRPr="002D2D7F">
              <w:t>0.1</w:t>
            </w:r>
            <w:r w:rsidR="00806505">
              <w:rPr>
                <w:rFonts w:ascii="Arial" w:hAnsi="Arial" w:cs="Arial"/>
              </w:rPr>
              <w:t xml:space="preserve"> </w:t>
            </w:r>
            <w:r w:rsidRPr="002D2D7F">
              <w:rPr>
                <w:rFonts w:cs="Aptos"/>
              </w:rPr>
              <w: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417" w:type="dxa"/>
            <w:vAlign w:val="center"/>
            <w:hideMark/>
          </w:tcPr>
          <w:p w14:paraId="5E9AAD29" w14:textId="12F131F4" w:rsidR="00E62FA8" w:rsidRPr="002D2D7F" w:rsidRDefault="00E62FA8" w:rsidP="00FB53E0">
            <w:pPr>
              <w:pStyle w:val="TableBody"/>
            </w:pP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w:t>
            </w:r>
            <w:r w:rsidR="00806505">
              <w:t xml:space="preserve"> </w:t>
            </w:r>
            <w:r w:rsidRPr="002D2D7F">
              <w:t>spike</w:t>
            </w:r>
          </w:p>
        </w:tc>
        <w:tc>
          <w:tcPr>
            <w:tcW w:w="2523" w:type="dxa"/>
            <w:vAlign w:val="center"/>
            <w:hideMark/>
          </w:tcPr>
          <w:p w14:paraId="6EF1D6C2" w14:textId="0BC0DFA4" w:rsidR="00E62FA8" w:rsidRPr="002D2D7F" w:rsidRDefault="00E62FA8" w:rsidP="00FB53E0">
            <w:pPr>
              <w:pStyle w:val="TableBody"/>
            </w:pPr>
            <w:r w:rsidRPr="002D2D7F">
              <w:t>Combine</w:t>
            </w:r>
            <w:r w:rsidR="00806505">
              <w:t xml:space="preserve"> </w:t>
            </w:r>
            <w:r w:rsidRPr="002D2D7F">
              <w:t>with</w:t>
            </w:r>
            <w:r w:rsidR="00806505">
              <w:t xml:space="preserve"> </w:t>
            </w:r>
            <w:r w:rsidRPr="002D2D7F">
              <w:t>latency</w:t>
            </w:r>
            <w:r w:rsidR="00806505">
              <w:t xml:space="preserve"> </w:t>
            </w:r>
            <w:r w:rsidRPr="002D2D7F">
              <w:t>to</w:t>
            </w:r>
            <w:r w:rsidR="00806505">
              <w:t xml:space="preserve"> </w:t>
            </w:r>
            <w:r w:rsidRPr="002D2D7F">
              <w:t>detect</w:t>
            </w:r>
            <w:r w:rsidR="00806505">
              <w:t xml:space="preserve"> </w:t>
            </w:r>
            <w:r w:rsidRPr="002D2D7F">
              <w:t>cascading</w:t>
            </w:r>
            <w:r w:rsidR="00806505">
              <w:t xml:space="preserve"> </w:t>
            </w:r>
            <w:r w:rsidRPr="002D2D7F">
              <w:t>failures.</w:t>
            </w:r>
            <w:r w:rsidR="00806505">
              <w:t xml:space="preserve"> </w:t>
            </w:r>
            <w:r w:rsidRPr="002D2D7F">
              <w:t>Sustained</w:t>
            </w:r>
            <w:r w:rsidR="00806505">
              <w:t xml:space="preserve"> </w:t>
            </w: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indicates</w:t>
            </w:r>
            <w:r w:rsidR="00806505">
              <w:t xml:space="preserve"> </w:t>
            </w:r>
            <w:r w:rsidRPr="002D2D7F">
              <w:t>degraded</w:t>
            </w:r>
            <w:r w:rsidR="00806505">
              <w:t xml:space="preserve"> </w:t>
            </w:r>
            <w:r w:rsidRPr="002D2D7F">
              <w:t>health.</w:t>
            </w:r>
          </w:p>
        </w:tc>
      </w:tr>
      <w:tr w:rsidR="00E62FA8" w:rsidRPr="002D2D7F" w14:paraId="59469637" w14:textId="77777777" w:rsidTr="00892C4E">
        <w:tc>
          <w:tcPr>
            <w:tcW w:w="1129" w:type="dxa"/>
            <w:vAlign w:val="center"/>
            <w:hideMark/>
          </w:tcPr>
          <w:p w14:paraId="05AD5AFC" w14:textId="013E40DD" w:rsidR="00E62FA8" w:rsidRPr="002D2D7F" w:rsidRDefault="00E62FA8" w:rsidP="00FB53E0">
            <w:pPr>
              <w:pStyle w:val="TableBody"/>
            </w:pPr>
            <w:r w:rsidRPr="002D2D7F">
              <w:t>Pod</w:t>
            </w:r>
            <w:r w:rsidR="00806505">
              <w:rPr>
                <w:rFonts w:ascii="Arial" w:hAnsi="Arial" w:cs="Arial"/>
              </w:rPr>
              <w:t xml:space="preserve"> </w:t>
            </w:r>
            <w:r w:rsidRPr="002D2D7F">
              <w:t>Startup</w:t>
            </w:r>
            <w:r w:rsidR="00806505">
              <w:rPr>
                <w:rFonts w:ascii="Arial" w:hAnsi="Arial" w:cs="Arial"/>
              </w:rPr>
              <w:t xml:space="preserve"> </w:t>
            </w:r>
            <w:r w:rsidRPr="002D2D7F">
              <w:t>Time</w:t>
            </w:r>
          </w:p>
        </w:tc>
        <w:tc>
          <w:tcPr>
            <w:tcW w:w="1701" w:type="dxa"/>
            <w:vAlign w:val="center"/>
            <w:hideMark/>
          </w:tcPr>
          <w:p w14:paraId="66881F81" w14:textId="5A30B656" w:rsidR="00E62FA8" w:rsidRPr="002D2D7F" w:rsidRDefault="00E62FA8" w:rsidP="00FB53E0">
            <w:pPr>
              <w:pStyle w:val="TableBody"/>
            </w:pPr>
            <w:r w:rsidRPr="002D2D7F">
              <w:t>Scaling</w:t>
            </w:r>
            <w:r w:rsidR="00806505">
              <w:rPr>
                <w:rFonts w:ascii="Arial" w:hAnsi="Arial" w:cs="Arial"/>
              </w:rPr>
              <w:t xml:space="preserve"> </w:t>
            </w:r>
            <w:r w:rsidRPr="002D2D7F">
              <w:t>Efficiency</w:t>
            </w:r>
            <w:r w:rsidR="00806505">
              <w:t xml:space="preserve"> </w:t>
            </w:r>
            <w:r w:rsidRPr="002D2D7F">
              <w:rPr>
                <w:rFonts w:cs="Aptos"/>
              </w:rPr>
              <w:t>–</w:t>
            </w:r>
            <w:r w:rsidR="00806505">
              <w:t xml:space="preserve"> </w:t>
            </w:r>
            <w:r w:rsidRPr="002D2D7F">
              <w:t>how</w:t>
            </w:r>
            <w:r w:rsidR="00806505">
              <w:t xml:space="preserve"> </w:t>
            </w:r>
            <w:r w:rsidRPr="002D2D7F">
              <w:t>fast</w:t>
            </w:r>
            <w:r w:rsidR="00806505">
              <w:t xml:space="preserve"> </w:t>
            </w:r>
            <w:r w:rsidRPr="002D2D7F">
              <w:t>new</w:t>
            </w:r>
            <w:r w:rsidR="00806505">
              <w:t xml:space="preserve"> </w:t>
            </w:r>
            <w:r w:rsidRPr="002D2D7F">
              <w:t>pods</w:t>
            </w:r>
            <w:r w:rsidR="00806505">
              <w:t xml:space="preserve"> </w:t>
            </w:r>
            <w:r w:rsidRPr="002D2D7F">
              <w:t>become</w:t>
            </w:r>
            <w:r w:rsidR="00806505">
              <w:t xml:space="preserve"> </w:t>
            </w:r>
            <w:r w:rsidRPr="002D2D7F">
              <w:t>ready</w:t>
            </w:r>
          </w:p>
        </w:tc>
        <w:tc>
          <w:tcPr>
            <w:tcW w:w="1701" w:type="dxa"/>
            <w:vAlign w:val="center"/>
            <w:hideMark/>
          </w:tcPr>
          <w:p w14:paraId="0F2D8D47" w14:textId="7CE669BC" w:rsidR="00E62FA8" w:rsidRPr="002D2D7F" w:rsidRDefault="00E62FA8" w:rsidP="00FB53E0">
            <w:pPr>
              <w:pStyle w:val="TableBody"/>
            </w:pPr>
            <w:r w:rsidRPr="002D2D7F">
              <w:t>Seconds</w:t>
            </w:r>
            <w:r w:rsidR="00806505">
              <w:t xml:space="preserve"> </w:t>
            </w:r>
            <w:r w:rsidRPr="002D2D7F">
              <w:t>from</w:t>
            </w:r>
            <w:r w:rsidR="00806505">
              <w:t xml:space="preserve"> </w:t>
            </w:r>
            <w:r w:rsidRPr="002D2D7F">
              <w:t>schedule</w:t>
            </w:r>
            <w:r w:rsidR="00806505">
              <w:t xml:space="preserve"> </w:t>
            </w:r>
            <w:r w:rsidRPr="002D2D7F">
              <w:t>→</w:t>
            </w:r>
            <w:r w:rsidR="00806505">
              <w:t xml:space="preserve"> </w:t>
            </w:r>
            <w:r w:rsidRPr="002D2D7F">
              <w:t>Ready</w:t>
            </w:r>
            <w:r w:rsidR="00806505">
              <w:t xml:space="preserve"> </w:t>
            </w:r>
            <w:r w:rsidRPr="002D2D7F">
              <w:t>state</w:t>
            </w:r>
          </w:p>
        </w:tc>
        <w:tc>
          <w:tcPr>
            <w:tcW w:w="851" w:type="dxa"/>
            <w:vAlign w:val="center"/>
            <w:hideMark/>
          </w:tcPr>
          <w:p w14:paraId="6191A878" w14:textId="17F399DE" w:rsidR="00E62FA8" w:rsidRPr="002D2D7F" w:rsidRDefault="00E62FA8" w:rsidP="00FB53E0">
            <w:pPr>
              <w:pStyle w:val="TableBody"/>
            </w:pPr>
            <w:r w:rsidRPr="002D2D7F">
              <w:t>&lt;</w:t>
            </w:r>
            <w:r w:rsidR="00806505">
              <w:rPr>
                <w:rFonts w:ascii="Arial" w:hAnsi="Arial" w:cs="Arial"/>
              </w:rPr>
              <w:t xml:space="preserve"> </w:t>
            </w:r>
            <w:r w:rsidRPr="002D2D7F">
              <w:t>10</w:t>
            </w:r>
            <w:r w:rsidR="00806505">
              <w:rPr>
                <w:rFonts w:ascii="Arial" w:hAnsi="Arial" w:cs="Arial"/>
              </w:rPr>
              <w:t xml:space="preserve"> </w:t>
            </w:r>
            <w:r w:rsidRPr="002D2D7F">
              <w:t>s</w:t>
            </w:r>
          </w:p>
        </w:tc>
        <w:tc>
          <w:tcPr>
            <w:tcW w:w="1134" w:type="dxa"/>
            <w:vAlign w:val="center"/>
            <w:hideMark/>
          </w:tcPr>
          <w:p w14:paraId="2BF8EEF8" w14:textId="65EB5DE2" w:rsidR="00E62FA8" w:rsidRPr="002D2D7F" w:rsidRDefault="00E62FA8" w:rsidP="00FB53E0">
            <w:pPr>
              <w:pStyle w:val="TableBody"/>
            </w:pPr>
            <w:r w:rsidRPr="002D2D7F">
              <w:t>10</w:t>
            </w:r>
            <w:r w:rsidR="00806505">
              <w:rPr>
                <w:rFonts w:ascii="Arial" w:hAnsi="Arial" w:cs="Arial"/>
              </w:rPr>
              <w:t xml:space="preserve"> </w:t>
            </w:r>
            <w:r w:rsidRPr="002D2D7F">
              <w:rPr>
                <w:rFonts w:cs="Aptos"/>
              </w:rPr>
              <w:t>–</w:t>
            </w:r>
            <w:r w:rsidR="00806505">
              <w:rPr>
                <w:rFonts w:ascii="Arial" w:hAnsi="Arial" w:cs="Arial"/>
              </w:rPr>
              <w:t xml:space="preserve"> </w:t>
            </w:r>
            <w:r w:rsidRPr="002D2D7F">
              <w:t>30</w:t>
            </w:r>
            <w:r w:rsidR="00806505">
              <w:rPr>
                <w:rFonts w:ascii="Arial" w:hAnsi="Arial" w:cs="Arial"/>
              </w:rPr>
              <w:t xml:space="preserve"> </w:t>
            </w:r>
            <w:r w:rsidRPr="002D2D7F">
              <w:t>s</w:t>
            </w:r>
          </w:p>
        </w:tc>
        <w:tc>
          <w:tcPr>
            <w:tcW w:w="1417" w:type="dxa"/>
            <w:vAlign w:val="center"/>
            <w:hideMark/>
          </w:tcPr>
          <w:p w14:paraId="07F45EBD" w14:textId="249C6A03" w:rsidR="00E62FA8" w:rsidRPr="002D2D7F" w:rsidRDefault="00E62FA8" w:rsidP="00FB53E0">
            <w:pPr>
              <w:pStyle w:val="TableBody"/>
            </w:pPr>
            <w:r w:rsidRPr="002D2D7F">
              <w:t>&gt;</w:t>
            </w:r>
            <w:r w:rsidR="00806505">
              <w:rPr>
                <w:rFonts w:ascii="Arial" w:hAnsi="Arial" w:cs="Arial"/>
              </w:rPr>
              <w:t xml:space="preserve"> </w:t>
            </w:r>
            <w:r w:rsidRPr="002D2D7F">
              <w:t>30</w:t>
            </w:r>
            <w:r w:rsidR="00806505">
              <w:rPr>
                <w:rFonts w:ascii="Arial" w:hAnsi="Arial" w:cs="Arial"/>
              </w:rPr>
              <w:t xml:space="preserve"> </w:t>
            </w:r>
            <w:r w:rsidRPr="002D2D7F">
              <w:t>s</w:t>
            </w:r>
            <w:r w:rsidR="00806505">
              <w:t xml:space="preserve"> </w:t>
            </w:r>
            <w:r w:rsidRPr="002D2D7F">
              <w:t>sustained</w:t>
            </w:r>
            <w:r w:rsidR="00806505">
              <w:rPr>
                <w:rFonts w:ascii="Arial" w:hAnsi="Arial" w:cs="Arial"/>
              </w:rPr>
              <w:t xml:space="preserve"> </w:t>
            </w:r>
            <w:r w:rsidRPr="002D2D7F">
              <w:t>OR</w:t>
            </w:r>
            <w:r w:rsidR="00806505">
              <w:rPr>
                <w:rFonts w:ascii="Arial" w:hAnsi="Arial" w:cs="Arial"/>
              </w:rPr>
              <w:t xml:space="preserve"> </w:t>
            </w:r>
            <w:r w:rsidRPr="002D2D7F">
              <w:t>repeated</w:t>
            </w:r>
            <w:r w:rsidR="00806505">
              <w:t xml:space="preserve"> </w:t>
            </w:r>
            <w:r w:rsidRPr="002D2D7F">
              <w:t>Start</w:t>
            </w:r>
            <w:r w:rsidR="00806505">
              <w:t xml:space="preserve"> </w:t>
            </w:r>
            <w:r w:rsidRPr="002D2D7F">
              <w:t>failure</w:t>
            </w:r>
          </w:p>
        </w:tc>
        <w:tc>
          <w:tcPr>
            <w:tcW w:w="2523" w:type="dxa"/>
            <w:vAlign w:val="center"/>
            <w:hideMark/>
          </w:tcPr>
          <w:p w14:paraId="44E32671" w14:textId="133BA1C7" w:rsidR="00E62FA8" w:rsidRPr="002D2D7F" w:rsidRDefault="00E62FA8" w:rsidP="00FB53E0">
            <w:pPr>
              <w:pStyle w:val="TableBody"/>
            </w:pPr>
            <w:r w:rsidRPr="002D2D7F">
              <w:t>Prolonged</w:t>
            </w:r>
            <w:r w:rsidR="00806505">
              <w:t xml:space="preserve"> </w:t>
            </w:r>
            <w:r w:rsidRPr="002D2D7F">
              <w:t>start</w:t>
            </w:r>
            <w:r w:rsidR="00806505">
              <w:t xml:space="preserve"> </w:t>
            </w:r>
            <w:r w:rsidRPr="002D2D7F">
              <w:t>times</w:t>
            </w:r>
            <w:r w:rsidR="00806505">
              <w:t xml:space="preserve"> </w:t>
            </w:r>
            <w:r w:rsidRPr="002D2D7F">
              <w:t>slow</w:t>
            </w:r>
            <w:r w:rsidR="00806505">
              <w:t xml:space="preserve"> </w:t>
            </w:r>
            <w:r w:rsidRPr="002D2D7F">
              <w:t>horizontal</w:t>
            </w:r>
            <w:r w:rsidR="00806505">
              <w:t xml:space="preserve"> </w:t>
            </w:r>
            <w:r w:rsidRPr="002D2D7F">
              <w:t>scaling;</w:t>
            </w:r>
            <w:r w:rsidR="00806505">
              <w:t xml:space="preserve"> </w:t>
            </w:r>
            <w:r w:rsidRPr="002D2D7F">
              <w:t>aim</w:t>
            </w:r>
            <w:r w:rsidR="00806505">
              <w:t xml:space="preserve"> </w:t>
            </w:r>
            <w:r w:rsidRPr="002D2D7F">
              <w:t>for</w:t>
            </w:r>
            <w:r w:rsidR="00806505">
              <w:t xml:space="preserve"> </w:t>
            </w:r>
            <w:r w:rsidRPr="002D2D7F">
              <w:t>&lt;</w:t>
            </w:r>
            <w:r w:rsidR="00806505">
              <w:rPr>
                <w:rFonts w:ascii="Arial" w:hAnsi="Arial" w:cs="Arial"/>
              </w:rPr>
              <w:t xml:space="preserve"> </w:t>
            </w:r>
            <w:r w:rsidRPr="002D2D7F">
              <w:t>10</w:t>
            </w:r>
            <w:r w:rsidR="00806505">
              <w:rPr>
                <w:rFonts w:ascii="Arial" w:hAnsi="Arial" w:cs="Arial"/>
              </w:rPr>
              <w:t xml:space="preserve"> </w:t>
            </w:r>
            <w:r w:rsidRPr="002D2D7F">
              <w:t>s</w:t>
            </w:r>
            <w:r w:rsidR="00806505">
              <w:t xml:space="preserve"> </w:t>
            </w:r>
            <w:r w:rsidRPr="002D2D7F">
              <w:t>average.</w:t>
            </w:r>
            <w:r w:rsidR="00806505">
              <w:t xml:space="preserve"> </w:t>
            </w:r>
            <w:r w:rsidRPr="002D2D7F">
              <w:t>If</w:t>
            </w:r>
            <w:r w:rsidR="00806505">
              <w:t xml:space="preserve"> </w:t>
            </w:r>
            <w:r w:rsidRPr="002D2D7F">
              <w:t>using</w:t>
            </w:r>
            <w:r w:rsidR="00806505">
              <w:t xml:space="preserve"> </w:t>
            </w:r>
            <w:r w:rsidRPr="002D2D7F">
              <w:t>images</w:t>
            </w:r>
            <w:r w:rsidR="00806505">
              <w:t xml:space="preserve"> </w:t>
            </w:r>
            <w:r w:rsidRPr="002D2D7F">
              <w:t>&gt;</w:t>
            </w:r>
            <w:r w:rsidR="00806505">
              <w:rPr>
                <w:rFonts w:ascii="Arial" w:hAnsi="Arial" w:cs="Arial"/>
              </w:rPr>
              <w:t xml:space="preserve"> </w:t>
            </w:r>
            <w:r w:rsidRPr="002D2D7F">
              <w:t>1</w:t>
            </w:r>
            <w:r w:rsidR="00806505">
              <w:rPr>
                <w:rFonts w:ascii="Arial" w:hAnsi="Arial" w:cs="Arial"/>
              </w:rPr>
              <w:t xml:space="preserve"> </w:t>
            </w:r>
            <w:r w:rsidRPr="002D2D7F">
              <w:t>GB,</w:t>
            </w:r>
            <w:r w:rsidR="00806505">
              <w:t xml:space="preserve"> </w:t>
            </w:r>
            <w:r w:rsidRPr="002D2D7F">
              <w:t>track</w:t>
            </w:r>
            <w:r w:rsidR="00806505">
              <w:t xml:space="preserve"> </w:t>
            </w:r>
            <w:r w:rsidRPr="002D2D7F">
              <w:t>pull</w:t>
            </w:r>
            <w:r w:rsidR="00806505">
              <w:t xml:space="preserve"> </w:t>
            </w:r>
            <w:r w:rsidRPr="002D2D7F">
              <w:t>time</w:t>
            </w:r>
            <w:r w:rsidR="00806505">
              <w:t xml:space="preserve"> </w:t>
            </w:r>
            <w:r w:rsidRPr="002D2D7F">
              <w:t>separately.</w:t>
            </w:r>
          </w:p>
        </w:tc>
      </w:tr>
      <w:tr w:rsidR="00E62FA8" w:rsidRPr="002D2D7F" w14:paraId="58BFF5B5" w14:textId="77777777" w:rsidTr="00892C4E">
        <w:tc>
          <w:tcPr>
            <w:tcW w:w="1129" w:type="dxa"/>
            <w:vAlign w:val="center"/>
            <w:hideMark/>
          </w:tcPr>
          <w:p w14:paraId="03FD9BAB" w14:textId="0AA9B2FB" w:rsidR="00E62FA8" w:rsidRPr="002D2D7F" w:rsidRDefault="00E62FA8" w:rsidP="00FB53E0">
            <w:pPr>
              <w:pStyle w:val="TableBody"/>
            </w:pPr>
            <w:r w:rsidRPr="002D2D7F">
              <w:t>Cold</w:t>
            </w:r>
            <w:r w:rsidR="00806505">
              <w:rPr>
                <w:rFonts w:ascii="Arial" w:hAnsi="Arial" w:cs="Arial"/>
              </w:rPr>
              <w:t xml:space="preserve"> </w:t>
            </w:r>
            <w:r w:rsidRPr="002D2D7F">
              <w:t>Start</w:t>
            </w:r>
            <w:r w:rsidR="00806505">
              <w:rPr>
                <w:rFonts w:ascii="Arial" w:hAnsi="Arial" w:cs="Arial"/>
              </w:rPr>
              <w:t xml:space="preserve"> </w:t>
            </w:r>
            <w:r w:rsidRPr="002D2D7F">
              <w:t>Latency</w:t>
            </w:r>
          </w:p>
        </w:tc>
        <w:tc>
          <w:tcPr>
            <w:tcW w:w="1701" w:type="dxa"/>
            <w:vAlign w:val="center"/>
            <w:hideMark/>
          </w:tcPr>
          <w:p w14:paraId="3349A0E0" w14:textId="7DB68E1C" w:rsidR="00E62FA8" w:rsidRPr="002D2D7F" w:rsidRDefault="00E62FA8" w:rsidP="00FB53E0">
            <w:pPr>
              <w:pStyle w:val="TableBody"/>
            </w:pPr>
            <w:r w:rsidRPr="002D2D7F">
              <w:t>Autoscaling</w:t>
            </w:r>
            <w:r w:rsidR="00806505">
              <w:rPr>
                <w:rFonts w:ascii="Arial" w:hAnsi="Arial" w:cs="Arial"/>
              </w:rPr>
              <w:t xml:space="preserve"> </w:t>
            </w:r>
            <w:r w:rsidRPr="002D2D7F">
              <w:t>Tuning</w:t>
            </w:r>
            <w:r w:rsidR="00806505">
              <w:t xml:space="preserve"> </w:t>
            </w:r>
            <w:r w:rsidRPr="002D2D7F">
              <w:rPr>
                <w:rFonts w:cs="Aptos"/>
              </w:rPr>
              <w:t>–</w:t>
            </w:r>
            <w:r w:rsidR="00806505">
              <w:t xml:space="preserve"> </w:t>
            </w:r>
            <w:r w:rsidRPr="002D2D7F">
              <w:t>time</w:t>
            </w:r>
            <w:r w:rsidR="00806505">
              <w:t xml:space="preserve"> </w:t>
            </w:r>
            <w:r w:rsidRPr="002D2D7F">
              <w:t>for</w:t>
            </w:r>
            <w:r w:rsidR="00806505">
              <w:t xml:space="preserve"> </w:t>
            </w:r>
            <w:r w:rsidRPr="002D2D7F">
              <w:t>scaled</w:t>
            </w:r>
            <w:r w:rsidRPr="002D2D7F">
              <w:noBreakHyphen/>
              <w:t>down</w:t>
            </w:r>
            <w:r w:rsidR="00806505">
              <w:t xml:space="preserve"> </w:t>
            </w:r>
            <w:r w:rsidRPr="002D2D7F">
              <w:t>service</w:t>
            </w:r>
            <w:r w:rsidR="00806505">
              <w:t xml:space="preserve"> </w:t>
            </w:r>
            <w:r w:rsidRPr="002D2D7F">
              <w:t>/</w:t>
            </w:r>
            <w:r w:rsidR="00806505">
              <w:t xml:space="preserve"> </w:t>
            </w:r>
            <w:r w:rsidRPr="002D2D7F">
              <w:t>function</w:t>
            </w:r>
            <w:r w:rsidRPr="002D2D7F">
              <w:noBreakHyphen/>
              <w:t>to</w:t>
            </w:r>
            <w:r w:rsidRPr="002D2D7F">
              <w:noBreakHyphen/>
              <w:t>first</w:t>
            </w:r>
            <w:r w:rsidRPr="002D2D7F">
              <w:noBreakHyphen/>
              <w:t>response</w:t>
            </w:r>
          </w:p>
        </w:tc>
        <w:tc>
          <w:tcPr>
            <w:tcW w:w="1701" w:type="dxa"/>
            <w:vAlign w:val="center"/>
            <w:hideMark/>
          </w:tcPr>
          <w:p w14:paraId="2AAD7C3B" w14:textId="4C4E9567" w:rsidR="00E62FA8" w:rsidRPr="002D2D7F" w:rsidRDefault="00E62FA8" w:rsidP="00FB53E0">
            <w:pPr>
              <w:pStyle w:val="TableBody"/>
            </w:pPr>
            <w:r w:rsidRPr="002D2D7F">
              <w:t>ms</w:t>
            </w:r>
            <w:r w:rsidR="00806505">
              <w:t xml:space="preserve"> </w:t>
            </w:r>
            <w:r w:rsidRPr="002D2D7F">
              <w:t>or</w:t>
            </w:r>
            <w:r w:rsidR="00806505">
              <w:t xml:space="preserve"> </w:t>
            </w:r>
            <w:r w:rsidRPr="002D2D7F">
              <w:t>seconds</w:t>
            </w:r>
            <w:r w:rsidR="00806505">
              <w:t xml:space="preserve"> </w:t>
            </w:r>
            <w:r w:rsidRPr="002D2D7F">
              <w:t>(per</w:t>
            </w:r>
            <w:r w:rsidR="00806505">
              <w:t xml:space="preserve"> </w:t>
            </w:r>
            <w:r w:rsidRPr="002D2D7F">
              <w:t>function</w:t>
            </w:r>
            <w:r w:rsidR="00806505">
              <w:t xml:space="preserve"> </w:t>
            </w:r>
            <w:r w:rsidRPr="002D2D7F">
              <w:t>/</w:t>
            </w:r>
            <w:r w:rsidR="00806505">
              <w:t xml:space="preserve"> </w:t>
            </w:r>
            <w:r w:rsidRPr="002D2D7F">
              <w:t>pod)</w:t>
            </w:r>
          </w:p>
        </w:tc>
        <w:tc>
          <w:tcPr>
            <w:tcW w:w="851" w:type="dxa"/>
            <w:vAlign w:val="center"/>
            <w:hideMark/>
          </w:tcPr>
          <w:p w14:paraId="5C83A884" w14:textId="0DD2C5D4" w:rsidR="00E62FA8" w:rsidRPr="002D2D7F" w:rsidRDefault="00E62FA8" w:rsidP="00FB53E0">
            <w:pPr>
              <w:pStyle w:val="TableBody"/>
            </w:pPr>
            <w:r w:rsidRPr="002D2D7F">
              <w:t>&lt;</w:t>
            </w:r>
            <w:r w:rsidR="00806505">
              <w:rPr>
                <w:rFonts w:ascii="Arial" w:hAnsi="Arial" w:cs="Arial"/>
              </w:rPr>
              <w:t xml:space="preserve"> </w:t>
            </w:r>
            <w:r w:rsidRPr="002D2D7F">
              <w:t>300</w:t>
            </w:r>
            <w:r w:rsidR="00806505">
              <w:rPr>
                <w:rFonts w:ascii="Arial" w:hAnsi="Arial" w:cs="Arial"/>
              </w:rPr>
              <w:t xml:space="preserve"> </w:t>
            </w:r>
            <w:r w:rsidRPr="002D2D7F">
              <w:t>ms</w:t>
            </w:r>
            <w:r w:rsidR="00806505">
              <w:t xml:space="preserve"> </w:t>
            </w:r>
            <w:r w:rsidRPr="002D2D7F">
              <w:t>(FaaS)</w:t>
            </w:r>
            <w:r w:rsidR="00806505">
              <w:rPr>
                <w:rFonts w:ascii="Arial" w:hAnsi="Arial" w:cs="Arial"/>
              </w:rPr>
              <w:t xml:space="preserve"> </w:t>
            </w:r>
            <w:r w:rsidRPr="002D2D7F">
              <w:t>/</w:t>
            </w:r>
            <w:r w:rsidR="00806505">
              <w:rPr>
                <w:rFonts w:ascii="Arial" w:hAnsi="Arial" w:cs="Arial"/>
              </w:rPr>
              <w:t xml:space="preserve"> </w:t>
            </w:r>
            <w:r w:rsidRPr="002D2D7F">
              <w:t>&lt;</w:t>
            </w:r>
            <w:r w:rsidR="00806505">
              <w:rPr>
                <w:rFonts w:ascii="Arial" w:hAnsi="Arial" w:cs="Arial"/>
              </w:rPr>
              <w:t xml:space="preserve"> </w:t>
            </w:r>
            <w:r w:rsidRPr="002D2D7F">
              <w:t>2</w:t>
            </w:r>
            <w:r w:rsidR="00806505">
              <w:rPr>
                <w:rFonts w:ascii="Arial" w:hAnsi="Arial" w:cs="Arial"/>
              </w:rPr>
              <w:t xml:space="preserve"> </w:t>
            </w:r>
            <w:r w:rsidRPr="002D2D7F">
              <w:t>s</w:t>
            </w:r>
            <w:r w:rsidR="00806505">
              <w:rPr>
                <w:rFonts w:ascii="Arial" w:hAnsi="Arial" w:cs="Arial"/>
              </w:rPr>
              <w:t xml:space="preserve"> </w:t>
            </w:r>
            <w:r w:rsidRPr="002D2D7F">
              <w:t>(container)</w:t>
            </w:r>
          </w:p>
        </w:tc>
        <w:tc>
          <w:tcPr>
            <w:tcW w:w="1134" w:type="dxa"/>
            <w:vAlign w:val="center"/>
            <w:hideMark/>
          </w:tcPr>
          <w:p w14:paraId="41E4BBED" w14:textId="626915E7" w:rsidR="00E62FA8" w:rsidRPr="002D2D7F" w:rsidRDefault="00E62FA8" w:rsidP="00FB53E0">
            <w:pPr>
              <w:pStyle w:val="TableBody"/>
            </w:pPr>
            <w:r w:rsidRPr="002D2D7F">
              <w:t>300</w:t>
            </w:r>
            <w:r w:rsidR="00806505">
              <w:rPr>
                <w:rFonts w:ascii="Arial" w:hAnsi="Arial" w:cs="Arial"/>
              </w:rPr>
              <w:t xml:space="preserve"> </w:t>
            </w:r>
            <w:r w:rsidRPr="002D2D7F">
              <w:rPr>
                <w:rFonts w:cs="Aptos"/>
              </w:rPr>
              <w:t>–</w:t>
            </w:r>
            <w:r w:rsidR="00806505">
              <w:rPr>
                <w:rFonts w:ascii="Arial" w:hAnsi="Arial" w:cs="Arial"/>
              </w:rPr>
              <w:t xml:space="preserve"> </w:t>
            </w:r>
            <w:r w:rsidRPr="002D2D7F">
              <w:t>800</w:t>
            </w:r>
            <w:r w:rsidR="00806505">
              <w:rPr>
                <w:rFonts w:ascii="Arial" w:hAnsi="Arial" w:cs="Arial"/>
              </w:rPr>
              <w:t xml:space="preserve"> </w:t>
            </w:r>
            <w:r w:rsidRPr="002D2D7F">
              <w:t>ms</w:t>
            </w:r>
            <w:r w:rsidR="00806505">
              <w:rPr>
                <w:rFonts w:ascii="Arial" w:hAnsi="Arial" w:cs="Arial"/>
              </w:rPr>
              <w:t xml:space="preserve"> </w:t>
            </w:r>
            <w:r w:rsidRPr="002D2D7F">
              <w:t>(FaaS)</w:t>
            </w:r>
            <w:r w:rsidR="00806505">
              <w:rPr>
                <w:rFonts w:ascii="Arial" w:hAnsi="Arial" w:cs="Arial"/>
              </w:rPr>
              <w:t xml:space="preserve"> </w:t>
            </w:r>
            <w:r w:rsidRPr="002D2D7F">
              <w:t>/</w:t>
            </w:r>
            <w:r w:rsidR="00806505">
              <w:rPr>
                <w:rFonts w:ascii="Arial" w:hAnsi="Arial" w:cs="Arial"/>
              </w:rPr>
              <w:t xml:space="preserve"> </w:t>
            </w:r>
            <w:r w:rsidRPr="002D2D7F">
              <w:t>2</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s</w:t>
            </w:r>
            <w:r w:rsidR="00806505">
              <w:rPr>
                <w:rFonts w:ascii="Arial" w:hAnsi="Arial" w:cs="Arial"/>
              </w:rPr>
              <w:t xml:space="preserve"> </w:t>
            </w:r>
            <w:r w:rsidRPr="002D2D7F">
              <w:t>(container)</w:t>
            </w:r>
          </w:p>
        </w:tc>
        <w:tc>
          <w:tcPr>
            <w:tcW w:w="1417" w:type="dxa"/>
            <w:vAlign w:val="center"/>
            <w:hideMark/>
          </w:tcPr>
          <w:p w14:paraId="7F0A431E" w14:textId="686CE775" w:rsidR="00E62FA8" w:rsidRPr="002D2D7F" w:rsidRDefault="00E62FA8" w:rsidP="00FB53E0">
            <w:pPr>
              <w:pStyle w:val="TableBody"/>
            </w:pPr>
            <w:r w:rsidRPr="002D2D7F">
              <w:t>&gt;</w:t>
            </w:r>
            <w:r w:rsidR="00806505">
              <w:rPr>
                <w:rFonts w:ascii="Arial" w:hAnsi="Arial" w:cs="Arial"/>
              </w:rPr>
              <w:t xml:space="preserve"> </w:t>
            </w:r>
            <w:r w:rsidRPr="002D2D7F">
              <w:t>800</w:t>
            </w:r>
            <w:r w:rsidR="00806505">
              <w:rPr>
                <w:rFonts w:ascii="Arial" w:hAnsi="Arial" w:cs="Arial"/>
              </w:rPr>
              <w:t xml:space="preserve"> </w:t>
            </w:r>
            <w:r w:rsidRPr="002D2D7F">
              <w:t>ms</w:t>
            </w:r>
            <w:r w:rsidR="00806505">
              <w:rPr>
                <w:rFonts w:ascii="Arial" w:hAnsi="Arial" w:cs="Arial"/>
              </w:rPr>
              <w:t xml:space="preserve"> </w:t>
            </w:r>
            <w:r w:rsidRPr="002D2D7F">
              <w:t>(FaaS)</w:t>
            </w:r>
            <w:r w:rsidR="00806505">
              <w:rPr>
                <w:rFonts w:ascii="Arial" w:hAnsi="Arial" w:cs="Arial"/>
              </w:rPr>
              <w:t xml:space="preserve"> </w:t>
            </w:r>
            <w:r w:rsidRPr="002D2D7F">
              <w:t>/</w:t>
            </w:r>
            <w:r w:rsidR="00806505">
              <w:rPr>
                <w:rFonts w:ascii="Arial" w:hAnsi="Arial" w:cs="Arial"/>
              </w:rPr>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s</w:t>
            </w:r>
            <w:r w:rsidR="00806505">
              <w:rPr>
                <w:rFonts w:ascii="Arial" w:hAnsi="Arial" w:cs="Arial"/>
              </w:rPr>
              <w:t xml:space="preserve"> </w:t>
            </w:r>
            <w:r w:rsidRPr="002D2D7F">
              <w:t>(container)</w:t>
            </w:r>
            <w:r w:rsidR="00806505">
              <w:t xml:space="preserve"> </w:t>
            </w:r>
            <w:r w:rsidRPr="002D2D7F">
              <w:t>sustained</w:t>
            </w:r>
          </w:p>
        </w:tc>
        <w:tc>
          <w:tcPr>
            <w:tcW w:w="2523" w:type="dxa"/>
            <w:vAlign w:val="center"/>
            <w:hideMark/>
          </w:tcPr>
          <w:p w14:paraId="47BDD5CD" w14:textId="04AFB6D0" w:rsidR="00E62FA8" w:rsidRPr="002D2D7F" w:rsidRDefault="00E62FA8" w:rsidP="00FB53E0">
            <w:pPr>
              <w:pStyle w:val="TableBody"/>
            </w:pPr>
            <w:r w:rsidRPr="002D2D7F">
              <w:t>Measure</w:t>
            </w:r>
            <w:r w:rsidR="00806505">
              <w:t xml:space="preserve"> </w:t>
            </w:r>
            <w:r w:rsidRPr="002D2D7F">
              <w:t>after</w:t>
            </w:r>
            <w:r w:rsidR="00806505">
              <w:t xml:space="preserve"> </w:t>
            </w:r>
            <w:r w:rsidRPr="002D2D7F">
              <w:t>idle</w:t>
            </w:r>
            <w:r w:rsidR="00806505">
              <w:t xml:space="preserve"> </w:t>
            </w:r>
            <w:r w:rsidRPr="002D2D7F">
              <w:t>scale</w:t>
            </w:r>
            <w:r w:rsidRPr="002D2D7F">
              <w:noBreakHyphen/>
              <w:t>to</w:t>
            </w:r>
            <w:r w:rsidRPr="002D2D7F">
              <w:noBreakHyphen/>
              <w:t>zero</w:t>
            </w:r>
            <w:r w:rsidR="00806505">
              <w:t xml:space="preserve"> </w:t>
            </w:r>
            <w:r w:rsidRPr="002D2D7F">
              <w:t>events.</w:t>
            </w:r>
            <w:r w:rsidR="00806505">
              <w:t xml:space="preserve"> </w:t>
            </w:r>
            <w:r w:rsidRPr="002D2D7F">
              <w:t>Tune</w:t>
            </w:r>
            <w:r w:rsidR="00806505">
              <w:t xml:space="preserve"> </w:t>
            </w:r>
            <w:r w:rsidRPr="002D2D7F">
              <w:t>pre</w:t>
            </w:r>
            <w:r w:rsidRPr="002D2D7F">
              <w:noBreakHyphen/>
              <w:t>warming</w:t>
            </w:r>
            <w:r w:rsidR="00806505">
              <w:t xml:space="preserve"> </w:t>
            </w:r>
            <w:r w:rsidRPr="002D2D7F">
              <w:t>or</w:t>
            </w:r>
            <w:r w:rsidR="00806505">
              <w:t xml:space="preserve"> </w:t>
            </w:r>
            <w:r w:rsidRPr="002D2D7F">
              <w:t>concurrency</w:t>
            </w:r>
            <w:r w:rsidR="00806505">
              <w:t xml:space="preserve"> </w:t>
            </w:r>
            <w:r w:rsidRPr="002D2D7F">
              <w:t>to</w:t>
            </w:r>
            <w:r w:rsidR="00806505">
              <w:t xml:space="preserve"> </w:t>
            </w:r>
            <w:r w:rsidRPr="002D2D7F">
              <w:t>meet</w:t>
            </w:r>
            <w:r w:rsidR="00806505">
              <w:t xml:space="preserve"> </w:t>
            </w:r>
            <w:r w:rsidRPr="002D2D7F">
              <w:t>response</w:t>
            </w:r>
            <w:r w:rsidR="00806505">
              <w:t xml:space="preserve"> </w:t>
            </w:r>
            <w:r w:rsidRPr="002D2D7F">
              <w:t>SLAs.</w:t>
            </w:r>
          </w:p>
        </w:tc>
      </w:tr>
    </w:tbl>
    <w:p w14:paraId="39ABD789" w14:textId="09821028" w:rsidR="000A0118" w:rsidRPr="00566575" w:rsidRDefault="000A0118" w:rsidP="002228DF">
      <w:r w:rsidRPr="00566575">
        <w:t>Grafana</w:t>
      </w:r>
      <w:r w:rsidR="00806505">
        <w:t xml:space="preserve"> </w:t>
      </w:r>
      <w:r w:rsidRPr="00566575">
        <w:t>dashboards</w:t>
      </w:r>
      <w:r w:rsidR="00806505">
        <w:t xml:space="preserve"> </w:t>
      </w:r>
      <w:r w:rsidRPr="00566575">
        <w:t>should</w:t>
      </w:r>
      <w:r w:rsidR="00806505">
        <w:t xml:space="preserve"> </w:t>
      </w:r>
      <w:r w:rsidRPr="00566575">
        <w:t>correlate</w:t>
      </w:r>
    </w:p>
    <w:p w14:paraId="10786336" w14:textId="1EBD9B97" w:rsidR="000A0118" w:rsidRPr="00566575" w:rsidRDefault="000A0118" w:rsidP="008F18DC">
      <w:pPr>
        <w:pStyle w:val="Bullets"/>
      </w:pPr>
      <w:r w:rsidRPr="00566575">
        <w:t>Load</w:t>
      </w:r>
      <w:r w:rsidR="00806505">
        <w:t xml:space="preserve"> </w:t>
      </w:r>
      <w:r w:rsidR="005A4E30">
        <w:t>with</w:t>
      </w:r>
      <w:r w:rsidR="00806505">
        <w:t xml:space="preserve"> </w:t>
      </w:r>
      <w:r w:rsidRPr="00566575">
        <w:t>Scale</w:t>
      </w:r>
      <w:r w:rsidR="00806505">
        <w:t xml:space="preserve"> </w:t>
      </w:r>
      <w:r w:rsidRPr="00566575">
        <w:t>Events</w:t>
      </w:r>
    </w:p>
    <w:p w14:paraId="2EDFD827" w14:textId="707E2706" w:rsidR="005A4E30" w:rsidRPr="005A4E30" w:rsidRDefault="005A4E30" w:rsidP="005A4E30">
      <w:pPr>
        <w:pStyle w:val="Bullets"/>
      </w:pPr>
      <w:r w:rsidRPr="005A4E30">
        <w:t>Latency</w:t>
      </w:r>
      <w:r w:rsidR="00806505">
        <w:t xml:space="preserve"> </w:t>
      </w:r>
      <w:r w:rsidRPr="005A4E30">
        <w:t>with</w:t>
      </w:r>
      <w:r w:rsidR="00806505">
        <w:t xml:space="preserve"> </w:t>
      </w:r>
      <w:r w:rsidRPr="005A4E30">
        <w:t>CPU</w:t>
      </w:r>
      <w:r w:rsidR="00806505">
        <w:t xml:space="preserve"> </w:t>
      </w:r>
      <w:r w:rsidRPr="005A4E30">
        <w:t>utilisation</w:t>
      </w:r>
      <w:r w:rsidR="00806505">
        <w:t xml:space="preserve"> </w:t>
      </w:r>
    </w:p>
    <w:p w14:paraId="57421198" w14:textId="3F304C20" w:rsidR="00E62FA8" w:rsidRPr="00E62FA8" w:rsidRDefault="005A4E30" w:rsidP="005A4E30">
      <w:pPr>
        <w:pStyle w:val="Bullets"/>
      </w:pPr>
      <w:r w:rsidRPr="005A4E30">
        <w:t>Queue</w:t>
      </w:r>
      <w:r w:rsidR="00806505">
        <w:t xml:space="preserve"> </w:t>
      </w:r>
      <w:r w:rsidRPr="005A4E30">
        <w:t>length</w:t>
      </w:r>
      <w:r w:rsidR="00806505">
        <w:t xml:space="preserve"> </w:t>
      </w:r>
      <w:r w:rsidRPr="005A4E30">
        <w:t>with</w:t>
      </w:r>
      <w:r w:rsidR="00806505">
        <w:t xml:space="preserve"> </w:t>
      </w:r>
      <w:r w:rsidRPr="005A4E30">
        <w:t>throughput</w:t>
      </w:r>
    </w:p>
    <w:p w14:paraId="1CA9E331" w14:textId="217F1677" w:rsidR="00E62FA8" w:rsidRPr="00E62FA8" w:rsidRDefault="00E62FA8" w:rsidP="0038693B">
      <w:pPr>
        <w:pStyle w:val="Heading2"/>
      </w:pPr>
      <w:bookmarkStart w:id="2213" w:name="_Toc228549510"/>
      <w:bookmarkStart w:id="2214" w:name="_Toc228784898"/>
      <w:r w:rsidRPr="00E62FA8">
        <w:t>Severity</w:t>
      </w:r>
      <w:r w:rsidR="00806505">
        <w:t xml:space="preserve"> </w:t>
      </w:r>
      <w:r w:rsidRPr="00E62FA8">
        <w:t>/</w:t>
      </w:r>
      <w:r w:rsidR="00806505">
        <w:t xml:space="preserve"> </w:t>
      </w:r>
      <w:r w:rsidRPr="00E62FA8">
        <w:t>Action</w:t>
      </w:r>
      <w:r w:rsidR="00806505">
        <w:t xml:space="preserve"> </w:t>
      </w:r>
      <w:r w:rsidRPr="00E62FA8">
        <w:t>Policy</w:t>
      </w:r>
      <w:bookmarkEnd w:id="2213"/>
      <w:bookmarkEnd w:id="2214"/>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217"/>
        <w:gridCol w:w="3188"/>
        <w:gridCol w:w="6051"/>
      </w:tblGrid>
      <w:tr w:rsidR="00E62FA8" w:rsidRPr="002D2D7F" w14:paraId="576AD000" w14:textId="77777777" w:rsidTr="00892C4E">
        <w:tc>
          <w:tcPr>
            <w:tcW w:w="0" w:type="auto"/>
            <w:noWrap/>
            <w:vAlign w:val="center"/>
            <w:hideMark/>
          </w:tcPr>
          <w:p w14:paraId="3C7D82A7" w14:textId="77777777" w:rsidR="00E62FA8" w:rsidRPr="002D2D7F" w:rsidRDefault="00E62FA8" w:rsidP="00FB53E0">
            <w:pPr>
              <w:pStyle w:val="TableTitle"/>
            </w:pPr>
            <w:r w:rsidRPr="002D2D7F">
              <w:t>Severity</w:t>
            </w:r>
          </w:p>
        </w:tc>
        <w:tc>
          <w:tcPr>
            <w:tcW w:w="0" w:type="auto"/>
            <w:noWrap/>
            <w:vAlign w:val="center"/>
            <w:hideMark/>
          </w:tcPr>
          <w:p w14:paraId="360A0ED2" w14:textId="238D9339" w:rsidR="00E62FA8" w:rsidRPr="002D2D7F" w:rsidRDefault="00E62FA8" w:rsidP="00FB53E0">
            <w:pPr>
              <w:pStyle w:val="TableTitle"/>
            </w:pPr>
            <w:r w:rsidRPr="002D2D7F">
              <w:t>Trigger</w:t>
            </w:r>
            <w:r w:rsidR="00806505">
              <w:t xml:space="preserve"> </w:t>
            </w:r>
            <w:r w:rsidRPr="002D2D7F">
              <w:t>Example</w:t>
            </w:r>
          </w:p>
        </w:tc>
        <w:tc>
          <w:tcPr>
            <w:tcW w:w="0" w:type="auto"/>
            <w:noWrap/>
            <w:vAlign w:val="center"/>
            <w:hideMark/>
          </w:tcPr>
          <w:p w14:paraId="3AE75313" w14:textId="0955A9D5" w:rsidR="00E62FA8" w:rsidRPr="002D2D7F" w:rsidRDefault="00E62FA8" w:rsidP="00FB53E0">
            <w:pPr>
              <w:pStyle w:val="TableTitle"/>
            </w:pPr>
            <w:r w:rsidRPr="002D2D7F">
              <w:t>Recommended</w:t>
            </w:r>
            <w:r w:rsidR="00806505">
              <w:t xml:space="preserve"> </w:t>
            </w:r>
            <w:r w:rsidRPr="002D2D7F">
              <w:t>Response</w:t>
            </w:r>
          </w:p>
        </w:tc>
      </w:tr>
      <w:tr w:rsidR="00E62FA8" w:rsidRPr="002D2D7F" w14:paraId="053E26D9" w14:textId="77777777" w:rsidTr="00892C4E">
        <w:tc>
          <w:tcPr>
            <w:tcW w:w="0" w:type="auto"/>
            <w:vAlign w:val="center"/>
            <w:hideMark/>
          </w:tcPr>
          <w:p w14:paraId="37BA7082" w14:textId="432596FF" w:rsidR="00E62FA8" w:rsidRPr="002D2D7F" w:rsidRDefault="00E62FA8" w:rsidP="00FB53E0">
            <w:pPr>
              <w:pStyle w:val="TableBody"/>
            </w:pPr>
            <w:r w:rsidRPr="002D2D7F">
              <w:t>Info</w:t>
            </w:r>
            <w:r w:rsidR="00806505">
              <w:rPr>
                <w:rFonts w:ascii="Arial" w:hAnsi="Arial" w:cs="Arial"/>
              </w:rPr>
              <w:t xml:space="preserve"> </w:t>
            </w:r>
            <w:r w:rsidRPr="002D2D7F">
              <w:t>/</w:t>
            </w:r>
            <w:r w:rsidR="00806505">
              <w:rPr>
                <w:rFonts w:ascii="Arial" w:hAnsi="Arial" w:cs="Arial"/>
              </w:rPr>
              <w:t xml:space="preserve"> </w:t>
            </w:r>
            <w:r w:rsidRPr="002D2D7F">
              <w:t>Normal</w:t>
            </w:r>
          </w:p>
        </w:tc>
        <w:tc>
          <w:tcPr>
            <w:tcW w:w="0" w:type="auto"/>
            <w:vAlign w:val="center"/>
            <w:hideMark/>
          </w:tcPr>
          <w:p w14:paraId="067B0345" w14:textId="750A3BF2" w:rsidR="00E62FA8" w:rsidRPr="002D2D7F" w:rsidRDefault="00E62FA8" w:rsidP="00FB53E0">
            <w:pPr>
              <w:pStyle w:val="TableBody"/>
            </w:pPr>
            <w:r w:rsidRPr="002D2D7F">
              <w:t>Within</w:t>
            </w:r>
            <w:r w:rsidR="00806505">
              <w:t xml:space="preserve"> </w:t>
            </w:r>
            <w:r w:rsidRPr="002D2D7F">
              <w:t>Healthy</w:t>
            </w:r>
            <w:r w:rsidR="00806505">
              <w:t xml:space="preserve"> </w:t>
            </w:r>
            <w:r w:rsidRPr="002D2D7F">
              <w:t>range</w:t>
            </w:r>
          </w:p>
        </w:tc>
        <w:tc>
          <w:tcPr>
            <w:tcW w:w="0" w:type="auto"/>
            <w:vAlign w:val="center"/>
            <w:hideMark/>
          </w:tcPr>
          <w:p w14:paraId="383931F4" w14:textId="39846A1A" w:rsidR="00E62FA8" w:rsidRPr="002D2D7F" w:rsidRDefault="00E62FA8" w:rsidP="00FB53E0">
            <w:pPr>
              <w:pStyle w:val="TableBody"/>
            </w:pPr>
            <w:r w:rsidRPr="002D2D7F">
              <w:t>Record</w:t>
            </w:r>
            <w:r w:rsidR="00806505">
              <w:t xml:space="preserve"> </w:t>
            </w:r>
            <w:r w:rsidRPr="002D2D7F">
              <w:t>baseline;</w:t>
            </w:r>
            <w:r w:rsidR="00806505">
              <w:t xml:space="preserve"> </w:t>
            </w:r>
            <w:r w:rsidRPr="002D2D7F">
              <w:t>use</w:t>
            </w:r>
            <w:r w:rsidR="00806505">
              <w:t xml:space="preserve"> </w:t>
            </w:r>
            <w:r w:rsidRPr="002D2D7F">
              <w:t>for</w:t>
            </w:r>
            <w:r w:rsidR="00806505">
              <w:t xml:space="preserve"> </w:t>
            </w:r>
            <w:r w:rsidRPr="002D2D7F">
              <w:t>capacity</w:t>
            </w:r>
            <w:r w:rsidR="00806505">
              <w:t xml:space="preserve"> </w:t>
            </w:r>
            <w:r w:rsidRPr="002D2D7F">
              <w:t>prediction.</w:t>
            </w:r>
          </w:p>
        </w:tc>
      </w:tr>
      <w:tr w:rsidR="00E62FA8" w:rsidRPr="002D2D7F" w14:paraId="65D75332" w14:textId="77777777" w:rsidTr="00892C4E">
        <w:tc>
          <w:tcPr>
            <w:tcW w:w="0" w:type="auto"/>
            <w:vAlign w:val="center"/>
            <w:hideMark/>
          </w:tcPr>
          <w:p w14:paraId="3C651811" w14:textId="77777777" w:rsidR="00E62FA8" w:rsidRPr="002D2D7F" w:rsidRDefault="00E62FA8" w:rsidP="00FB53E0">
            <w:pPr>
              <w:pStyle w:val="TableBody"/>
            </w:pPr>
            <w:r w:rsidRPr="002D2D7F">
              <w:t>Warning</w:t>
            </w:r>
          </w:p>
        </w:tc>
        <w:tc>
          <w:tcPr>
            <w:tcW w:w="0" w:type="auto"/>
            <w:vAlign w:val="center"/>
            <w:hideMark/>
          </w:tcPr>
          <w:p w14:paraId="0D5917B9" w14:textId="3FC3D474" w:rsidR="00E62FA8" w:rsidRPr="002D2D7F" w:rsidRDefault="00E62FA8" w:rsidP="00FB53E0">
            <w:pPr>
              <w:pStyle w:val="TableBody"/>
            </w:pPr>
            <w:r w:rsidRPr="002D2D7F">
              <w:t>Crosses</w:t>
            </w:r>
            <w:r w:rsidR="00806505">
              <w:t xml:space="preserve"> </w:t>
            </w:r>
            <w:r w:rsidRPr="002D2D7F">
              <w:t>Warning</w:t>
            </w:r>
            <w:r w:rsidR="00806505">
              <w:t xml:space="preserve"> </w:t>
            </w:r>
            <w:r w:rsidRPr="002D2D7F">
              <w:t>threshold</w:t>
            </w:r>
            <w:r w:rsidR="00806505">
              <w:t xml:space="preserve"> </w:t>
            </w:r>
            <w:r w:rsidRPr="002D2D7F">
              <w:t>for</w:t>
            </w:r>
            <w:r w:rsidR="00806505">
              <w:rPr>
                <w:rFonts w:ascii="Arial" w:hAnsi="Arial" w:cs="Arial"/>
              </w:rPr>
              <w:t xml:space="preserve"> </w:t>
            </w:r>
            <w:r w:rsidRPr="002D2D7F">
              <w:rPr>
                <w:rFonts w:cs="Aptos"/>
              </w:rPr>
              <w: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0" w:type="auto"/>
            <w:vAlign w:val="center"/>
            <w:hideMark/>
          </w:tcPr>
          <w:p w14:paraId="2DEFDBFD" w14:textId="51C5D23D" w:rsidR="00E62FA8" w:rsidRPr="002D2D7F" w:rsidRDefault="00E62FA8" w:rsidP="00FB53E0">
            <w:pPr>
              <w:pStyle w:val="TableBody"/>
            </w:pPr>
            <w:r w:rsidRPr="002D2D7F">
              <w:t>Review</w:t>
            </w:r>
            <w:r w:rsidR="00806505">
              <w:t xml:space="preserve"> </w:t>
            </w:r>
            <w:r w:rsidRPr="002D2D7F">
              <w:t>scaling</w:t>
            </w:r>
            <w:r w:rsidR="00806505">
              <w:t xml:space="preserve"> </w:t>
            </w:r>
            <w:r w:rsidRPr="002D2D7F">
              <w:t>parameters,</w:t>
            </w:r>
            <w:r w:rsidR="00806505">
              <w:t xml:space="preserve"> </w:t>
            </w:r>
            <w:r w:rsidRPr="002D2D7F">
              <w:t>resource</w:t>
            </w:r>
            <w:r w:rsidR="00806505">
              <w:t xml:space="preserve"> </w:t>
            </w:r>
            <w:r w:rsidRPr="002D2D7F">
              <w:t>limits,</w:t>
            </w:r>
            <w:r w:rsidR="00806505">
              <w:t xml:space="preserve"> </w:t>
            </w:r>
            <w:r w:rsidRPr="002D2D7F">
              <w:t>or</w:t>
            </w:r>
            <w:r w:rsidR="00806505">
              <w:t xml:space="preserve"> </w:t>
            </w:r>
            <w:r w:rsidRPr="002D2D7F">
              <w:t>dependency</w:t>
            </w:r>
            <w:r w:rsidR="00806505">
              <w:t xml:space="preserve"> </w:t>
            </w:r>
            <w:r w:rsidRPr="002D2D7F">
              <w:t>latency.</w:t>
            </w:r>
          </w:p>
        </w:tc>
      </w:tr>
      <w:tr w:rsidR="00E62FA8" w:rsidRPr="002D2D7F" w14:paraId="472F29A9" w14:textId="77777777" w:rsidTr="00892C4E">
        <w:tc>
          <w:tcPr>
            <w:tcW w:w="0" w:type="auto"/>
            <w:vAlign w:val="center"/>
            <w:hideMark/>
          </w:tcPr>
          <w:p w14:paraId="109FA0A6" w14:textId="77777777" w:rsidR="00E62FA8" w:rsidRPr="002D2D7F" w:rsidRDefault="00E62FA8" w:rsidP="00FB53E0">
            <w:pPr>
              <w:pStyle w:val="TableBody"/>
            </w:pPr>
            <w:r w:rsidRPr="002D2D7F">
              <w:t>Critical</w:t>
            </w:r>
          </w:p>
        </w:tc>
        <w:tc>
          <w:tcPr>
            <w:tcW w:w="0" w:type="auto"/>
            <w:vAlign w:val="center"/>
            <w:hideMark/>
          </w:tcPr>
          <w:p w14:paraId="56E2C0F7" w14:textId="7630EB89" w:rsidR="00E62FA8" w:rsidRPr="002D2D7F" w:rsidRDefault="00E62FA8" w:rsidP="00FB53E0">
            <w:pPr>
              <w:pStyle w:val="TableBody"/>
            </w:pPr>
            <w:r w:rsidRPr="002D2D7F">
              <w:t>Crosses</w:t>
            </w:r>
            <w:r w:rsidR="00806505">
              <w:t xml:space="preserve"> </w:t>
            </w:r>
            <w:r w:rsidRPr="002D2D7F">
              <w:t>Critical</w:t>
            </w:r>
            <w:r w:rsidR="00806505">
              <w:t xml:space="preserve"> </w:t>
            </w:r>
            <w:r w:rsidRPr="002D2D7F">
              <w:t>threshold</w:t>
            </w:r>
            <w:r w:rsidR="00806505">
              <w:t xml:space="preserve"> </w:t>
            </w:r>
            <w:r w:rsidRPr="002D2D7F">
              <w:t>for</w:t>
            </w:r>
            <w:r w:rsidR="00806505">
              <w:rPr>
                <w:rFonts w:ascii="Arial" w:hAnsi="Arial" w:cs="Arial"/>
              </w:rPr>
              <w:t xml:space="preserve"> </w:t>
            </w:r>
            <w:r w:rsidRPr="002D2D7F">
              <w:rPr>
                <w:rFonts w:cs="Aptos"/>
              </w:rPr>
              <w:t>≥</w:t>
            </w:r>
            <w:r w:rsidR="00806505">
              <w:rPr>
                <w:rFonts w:ascii="Arial" w:hAnsi="Arial" w:cs="Arial"/>
              </w:rPr>
              <w:t xml:space="preserve"> </w:t>
            </w:r>
            <w:r w:rsidRPr="002D2D7F">
              <w:t>2</w:t>
            </w:r>
            <w:r w:rsidR="00806505">
              <w:rPr>
                <w:rFonts w:ascii="Arial" w:hAnsi="Arial" w:cs="Arial"/>
              </w:rPr>
              <w:t xml:space="preserve"> </w:t>
            </w:r>
            <w:r w:rsidRPr="002D2D7F">
              <w:t>min</w:t>
            </w:r>
          </w:p>
        </w:tc>
        <w:tc>
          <w:tcPr>
            <w:tcW w:w="0" w:type="auto"/>
            <w:vAlign w:val="center"/>
            <w:hideMark/>
          </w:tcPr>
          <w:p w14:paraId="5411BA91" w14:textId="1D857F1F" w:rsidR="00E62FA8" w:rsidRPr="002D2D7F" w:rsidRDefault="00E62FA8" w:rsidP="00FB53E0">
            <w:pPr>
              <w:pStyle w:val="TableBody"/>
            </w:pPr>
            <w:r w:rsidRPr="002D2D7F">
              <w:t>Immediate</w:t>
            </w:r>
            <w:r w:rsidR="00806505">
              <w:t xml:space="preserve"> </w:t>
            </w:r>
            <w:r w:rsidRPr="002D2D7F">
              <w:t>intervention;</w:t>
            </w:r>
            <w:r w:rsidR="00806505">
              <w:t xml:space="preserve"> </w:t>
            </w:r>
            <w:r w:rsidRPr="002D2D7F">
              <w:t>possible</w:t>
            </w:r>
            <w:r w:rsidR="00806505">
              <w:t xml:space="preserve"> </w:t>
            </w:r>
            <w:r w:rsidRPr="002D2D7F">
              <w:t>user</w:t>
            </w:r>
            <w:r w:rsidRPr="002D2D7F">
              <w:noBreakHyphen/>
              <w:t>visible</w:t>
            </w:r>
            <w:r w:rsidR="00806505">
              <w:t xml:space="preserve"> </w:t>
            </w:r>
            <w:r w:rsidRPr="002D2D7F">
              <w:t>impact</w:t>
            </w:r>
            <w:r w:rsidR="00806505">
              <w:t xml:space="preserve"> </w:t>
            </w:r>
            <w:r w:rsidRPr="002D2D7F">
              <w:t>or</w:t>
            </w:r>
            <w:r w:rsidR="00806505">
              <w:t xml:space="preserve"> </w:t>
            </w:r>
            <w:r w:rsidRPr="002D2D7F">
              <w:t>broken</w:t>
            </w:r>
            <w:r w:rsidR="00806505">
              <w:t xml:space="preserve"> </w:t>
            </w:r>
            <w:r w:rsidRPr="002D2D7F">
              <w:t>autoscaling.</w:t>
            </w:r>
          </w:p>
        </w:tc>
      </w:tr>
    </w:tbl>
    <w:p w14:paraId="71529DEB" w14:textId="256A8CAC" w:rsidR="00E62FA8" w:rsidRPr="00E62FA8" w:rsidRDefault="00E62FA8" w:rsidP="0038693B">
      <w:pPr>
        <w:pStyle w:val="Heading2"/>
      </w:pPr>
      <w:bookmarkStart w:id="2215" w:name="_Toc228549511"/>
      <w:bookmarkStart w:id="2216" w:name="_Toc228784899"/>
      <w:r w:rsidRPr="00E62FA8">
        <w:lastRenderedPageBreak/>
        <w:t>Implementation</w:t>
      </w:r>
      <w:r w:rsidR="00806505">
        <w:t xml:space="preserve"> </w:t>
      </w:r>
      <w:r w:rsidRPr="00E62FA8">
        <w:t>Notes</w:t>
      </w:r>
      <w:bookmarkEnd w:id="2215"/>
      <w:bookmarkEnd w:id="2216"/>
    </w:p>
    <w:p w14:paraId="2E87466A" w14:textId="465D682F" w:rsidR="005A4E30" w:rsidRPr="005A4E30" w:rsidRDefault="005A4E30" w:rsidP="005A4E30">
      <w:pPr>
        <w:pStyle w:val="Bullets"/>
      </w:pPr>
      <w:r w:rsidRPr="005A4E30">
        <w:rPr>
          <w:b/>
          <w:bCs/>
        </w:rPr>
        <w:t>Queue</w:t>
      </w:r>
      <w:r w:rsidR="00806505">
        <w:rPr>
          <w:b/>
          <w:bCs/>
        </w:rPr>
        <w:t xml:space="preserve"> </w:t>
      </w:r>
      <w:r w:rsidRPr="005A4E30">
        <w:rPr>
          <w:b/>
          <w:bCs/>
        </w:rPr>
        <w:t>Length</w:t>
      </w:r>
      <w:r w:rsidR="00806505">
        <w:rPr>
          <w:b/>
          <w:bCs/>
        </w:rPr>
        <w:t xml:space="preserve"> </w:t>
      </w:r>
      <w:r w:rsidRPr="005A4E30">
        <w:rPr>
          <w:b/>
          <w:bCs/>
        </w:rPr>
        <w:t>and</w:t>
      </w:r>
      <w:r w:rsidR="00806505">
        <w:rPr>
          <w:b/>
          <w:bCs/>
        </w:rPr>
        <w:t xml:space="preserve"> </w:t>
      </w:r>
      <w:r w:rsidRPr="005A4E30">
        <w:rPr>
          <w:b/>
          <w:bCs/>
        </w:rPr>
        <w:t>Request</w:t>
      </w:r>
      <w:r w:rsidR="00806505">
        <w:rPr>
          <w:b/>
          <w:bCs/>
        </w:rPr>
        <w:t xml:space="preserve"> </w:t>
      </w:r>
      <w:r w:rsidRPr="005A4E30">
        <w:rPr>
          <w:b/>
          <w:bCs/>
        </w:rPr>
        <w:t>Latency</w:t>
      </w:r>
      <w:r w:rsidR="00806505">
        <w:rPr>
          <w:b/>
          <w:bCs/>
        </w:rPr>
        <w:t xml:space="preserve"> </w:t>
      </w:r>
      <w:r w:rsidRPr="005A4E30">
        <w:rPr>
          <w:b/>
          <w:bCs/>
        </w:rPr>
        <w:t>together</w:t>
      </w:r>
      <w:r w:rsidRPr="005A4E30">
        <w:t>:</w:t>
      </w:r>
      <w:r w:rsidR="00806505">
        <w:t xml:space="preserve"> </w:t>
      </w:r>
      <w:r w:rsidRPr="005A4E30">
        <w:t>Represent</w:t>
      </w:r>
      <w:r w:rsidR="00806505">
        <w:t xml:space="preserve"> </w:t>
      </w:r>
      <w:r w:rsidRPr="005A4E30">
        <w:t>the</w:t>
      </w:r>
      <w:r w:rsidR="00806505">
        <w:t xml:space="preserve"> </w:t>
      </w:r>
      <w:r w:rsidRPr="005A4E30">
        <w:t>most</w:t>
      </w:r>
      <w:r w:rsidR="00806505">
        <w:t xml:space="preserve"> </w:t>
      </w:r>
      <w:r w:rsidRPr="005A4E30">
        <w:t>effective</w:t>
      </w:r>
      <w:r w:rsidR="00806505">
        <w:t xml:space="preserve"> </w:t>
      </w:r>
      <w:r w:rsidRPr="005A4E30">
        <w:t>real</w:t>
      </w:r>
      <w:r w:rsidRPr="005A4E30">
        <w:noBreakHyphen/>
        <w:t>time</w:t>
      </w:r>
      <w:r w:rsidR="00806505">
        <w:t xml:space="preserve"> </w:t>
      </w:r>
      <w:r w:rsidRPr="005A4E30">
        <w:t>autoscaling</w:t>
      </w:r>
      <w:r w:rsidR="00806505">
        <w:t xml:space="preserve"> </w:t>
      </w:r>
      <w:r w:rsidRPr="005A4E30">
        <w:t>signals.</w:t>
      </w:r>
      <w:r w:rsidR="00806505">
        <w:t xml:space="preserve"> </w:t>
      </w:r>
      <w:r w:rsidRPr="005A4E30">
        <w:t>Increases</w:t>
      </w:r>
      <w:r w:rsidR="00806505">
        <w:t xml:space="preserve"> </w:t>
      </w:r>
      <w:r w:rsidRPr="005A4E30">
        <w:t>in</w:t>
      </w:r>
      <w:r w:rsidR="00806505">
        <w:t xml:space="preserve"> </w:t>
      </w:r>
      <w:r w:rsidRPr="005A4E30">
        <w:t>both</w:t>
      </w:r>
      <w:r w:rsidR="00806505">
        <w:t xml:space="preserve"> </w:t>
      </w:r>
      <w:r w:rsidRPr="005A4E30">
        <w:t>typically</w:t>
      </w:r>
      <w:r w:rsidR="00806505">
        <w:t xml:space="preserve"> </w:t>
      </w:r>
      <w:r w:rsidRPr="005A4E30">
        <w:t>indicate</w:t>
      </w:r>
      <w:r w:rsidR="00806505">
        <w:t xml:space="preserve"> </w:t>
      </w:r>
      <w:r w:rsidRPr="005A4E30">
        <w:t>a</w:t>
      </w:r>
      <w:r w:rsidR="00806505">
        <w:t xml:space="preserve"> </w:t>
      </w:r>
      <w:r w:rsidRPr="005A4E30">
        <w:t>scale</w:t>
      </w:r>
      <w:r w:rsidRPr="005A4E30">
        <w:noBreakHyphen/>
        <w:t>up</w:t>
      </w:r>
      <w:r w:rsidR="00806505">
        <w:t xml:space="preserve"> </w:t>
      </w:r>
      <w:r w:rsidRPr="005A4E30">
        <w:t>event,</w:t>
      </w:r>
      <w:r w:rsidR="00806505">
        <w:t xml:space="preserve"> </w:t>
      </w:r>
      <w:r w:rsidRPr="005A4E30">
        <w:t>whereas</w:t>
      </w:r>
      <w:r w:rsidR="00806505">
        <w:t xml:space="preserve"> </w:t>
      </w:r>
      <w:r w:rsidRPr="005A4E30">
        <w:t>decreases</w:t>
      </w:r>
      <w:r w:rsidR="00806505">
        <w:t xml:space="preserve"> </w:t>
      </w:r>
      <w:r w:rsidRPr="005A4E30">
        <w:t>in</w:t>
      </w:r>
      <w:r w:rsidR="00806505">
        <w:t xml:space="preserve"> </w:t>
      </w:r>
      <w:r w:rsidRPr="005A4E30">
        <w:t>both</w:t>
      </w:r>
      <w:r w:rsidR="00806505">
        <w:t xml:space="preserve"> </w:t>
      </w:r>
      <w:r w:rsidRPr="005A4E30">
        <w:t>typically</w:t>
      </w:r>
      <w:r w:rsidR="00806505">
        <w:t xml:space="preserve"> </w:t>
      </w:r>
      <w:r w:rsidRPr="005A4E30">
        <w:t>indicate</w:t>
      </w:r>
      <w:r w:rsidR="00806505">
        <w:t xml:space="preserve"> </w:t>
      </w:r>
      <w:r w:rsidRPr="005A4E30">
        <w:t>a</w:t>
      </w:r>
      <w:r w:rsidR="00806505">
        <w:t xml:space="preserve"> </w:t>
      </w:r>
      <w:r w:rsidRPr="005A4E30">
        <w:t>scale</w:t>
      </w:r>
      <w:r w:rsidRPr="005A4E30">
        <w:noBreakHyphen/>
        <w:t>down</w:t>
      </w:r>
      <w:r w:rsidR="00806505">
        <w:t xml:space="preserve"> </w:t>
      </w:r>
      <w:r w:rsidRPr="005A4E30">
        <w:t>opportunity.</w:t>
      </w:r>
      <w:r w:rsidR="00806505">
        <w:t xml:space="preserve"> </w:t>
      </w:r>
    </w:p>
    <w:p w14:paraId="16A511A0" w14:textId="6D249587" w:rsidR="005A4E30" w:rsidRPr="005A4E30" w:rsidRDefault="005A4E30" w:rsidP="005A4E30">
      <w:pPr>
        <w:pStyle w:val="Bullets"/>
      </w:pPr>
      <w:r w:rsidRPr="005A4E30">
        <w:rPr>
          <w:b/>
          <w:bCs/>
        </w:rPr>
        <w:t>Error</w:t>
      </w:r>
      <w:r w:rsidR="00806505">
        <w:rPr>
          <w:b/>
          <w:bCs/>
        </w:rPr>
        <w:t xml:space="preserve"> </w:t>
      </w:r>
      <w:r w:rsidRPr="005A4E30">
        <w:rPr>
          <w:b/>
          <w:bCs/>
        </w:rPr>
        <w:t>Rate</w:t>
      </w:r>
      <w:r w:rsidR="00806505">
        <w:rPr>
          <w:b/>
          <w:bCs/>
        </w:rPr>
        <w:t xml:space="preserve"> </w:t>
      </w:r>
      <w:r w:rsidRPr="005A4E30">
        <w:rPr>
          <w:b/>
          <w:bCs/>
        </w:rPr>
        <w:t>and</w:t>
      </w:r>
      <w:r w:rsidR="00806505">
        <w:rPr>
          <w:b/>
          <w:bCs/>
        </w:rPr>
        <w:t xml:space="preserve"> </w:t>
      </w:r>
      <w:r w:rsidRPr="005A4E30">
        <w:rPr>
          <w:b/>
          <w:bCs/>
        </w:rPr>
        <w:t>Latency</w:t>
      </w:r>
      <w:r w:rsidR="00806505">
        <w:rPr>
          <w:b/>
          <w:bCs/>
        </w:rPr>
        <w:t xml:space="preserve"> </w:t>
      </w:r>
      <w:r w:rsidRPr="005A4E30">
        <w:rPr>
          <w:b/>
          <w:bCs/>
        </w:rPr>
        <w:t>spikes</w:t>
      </w:r>
      <w:r w:rsidR="00806505">
        <w:rPr>
          <w:b/>
          <w:bCs/>
        </w:rPr>
        <w:t xml:space="preserve"> </w:t>
      </w:r>
      <w:r w:rsidRPr="005A4E30">
        <w:rPr>
          <w:b/>
          <w:bCs/>
        </w:rPr>
        <w:t>together</w:t>
      </w:r>
      <w:r w:rsidRPr="005A4E30">
        <w:t>:</w:t>
      </w:r>
      <w:r w:rsidR="00806505">
        <w:t xml:space="preserve"> </w:t>
      </w:r>
      <w:r w:rsidRPr="005A4E30">
        <w:t>Usually</w:t>
      </w:r>
      <w:r w:rsidR="00806505">
        <w:t xml:space="preserve"> </w:t>
      </w:r>
      <w:r w:rsidRPr="005A4E30">
        <w:t>indicate</w:t>
      </w:r>
      <w:r w:rsidR="00806505">
        <w:t xml:space="preserve"> </w:t>
      </w:r>
      <w:r w:rsidRPr="005A4E30">
        <w:t>service</w:t>
      </w:r>
      <w:r w:rsidR="00806505">
        <w:t xml:space="preserve"> </w:t>
      </w:r>
      <w:r w:rsidRPr="005A4E30">
        <w:t>saturation;</w:t>
      </w:r>
      <w:r w:rsidR="00806505">
        <w:t xml:space="preserve"> </w:t>
      </w:r>
      <w:r w:rsidRPr="005A4E30">
        <w:t>in</w:t>
      </w:r>
      <w:r w:rsidR="00806505">
        <w:t xml:space="preserve"> </w:t>
      </w:r>
      <w:r w:rsidRPr="005A4E30">
        <w:t>such</w:t>
      </w:r>
      <w:r w:rsidR="00806505">
        <w:t xml:space="preserve"> </w:t>
      </w:r>
      <w:r w:rsidRPr="005A4E30">
        <w:t>cases,</w:t>
      </w:r>
      <w:r w:rsidR="00806505">
        <w:t xml:space="preserve"> </w:t>
      </w:r>
      <w:r w:rsidRPr="005A4E30">
        <w:t>replicas</w:t>
      </w:r>
      <w:r w:rsidR="00806505">
        <w:t xml:space="preserve"> </w:t>
      </w:r>
      <w:r w:rsidRPr="005A4E30">
        <w:t>are</w:t>
      </w:r>
      <w:r w:rsidR="00806505">
        <w:t xml:space="preserve"> </w:t>
      </w:r>
      <w:r w:rsidRPr="005A4E30">
        <w:t>typically</w:t>
      </w:r>
      <w:r w:rsidR="00806505">
        <w:t xml:space="preserve"> </w:t>
      </w:r>
      <w:r w:rsidRPr="005A4E30">
        <w:t>increased</w:t>
      </w:r>
      <w:r w:rsidR="00806505">
        <w:t xml:space="preserve"> </w:t>
      </w:r>
      <w:r w:rsidRPr="005A4E30">
        <w:t>or</w:t>
      </w:r>
      <w:r w:rsidR="00806505">
        <w:t xml:space="preserve"> </w:t>
      </w:r>
      <w:r w:rsidRPr="005A4E30">
        <w:t>dependency</w:t>
      </w:r>
      <w:r w:rsidR="00806505">
        <w:t xml:space="preserve"> </w:t>
      </w:r>
      <w:r w:rsidRPr="005A4E30">
        <w:t>bottlenecks</w:t>
      </w:r>
      <w:r w:rsidR="00806505">
        <w:t xml:space="preserve"> </w:t>
      </w:r>
      <w:r w:rsidRPr="005A4E30">
        <w:t>are</w:t>
      </w:r>
      <w:r w:rsidR="00806505">
        <w:t xml:space="preserve"> </w:t>
      </w:r>
      <w:r w:rsidRPr="005A4E30">
        <w:t>investigated.</w:t>
      </w:r>
      <w:r w:rsidR="00806505">
        <w:t xml:space="preserve"> </w:t>
      </w:r>
    </w:p>
    <w:p w14:paraId="55A1D4AE" w14:textId="367E67CB" w:rsidR="005A4E30" w:rsidRPr="005A4E30" w:rsidRDefault="005A4E30" w:rsidP="005A4E30">
      <w:pPr>
        <w:pStyle w:val="Bullets"/>
      </w:pPr>
      <w:r w:rsidRPr="005A4E30">
        <w:rPr>
          <w:b/>
          <w:bCs/>
        </w:rPr>
        <w:t>Pod</w:t>
      </w:r>
      <w:r w:rsidR="00806505">
        <w:rPr>
          <w:b/>
          <w:bCs/>
        </w:rPr>
        <w:t xml:space="preserve"> </w:t>
      </w:r>
      <w:r w:rsidRPr="005A4E30">
        <w:rPr>
          <w:b/>
          <w:bCs/>
        </w:rPr>
        <w:t>Startup</w:t>
      </w:r>
      <w:r w:rsidR="00806505">
        <w:rPr>
          <w:b/>
          <w:bCs/>
        </w:rPr>
        <w:t xml:space="preserve"> </w:t>
      </w:r>
      <w:r w:rsidRPr="005A4E30">
        <w:rPr>
          <w:b/>
          <w:bCs/>
        </w:rPr>
        <w:t>Time</w:t>
      </w:r>
      <w:r w:rsidR="00806505">
        <w:rPr>
          <w:b/>
          <w:bCs/>
        </w:rPr>
        <w:t xml:space="preserve"> </w:t>
      </w:r>
      <w:r w:rsidRPr="005A4E30">
        <w:rPr>
          <w:b/>
          <w:bCs/>
        </w:rPr>
        <w:t>and</w:t>
      </w:r>
      <w:r w:rsidR="00806505">
        <w:rPr>
          <w:b/>
          <w:bCs/>
        </w:rPr>
        <w:t xml:space="preserve"> </w:t>
      </w:r>
      <w:r w:rsidRPr="005A4E30">
        <w:rPr>
          <w:b/>
          <w:bCs/>
        </w:rPr>
        <w:t>Cold</w:t>
      </w:r>
      <w:r w:rsidR="00806505">
        <w:rPr>
          <w:b/>
          <w:bCs/>
        </w:rPr>
        <w:t xml:space="preserve"> </w:t>
      </w:r>
      <w:r w:rsidRPr="005A4E30">
        <w:rPr>
          <w:b/>
          <w:bCs/>
        </w:rPr>
        <w:t>Start</w:t>
      </w:r>
      <w:r w:rsidR="00806505">
        <w:rPr>
          <w:b/>
          <w:bCs/>
        </w:rPr>
        <w:t xml:space="preserve"> </w:t>
      </w:r>
      <w:r w:rsidRPr="005A4E30">
        <w:rPr>
          <w:b/>
          <w:bCs/>
        </w:rPr>
        <w:t>Latency</w:t>
      </w:r>
      <w:r w:rsidRPr="005A4E30">
        <w:t>:</w:t>
      </w:r>
      <w:r w:rsidR="00806505">
        <w:t xml:space="preserve"> </w:t>
      </w:r>
      <w:r w:rsidRPr="005A4E30">
        <w:t>Feed</w:t>
      </w:r>
      <w:r w:rsidR="00806505">
        <w:t xml:space="preserve"> </w:t>
      </w:r>
      <w:r w:rsidRPr="005A4E30">
        <w:t>directly</w:t>
      </w:r>
      <w:r w:rsidR="00806505">
        <w:t xml:space="preserve"> </w:t>
      </w:r>
      <w:r w:rsidRPr="005A4E30">
        <w:t>into</w:t>
      </w:r>
      <w:r w:rsidR="00806505">
        <w:t xml:space="preserve"> </w:t>
      </w:r>
      <w:r w:rsidRPr="005A4E30">
        <w:t>scaling</w:t>
      </w:r>
      <w:r w:rsidRPr="005A4E30">
        <w:noBreakHyphen/>
        <w:t>lag</w:t>
      </w:r>
      <w:r w:rsidR="00806505">
        <w:t xml:space="preserve"> </w:t>
      </w:r>
      <w:r w:rsidRPr="005A4E30">
        <w:t>indicators</w:t>
      </w:r>
      <w:r w:rsidR="00806505">
        <w:t xml:space="preserve"> </w:t>
      </w:r>
      <w:r w:rsidRPr="005A4E30">
        <w:t>and</w:t>
      </w:r>
      <w:r w:rsidR="00806505">
        <w:t xml:space="preserve"> </w:t>
      </w:r>
      <w:r w:rsidRPr="005A4E30">
        <w:t>should</w:t>
      </w:r>
      <w:r w:rsidR="00806505">
        <w:t xml:space="preserve"> </w:t>
      </w:r>
      <w:r w:rsidRPr="005A4E30">
        <w:t>be</w:t>
      </w:r>
      <w:r w:rsidR="00806505">
        <w:t xml:space="preserve"> </w:t>
      </w:r>
      <w:r w:rsidRPr="005A4E30">
        <w:t>tracked</w:t>
      </w:r>
      <w:r w:rsidR="00806505">
        <w:t xml:space="preserve"> </w:t>
      </w:r>
      <w:r w:rsidRPr="005A4E30">
        <w:t>over</w:t>
      </w:r>
      <w:r w:rsidR="00806505">
        <w:t xml:space="preserve"> </w:t>
      </w:r>
      <w:r w:rsidRPr="005A4E30">
        <w:t>time</w:t>
      </w:r>
      <w:r w:rsidR="00806505">
        <w:t xml:space="preserve"> </w:t>
      </w:r>
      <w:r w:rsidRPr="005A4E30">
        <w:t>to</w:t>
      </w:r>
      <w:r w:rsidR="00806505">
        <w:t xml:space="preserve"> </w:t>
      </w:r>
      <w:r w:rsidRPr="005A4E30">
        <w:t>validate</w:t>
      </w:r>
      <w:r w:rsidR="00806505">
        <w:t xml:space="preserve"> </w:t>
      </w:r>
      <w:r w:rsidRPr="005A4E30">
        <w:t>auto</w:t>
      </w:r>
      <w:r w:rsidRPr="005A4E30">
        <w:noBreakHyphen/>
        <w:t>scaler</w:t>
      </w:r>
      <w:r w:rsidR="00806505">
        <w:t xml:space="preserve"> </w:t>
      </w:r>
      <w:r w:rsidRPr="005A4E30">
        <w:t>responsiveness.</w:t>
      </w:r>
      <w:r w:rsidR="00806505">
        <w:t xml:space="preserve"> </w:t>
      </w:r>
    </w:p>
    <w:p w14:paraId="3C6901D6" w14:textId="6E7765DE" w:rsidR="005A4E30" w:rsidRPr="005A4E30" w:rsidRDefault="005A4E30" w:rsidP="005A4E30">
      <w:pPr>
        <w:pStyle w:val="Bullets"/>
      </w:pPr>
      <w:r w:rsidRPr="005A4E30">
        <w:rPr>
          <w:b/>
          <w:bCs/>
        </w:rPr>
        <w:t>Percentile</w:t>
      </w:r>
      <w:r w:rsidRPr="005A4E30">
        <w:rPr>
          <w:b/>
          <w:bCs/>
        </w:rPr>
        <w:noBreakHyphen/>
        <w:t>based</w:t>
      </w:r>
      <w:r w:rsidR="00806505">
        <w:rPr>
          <w:b/>
          <w:bCs/>
        </w:rPr>
        <w:t xml:space="preserve"> </w:t>
      </w:r>
      <w:r w:rsidRPr="005A4E30">
        <w:rPr>
          <w:b/>
          <w:bCs/>
        </w:rPr>
        <w:t>latency</w:t>
      </w:r>
      <w:r w:rsidR="00806505">
        <w:t xml:space="preserve"> </w:t>
      </w:r>
      <w:r w:rsidRPr="005A4E30">
        <w:t>(P95/P99)</w:t>
      </w:r>
      <w:r w:rsidR="00806505">
        <w:t xml:space="preserve"> </w:t>
      </w:r>
      <w:r w:rsidRPr="005A4E30">
        <w:t>and</w:t>
      </w:r>
      <w:r w:rsidR="00806505">
        <w:t xml:space="preserve"> </w:t>
      </w:r>
      <w:r w:rsidRPr="005A4E30">
        <w:rPr>
          <w:b/>
          <w:bCs/>
        </w:rPr>
        <w:t>5</w:t>
      </w:r>
      <w:r w:rsidRPr="005A4E30">
        <w:rPr>
          <w:b/>
          <w:bCs/>
        </w:rPr>
        <w:noBreakHyphen/>
        <w:t>minute</w:t>
      </w:r>
      <w:r w:rsidR="00806505">
        <w:rPr>
          <w:b/>
          <w:bCs/>
        </w:rPr>
        <w:t xml:space="preserve"> </w:t>
      </w:r>
      <w:r w:rsidRPr="005A4E30">
        <w:rPr>
          <w:b/>
          <w:bCs/>
        </w:rPr>
        <w:t>moving</w:t>
      </w:r>
      <w:r w:rsidR="00806505">
        <w:rPr>
          <w:b/>
          <w:bCs/>
        </w:rPr>
        <w:t xml:space="preserve"> </w:t>
      </w:r>
      <w:r w:rsidRPr="005A4E30">
        <w:rPr>
          <w:b/>
          <w:bCs/>
        </w:rPr>
        <w:t>averages</w:t>
      </w:r>
      <w:r w:rsidRPr="005A4E30">
        <w:t>:</w:t>
      </w:r>
      <w:r w:rsidR="00806505">
        <w:t xml:space="preserve"> </w:t>
      </w:r>
      <w:r w:rsidRPr="005A4E30">
        <w:t>Help</w:t>
      </w:r>
      <w:r w:rsidR="00806505">
        <w:t xml:space="preserve"> </w:t>
      </w:r>
      <w:r w:rsidRPr="005A4E30">
        <w:t>prevent</w:t>
      </w:r>
      <w:r w:rsidR="00806505">
        <w:t xml:space="preserve"> </w:t>
      </w:r>
      <w:r w:rsidRPr="005A4E30">
        <w:t>false</w:t>
      </w:r>
      <w:r w:rsidR="00806505">
        <w:t xml:space="preserve"> </w:t>
      </w:r>
      <w:r w:rsidRPr="005A4E30">
        <w:t>alerts</w:t>
      </w:r>
      <w:r w:rsidR="00806505">
        <w:t xml:space="preserve"> </w:t>
      </w:r>
      <w:r w:rsidRPr="005A4E30">
        <w:t>caused</w:t>
      </w:r>
      <w:r w:rsidR="00806505">
        <w:t xml:space="preserve"> </w:t>
      </w:r>
      <w:r w:rsidRPr="005A4E30">
        <w:t>by</w:t>
      </w:r>
      <w:r w:rsidR="00806505">
        <w:t xml:space="preserve"> </w:t>
      </w:r>
      <w:r w:rsidRPr="005A4E30">
        <w:t>short</w:t>
      </w:r>
      <w:r w:rsidRPr="005A4E30">
        <w:noBreakHyphen/>
        <w:t>lived</w:t>
      </w:r>
      <w:r w:rsidR="00806505">
        <w:t xml:space="preserve"> </w:t>
      </w:r>
      <w:r w:rsidRPr="005A4E30">
        <w:t>spikes.</w:t>
      </w:r>
    </w:p>
    <w:p w14:paraId="738B55E4" w14:textId="5861067E" w:rsidR="009F7177" w:rsidRDefault="005A4E30" w:rsidP="005A4E30">
      <w:r w:rsidRPr="005A4E30">
        <w:t>These</w:t>
      </w:r>
      <w:r w:rsidR="00806505">
        <w:t xml:space="preserve"> </w:t>
      </w:r>
      <w:r w:rsidRPr="005A4E30">
        <w:t>guidelines</w:t>
      </w:r>
      <w:r w:rsidR="00806505">
        <w:t xml:space="preserve"> </w:t>
      </w:r>
      <w:r w:rsidRPr="005A4E30">
        <w:t>serve</w:t>
      </w:r>
      <w:r w:rsidR="00806505">
        <w:t xml:space="preserve"> </w:t>
      </w:r>
      <w:r w:rsidRPr="005A4E30">
        <w:t>as</w:t>
      </w:r>
      <w:r w:rsidR="00806505">
        <w:t xml:space="preserve"> </w:t>
      </w:r>
      <w:r w:rsidRPr="005A4E30">
        <w:t>universal</w:t>
      </w:r>
      <w:r w:rsidR="00806505">
        <w:t xml:space="preserve"> </w:t>
      </w:r>
      <w:r w:rsidRPr="005A4E30">
        <w:t>baseline</w:t>
      </w:r>
      <w:r w:rsidR="00806505">
        <w:t xml:space="preserve"> </w:t>
      </w:r>
      <w:r w:rsidRPr="005A4E30">
        <w:t>values</w:t>
      </w:r>
      <w:r w:rsidR="00806505">
        <w:t xml:space="preserve"> </w:t>
      </w:r>
      <w:r w:rsidRPr="005A4E30">
        <w:t>for</w:t>
      </w:r>
      <w:r w:rsidR="00806505">
        <w:t xml:space="preserve"> </w:t>
      </w:r>
      <w:r w:rsidRPr="005A4E30">
        <w:t>establishing</w:t>
      </w:r>
      <w:r w:rsidR="00806505">
        <w:t xml:space="preserve"> </w:t>
      </w:r>
      <w:r w:rsidRPr="005A4E30">
        <w:t>initial</w:t>
      </w:r>
      <w:r w:rsidR="00806505">
        <w:t xml:space="preserve"> </w:t>
      </w:r>
      <w:r w:rsidRPr="005A4E30">
        <w:t>thresholds</w:t>
      </w:r>
      <w:r w:rsidR="00806505">
        <w:t xml:space="preserve"> </w:t>
      </w:r>
      <w:r w:rsidRPr="005A4E30">
        <w:t>across</w:t>
      </w:r>
      <w:r w:rsidR="00806505">
        <w:t xml:space="preserve"> </w:t>
      </w:r>
      <w:r w:rsidRPr="005A4E30">
        <w:t>teams.</w:t>
      </w:r>
      <w:r w:rsidR="00806505">
        <w:t xml:space="preserve"> </w:t>
      </w:r>
      <w:r w:rsidRPr="005A4E30">
        <w:t>After</w:t>
      </w:r>
      <w:r w:rsidR="00806505">
        <w:t xml:space="preserve"> </w:t>
      </w:r>
      <w:r w:rsidRPr="005A4E30">
        <w:t>several</w:t>
      </w:r>
      <w:r w:rsidR="00806505">
        <w:t xml:space="preserve"> </w:t>
      </w:r>
      <w:r w:rsidRPr="005A4E30">
        <w:t>weeks</w:t>
      </w:r>
      <w:r w:rsidR="00806505">
        <w:t xml:space="preserve"> </w:t>
      </w:r>
      <w:r w:rsidRPr="005A4E30">
        <w:t>of</w:t>
      </w:r>
      <w:r w:rsidR="00806505">
        <w:t xml:space="preserve"> </w:t>
      </w:r>
      <w:r w:rsidRPr="005A4E30">
        <w:t>production</w:t>
      </w:r>
      <w:r w:rsidR="00806505">
        <w:t xml:space="preserve"> </w:t>
      </w:r>
      <w:r w:rsidRPr="005A4E30">
        <w:t>data</w:t>
      </w:r>
      <w:r w:rsidR="00806505">
        <w:t xml:space="preserve"> </w:t>
      </w:r>
      <w:r w:rsidRPr="005A4E30">
        <w:t>have</w:t>
      </w:r>
      <w:r w:rsidR="00806505">
        <w:t xml:space="preserve"> </w:t>
      </w:r>
      <w:r w:rsidRPr="005A4E30">
        <w:t>been</w:t>
      </w:r>
      <w:r w:rsidR="00806505">
        <w:t xml:space="preserve"> </w:t>
      </w:r>
      <w:r w:rsidRPr="005A4E30">
        <w:t>collected,</w:t>
      </w:r>
      <w:r w:rsidR="00806505">
        <w:t xml:space="preserve"> </w:t>
      </w:r>
      <w:r w:rsidRPr="005A4E30">
        <w:t>each</w:t>
      </w:r>
      <w:r w:rsidR="00806505">
        <w:t xml:space="preserve"> </w:t>
      </w:r>
      <w:r w:rsidRPr="005A4E30">
        <w:t>range</w:t>
      </w:r>
      <w:r w:rsidR="00806505">
        <w:t xml:space="preserve"> </w:t>
      </w:r>
      <w:r w:rsidRPr="005A4E30">
        <w:t>should</w:t>
      </w:r>
      <w:r w:rsidR="00806505">
        <w:t xml:space="preserve"> </w:t>
      </w:r>
      <w:r w:rsidRPr="005A4E30">
        <w:t>be</w:t>
      </w:r>
      <w:r w:rsidR="00806505">
        <w:t xml:space="preserve"> </w:t>
      </w:r>
      <w:r w:rsidRPr="005A4E30">
        <w:t>narrowed</w:t>
      </w:r>
      <w:r w:rsidR="00806505">
        <w:t xml:space="preserve"> </w:t>
      </w:r>
      <w:r w:rsidRPr="005A4E30">
        <w:t>so</w:t>
      </w:r>
      <w:r w:rsidR="00806505">
        <w:t xml:space="preserve"> </w:t>
      </w:r>
      <w:r w:rsidRPr="005A4E30">
        <w:t>that</w:t>
      </w:r>
      <w:r w:rsidR="00806505">
        <w:t xml:space="preserve"> </w:t>
      </w:r>
      <w:r w:rsidRPr="005A4E30">
        <w:t>the</w:t>
      </w:r>
      <w:r w:rsidR="00806505">
        <w:t xml:space="preserve"> </w:t>
      </w:r>
      <w:r w:rsidRPr="005A4E30">
        <w:t>Warning</w:t>
      </w:r>
      <w:r w:rsidR="00806505">
        <w:t xml:space="preserve"> </w:t>
      </w:r>
      <w:r w:rsidRPr="005A4E30">
        <w:t>level</w:t>
      </w:r>
      <w:r w:rsidR="00806505">
        <w:t xml:space="preserve"> </w:t>
      </w:r>
      <w:r w:rsidRPr="005A4E30">
        <w:t>is</w:t>
      </w:r>
      <w:r w:rsidR="00806505">
        <w:t xml:space="preserve"> </w:t>
      </w:r>
      <w:r w:rsidRPr="005A4E30">
        <w:t>approximately</w:t>
      </w:r>
      <w:r w:rsidR="00806505">
        <w:t xml:space="preserve"> </w:t>
      </w:r>
      <w:r w:rsidRPr="005A4E30">
        <w:t>the</w:t>
      </w:r>
      <w:r w:rsidR="00806505">
        <w:t xml:space="preserve"> </w:t>
      </w:r>
      <w:r w:rsidRPr="005A4E30">
        <w:t>95th</w:t>
      </w:r>
      <w:r w:rsidR="00806505">
        <w:t xml:space="preserve"> </w:t>
      </w:r>
      <w:r w:rsidRPr="005A4E30">
        <w:t>percentile</w:t>
      </w:r>
      <w:r w:rsidR="00806505">
        <w:t xml:space="preserve"> </w:t>
      </w:r>
      <w:r w:rsidRPr="005A4E30">
        <w:t>of</w:t>
      </w:r>
      <w:r w:rsidR="00806505">
        <w:t xml:space="preserve"> </w:t>
      </w:r>
      <w:r w:rsidRPr="005A4E30">
        <w:t>normal</w:t>
      </w:r>
      <w:r w:rsidR="00806505">
        <w:t xml:space="preserve"> </w:t>
      </w:r>
      <w:r w:rsidRPr="005A4E30">
        <w:t>behaviour,</w:t>
      </w:r>
      <w:r w:rsidR="00806505">
        <w:t xml:space="preserve"> </w:t>
      </w:r>
      <w:r w:rsidRPr="005A4E30">
        <w:t>and</w:t>
      </w:r>
      <w:r w:rsidR="00806505">
        <w:t xml:space="preserve"> </w:t>
      </w:r>
      <w:r w:rsidRPr="005A4E30">
        <w:t>the</w:t>
      </w:r>
      <w:r w:rsidR="00806505">
        <w:t xml:space="preserve"> </w:t>
      </w:r>
      <w:r w:rsidRPr="005A4E30">
        <w:t>Critical</w:t>
      </w:r>
      <w:r w:rsidR="00806505">
        <w:t xml:space="preserve"> </w:t>
      </w:r>
      <w:r w:rsidRPr="005A4E30">
        <w:t>level</w:t>
      </w:r>
      <w:r w:rsidR="00806505">
        <w:t xml:space="preserve"> </w:t>
      </w:r>
      <w:r w:rsidRPr="005A4E30">
        <w:t>corresponds</w:t>
      </w:r>
      <w:r w:rsidR="00806505">
        <w:t xml:space="preserve"> </w:t>
      </w:r>
      <w:r w:rsidRPr="005A4E30">
        <w:t>to</w:t>
      </w:r>
      <w:r w:rsidR="00806505">
        <w:t xml:space="preserve"> </w:t>
      </w:r>
      <w:r w:rsidRPr="005A4E30">
        <w:t>conditions</w:t>
      </w:r>
      <w:r w:rsidR="00806505">
        <w:t xml:space="preserve"> </w:t>
      </w:r>
      <w:r w:rsidRPr="005A4E30">
        <w:t>that</w:t>
      </w:r>
      <w:r w:rsidR="00806505">
        <w:t xml:space="preserve"> </w:t>
      </w:r>
      <w:r w:rsidRPr="005A4E30">
        <w:t>approach</w:t>
      </w:r>
      <w:r w:rsidR="00806505">
        <w:t xml:space="preserve"> </w:t>
      </w:r>
      <w:r w:rsidRPr="005A4E30">
        <w:t>SLA</w:t>
      </w:r>
      <w:r w:rsidR="00806505">
        <w:t xml:space="preserve"> </w:t>
      </w:r>
      <w:r w:rsidRPr="005A4E30">
        <w:t>breach</w:t>
      </w:r>
      <w:bookmarkStart w:id="2217" w:name="_Toc225423279"/>
      <w:bookmarkStart w:id="2218" w:name="_Toc225423524"/>
      <w:bookmarkStart w:id="2219" w:name="_Toc225423645"/>
      <w:bookmarkEnd w:id="2217"/>
      <w:bookmarkEnd w:id="2218"/>
      <w:bookmarkEnd w:id="2219"/>
      <w:r>
        <w:t>.</w:t>
      </w:r>
    </w:p>
    <w:p w14:paraId="6C8E1486" w14:textId="5AF491D4" w:rsidR="00530B78" w:rsidRPr="005A4E30" w:rsidRDefault="00530B78" w:rsidP="005A4E30">
      <w:r>
        <w:br w:type="page"/>
      </w:r>
    </w:p>
    <w:p w14:paraId="67A87405" w14:textId="2E7B7601" w:rsidR="00B305A6" w:rsidRDefault="002C2A35" w:rsidP="002228DF">
      <w:pPr>
        <w:pStyle w:val="Heading1"/>
      </w:pPr>
      <w:bookmarkStart w:id="2220" w:name="_Toc226050729"/>
      <w:bookmarkStart w:id="2221" w:name="_Toc228549512"/>
      <w:bookmarkStart w:id="2222" w:name="_Toc228784900"/>
      <w:bookmarkEnd w:id="2220"/>
      <w:r w:rsidRPr="00683C29">
        <w:lastRenderedPageBreak/>
        <w:t>Grafana</w:t>
      </w:r>
      <w:r w:rsidR="00806505">
        <w:t xml:space="preserve"> </w:t>
      </w:r>
      <w:r w:rsidRPr="00683C29">
        <w:t>Observability</w:t>
      </w:r>
      <w:r w:rsidR="00806505">
        <w:t xml:space="preserve"> </w:t>
      </w:r>
      <w:r w:rsidRPr="00683C29">
        <w:t>Layer</w:t>
      </w:r>
      <w:bookmarkEnd w:id="2221"/>
      <w:bookmarkEnd w:id="2222"/>
    </w:p>
    <w:p w14:paraId="3580B0F1" w14:textId="1035C3A2" w:rsidR="004D6DDE" w:rsidRPr="004D6DDE" w:rsidRDefault="004D6DDE" w:rsidP="0038693B">
      <w:pPr>
        <w:pStyle w:val="Heading2"/>
      </w:pPr>
      <w:bookmarkStart w:id="2223" w:name="_Toc228549513"/>
      <w:bookmarkStart w:id="2224" w:name="_Toc228784901"/>
      <w:r w:rsidRPr="004D6DDE">
        <w:t>Key</w:t>
      </w:r>
      <w:r w:rsidR="00806505">
        <w:t xml:space="preserve"> </w:t>
      </w:r>
      <w:r w:rsidRPr="004D6DDE">
        <w:t>Metrics</w:t>
      </w:r>
      <w:r w:rsidR="00806505">
        <w:t xml:space="preserve"> </w:t>
      </w:r>
      <w:r w:rsidRPr="004D6DDE">
        <w:t>and</w:t>
      </w:r>
      <w:r w:rsidR="00806505">
        <w:t xml:space="preserve"> </w:t>
      </w:r>
      <w:r w:rsidRPr="004D6DDE">
        <w:t>Suggested</w:t>
      </w:r>
      <w:r w:rsidR="00806505">
        <w:t xml:space="preserve"> </w:t>
      </w:r>
      <w:r w:rsidRPr="004D6DDE">
        <w:t>Ranges</w:t>
      </w:r>
      <w:bookmarkEnd w:id="2223"/>
      <w:bookmarkEnd w:id="2224"/>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04"/>
        <w:gridCol w:w="1114"/>
        <w:gridCol w:w="1721"/>
        <w:gridCol w:w="992"/>
        <w:gridCol w:w="1418"/>
        <w:gridCol w:w="1701"/>
        <w:gridCol w:w="2806"/>
      </w:tblGrid>
      <w:tr w:rsidR="004D6DDE" w:rsidRPr="002D2D7F" w14:paraId="38814FAF" w14:textId="77777777" w:rsidTr="0020276D">
        <w:trPr>
          <w:tblHeader/>
        </w:trPr>
        <w:tc>
          <w:tcPr>
            <w:tcW w:w="704" w:type="dxa"/>
            <w:noWrap/>
            <w:tcMar>
              <w:top w:w="60" w:type="dxa"/>
              <w:left w:w="120" w:type="dxa"/>
              <w:bottom w:w="60" w:type="dxa"/>
              <w:right w:w="120" w:type="dxa"/>
            </w:tcMar>
            <w:vAlign w:val="center"/>
            <w:hideMark/>
          </w:tcPr>
          <w:p w14:paraId="2510DE8D" w14:textId="1CAEE139" w:rsidR="004D6DDE" w:rsidRPr="002D2D7F" w:rsidRDefault="004D6DDE" w:rsidP="00FB53E0">
            <w:pPr>
              <w:pStyle w:val="TableBody"/>
            </w:pPr>
          </w:p>
        </w:tc>
        <w:tc>
          <w:tcPr>
            <w:tcW w:w="1114" w:type="dxa"/>
            <w:noWrap/>
            <w:tcMar>
              <w:top w:w="60" w:type="dxa"/>
              <w:left w:w="120" w:type="dxa"/>
              <w:bottom w:w="60" w:type="dxa"/>
              <w:right w:w="120" w:type="dxa"/>
            </w:tcMar>
            <w:vAlign w:val="center"/>
            <w:hideMark/>
          </w:tcPr>
          <w:p w14:paraId="13368843" w14:textId="77777777" w:rsidR="004D6DDE" w:rsidRPr="002D2D7F" w:rsidRDefault="004D6DDE" w:rsidP="00FB53E0">
            <w:pPr>
              <w:pStyle w:val="TableTitle"/>
            </w:pPr>
            <w:r w:rsidRPr="002D2D7F">
              <w:t>Metric</w:t>
            </w:r>
          </w:p>
        </w:tc>
        <w:tc>
          <w:tcPr>
            <w:tcW w:w="1721" w:type="dxa"/>
            <w:noWrap/>
            <w:tcMar>
              <w:top w:w="60" w:type="dxa"/>
              <w:left w:w="120" w:type="dxa"/>
              <w:bottom w:w="60" w:type="dxa"/>
              <w:right w:w="120" w:type="dxa"/>
            </w:tcMar>
            <w:vAlign w:val="center"/>
            <w:hideMark/>
          </w:tcPr>
          <w:p w14:paraId="2E163F4B" w14:textId="5DD129AD" w:rsidR="004D6DDE" w:rsidRPr="002D2D7F" w:rsidRDefault="004D6DDE" w:rsidP="00FB53E0">
            <w:pPr>
              <w:pStyle w:val="TableTitle"/>
            </w:pPr>
            <w:r w:rsidRPr="002D2D7F">
              <w:t>Unit</w:t>
            </w:r>
            <w:r w:rsidR="00806505">
              <w:t xml:space="preserve"> </w:t>
            </w:r>
            <w:r w:rsidRPr="002D2D7F">
              <w:t>/</w:t>
            </w:r>
            <w:r w:rsidR="00806505">
              <w:t xml:space="preserve"> </w:t>
            </w:r>
            <w:r w:rsidRPr="002D2D7F">
              <w:t>Scope</w:t>
            </w:r>
          </w:p>
        </w:tc>
        <w:tc>
          <w:tcPr>
            <w:tcW w:w="992" w:type="dxa"/>
            <w:noWrap/>
            <w:tcMar>
              <w:top w:w="60" w:type="dxa"/>
              <w:left w:w="120" w:type="dxa"/>
              <w:bottom w:w="60" w:type="dxa"/>
              <w:right w:w="120" w:type="dxa"/>
            </w:tcMar>
            <w:vAlign w:val="center"/>
            <w:hideMark/>
          </w:tcPr>
          <w:p w14:paraId="2686E8A1" w14:textId="3C38BC2C" w:rsidR="004D6DDE" w:rsidRPr="002D2D7F" w:rsidRDefault="004D6DDE" w:rsidP="00FB53E0">
            <w:pPr>
              <w:pStyle w:val="TableTitle"/>
            </w:pPr>
            <w:r w:rsidRPr="002D2D7F">
              <w:t>Healthy</w:t>
            </w:r>
            <w:r w:rsidR="00806505">
              <w:t xml:space="preserve"> </w:t>
            </w:r>
            <w:r w:rsidRPr="002D2D7F">
              <w:t>Range</w:t>
            </w:r>
          </w:p>
        </w:tc>
        <w:tc>
          <w:tcPr>
            <w:tcW w:w="1418" w:type="dxa"/>
            <w:noWrap/>
            <w:tcMar>
              <w:top w:w="60" w:type="dxa"/>
              <w:left w:w="120" w:type="dxa"/>
              <w:bottom w:w="60" w:type="dxa"/>
              <w:right w:w="120" w:type="dxa"/>
            </w:tcMar>
            <w:vAlign w:val="center"/>
            <w:hideMark/>
          </w:tcPr>
          <w:p w14:paraId="20972DCD" w14:textId="6797B428" w:rsidR="004D6DDE" w:rsidRPr="002D2D7F" w:rsidRDefault="004D6DDE" w:rsidP="00FB53E0">
            <w:pPr>
              <w:pStyle w:val="TableTitle"/>
            </w:pPr>
            <w:r w:rsidRPr="002D2D7F">
              <w:t>Warning</w:t>
            </w:r>
            <w:r w:rsidR="00806505">
              <w:t xml:space="preserve"> </w:t>
            </w:r>
            <w:r w:rsidRPr="002D2D7F">
              <w:t>Threshold</w:t>
            </w:r>
          </w:p>
        </w:tc>
        <w:tc>
          <w:tcPr>
            <w:tcW w:w="1701" w:type="dxa"/>
            <w:noWrap/>
            <w:tcMar>
              <w:top w:w="60" w:type="dxa"/>
              <w:left w:w="120" w:type="dxa"/>
              <w:bottom w:w="60" w:type="dxa"/>
              <w:right w:w="120" w:type="dxa"/>
            </w:tcMar>
            <w:vAlign w:val="center"/>
            <w:hideMark/>
          </w:tcPr>
          <w:p w14:paraId="62C4C59F" w14:textId="41E74A02" w:rsidR="004D6DDE" w:rsidRPr="002D2D7F" w:rsidRDefault="004D6DDE" w:rsidP="00FB53E0">
            <w:pPr>
              <w:pStyle w:val="TableTitle"/>
            </w:pPr>
            <w:r w:rsidRPr="002D2D7F">
              <w:t>Critical</w:t>
            </w:r>
            <w:r w:rsidR="00806505">
              <w:t xml:space="preserve"> </w:t>
            </w:r>
            <w:r w:rsidRPr="002D2D7F">
              <w:t>Threshold</w:t>
            </w:r>
          </w:p>
        </w:tc>
        <w:tc>
          <w:tcPr>
            <w:tcW w:w="2806" w:type="dxa"/>
            <w:noWrap/>
            <w:tcMar>
              <w:top w:w="60" w:type="dxa"/>
              <w:left w:w="120" w:type="dxa"/>
              <w:bottom w:w="60" w:type="dxa"/>
              <w:right w:w="120" w:type="dxa"/>
            </w:tcMar>
            <w:vAlign w:val="center"/>
            <w:hideMark/>
          </w:tcPr>
          <w:p w14:paraId="31DE4EC9" w14:textId="5569A65C" w:rsidR="004D6DDE" w:rsidRPr="002D2D7F" w:rsidRDefault="004D6DDE" w:rsidP="00FB53E0">
            <w:pPr>
              <w:pStyle w:val="TableTitle"/>
            </w:pPr>
            <w:r w:rsidRPr="002D2D7F">
              <w:t>Notes</w:t>
            </w:r>
            <w:r w:rsidR="00806505">
              <w:t xml:space="preserve"> </w:t>
            </w:r>
            <w:r w:rsidRPr="002D2D7F">
              <w:t>/</w:t>
            </w:r>
            <w:r w:rsidR="00806505">
              <w:t xml:space="preserve"> </w:t>
            </w:r>
            <w:r w:rsidRPr="002D2D7F">
              <w:t>Success</w:t>
            </w:r>
            <w:r w:rsidR="00806505">
              <w:t xml:space="preserve"> </w:t>
            </w:r>
            <w:r w:rsidRPr="002D2D7F">
              <w:t>Criteria</w:t>
            </w:r>
          </w:p>
        </w:tc>
      </w:tr>
      <w:tr w:rsidR="004D6DDE" w:rsidRPr="004D6DDE" w14:paraId="1AA74674" w14:textId="77777777" w:rsidTr="0020276D">
        <w:tc>
          <w:tcPr>
            <w:tcW w:w="704" w:type="dxa"/>
            <w:vMerge w:val="restart"/>
            <w:textDirection w:val="btLr"/>
            <w:vAlign w:val="center"/>
            <w:hideMark/>
          </w:tcPr>
          <w:p w14:paraId="360841EA" w14:textId="511FEE6A" w:rsidR="008F18DC" w:rsidRDefault="004D6DDE" w:rsidP="008F18DC">
            <w:pPr>
              <w:pStyle w:val="TableTitle"/>
            </w:pPr>
            <w:r w:rsidRPr="002D2D7F">
              <w:t>Infrastructure</w:t>
            </w:r>
            <w:r w:rsidR="00806505">
              <w:t xml:space="preserve"> </w:t>
            </w:r>
          </w:p>
          <w:p w14:paraId="53DABE2C" w14:textId="31200FBB" w:rsidR="004D6DDE" w:rsidRPr="002D2D7F" w:rsidRDefault="004D6DDE" w:rsidP="00FB53E0">
            <w:pPr>
              <w:pStyle w:val="TableTitle"/>
            </w:pPr>
            <w:r>
              <w:t>Dashboard</w:t>
            </w:r>
            <w:r w:rsidR="00680109">
              <w:t>s</w:t>
            </w:r>
          </w:p>
        </w:tc>
        <w:tc>
          <w:tcPr>
            <w:tcW w:w="1114" w:type="dxa"/>
            <w:vAlign w:val="center"/>
            <w:hideMark/>
          </w:tcPr>
          <w:p w14:paraId="09BE7069" w14:textId="510A2DED" w:rsidR="004D6DDE" w:rsidRPr="002D2D7F" w:rsidRDefault="004D6DDE" w:rsidP="00FB53E0">
            <w:pPr>
              <w:pStyle w:val="TableBody"/>
            </w:pPr>
            <w:r w:rsidRPr="002D2D7F">
              <w:t>Cluster</w:t>
            </w:r>
            <w:r w:rsidR="00806505">
              <w:t xml:space="preserve"> </w:t>
            </w:r>
            <w:r w:rsidRPr="002D2D7F">
              <w:t>Health</w:t>
            </w:r>
          </w:p>
        </w:tc>
        <w:tc>
          <w:tcPr>
            <w:tcW w:w="1721" w:type="dxa"/>
            <w:vAlign w:val="center"/>
            <w:hideMark/>
          </w:tcPr>
          <w:p w14:paraId="69EB1820" w14:textId="02B281EC" w:rsidR="004D6DDE" w:rsidRPr="002D2D7F" w:rsidRDefault="004D6DDE" w:rsidP="00FB53E0">
            <w:pPr>
              <w:pStyle w:val="TableBody"/>
            </w:pPr>
            <w:r w:rsidRPr="002D2D7F">
              <w:t>%</w:t>
            </w:r>
            <w:r w:rsidR="00806505">
              <w:t xml:space="preserve"> </w:t>
            </w:r>
            <w:r w:rsidRPr="002D2D7F">
              <w:t>of</w:t>
            </w:r>
            <w:r w:rsidR="00806505">
              <w:t xml:space="preserve"> </w:t>
            </w:r>
            <w:r w:rsidRPr="002D2D7F">
              <w:t>nodes/pods</w:t>
            </w:r>
            <w:r w:rsidR="00806505">
              <w:t xml:space="preserve"> </w:t>
            </w:r>
            <w:r w:rsidRPr="002D2D7F">
              <w:t>in</w:t>
            </w:r>
            <w:r w:rsidR="00806505">
              <w:t xml:space="preserve"> </w:t>
            </w:r>
            <w:r w:rsidRPr="002D2D7F">
              <w:t>“Ready”</w:t>
            </w:r>
            <w:r w:rsidR="00806505">
              <w:t xml:space="preserve"> </w:t>
            </w:r>
            <w:r w:rsidRPr="002D2D7F">
              <w:t>state</w:t>
            </w:r>
          </w:p>
        </w:tc>
        <w:tc>
          <w:tcPr>
            <w:tcW w:w="992" w:type="dxa"/>
            <w:vAlign w:val="center"/>
            <w:hideMark/>
          </w:tcPr>
          <w:p w14:paraId="7B09755D" w14:textId="152EF9D4" w:rsidR="004D6DDE" w:rsidRPr="002D2D7F" w:rsidRDefault="004D6DDE" w:rsidP="00FB53E0">
            <w:pPr>
              <w:pStyle w:val="TableBody"/>
            </w:pPr>
            <w:r w:rsidRPr="002D2D7F">
              <w:t>100</w:t>
            </w:r>
            <w:r w:rsidR="00806505">
              <w:rPr>
                <w:rFonts w:ascii="Arial" w:hAnsi="Arial" w:cs="Arial"/>
              </w:rPr>
              <w:t xml:space="preserve"> </w:t>
            </w:r>
            <w:r w:rsidRPr="002D2D7F">
              <w:t>%</w:t>
            </w:r>
          </w:p>
        </w:tc>
        <w:tc>
          <w:tcPr>
            <w:tcW w:w="1418" w:type="dxa"/>
            <w:vAlign w:val="center"/>
            <w:hideMark/>
          </w:tcPr>
          <w:p w14:paraId="34E866A6" w14:textId="2174C9BF" w:rsidR="004D6DDE" w:rsidRPr="002D2D7F" w:rsidRDefault="004D6DDE" w:rsidP="00FB53E0">
            <w:pPr>
              <w:pStyle w:val="TableBody"/>
            </w:pPr>
            <w:r w:rsidRPr="002D2D7F">
              <w:t>&lt;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for</w:t>
            </w:r>
            <w:r w:rsidR="00806505">
              <w:rPr>
                <w:rFonts w:ascii="Arial" w:hAnsi="Arial" w:cs="Arial"/>
              </w:rPr>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52B6BD81" w14:textId="78F6529D" w:rsidR="004D6DDE" w:rsidRPr="002D2D7F" w:rsidRDefault="004D6DDE" w:rsidP="00FB53E0">
            <w:pPr>
              <w:pStyle w:val="TableBody"/>
            </w:pPr>
            <w:r w:rsidRPr="002D2D7F">
              <w:t>&lt;</w:t>
            </w:r>
            <w:r w:rsidR="00806505">
              <w:rPr>
                <w:rFonts w:ascii="Arial" w:hAnsi="Arial" w:cs="Arial"/>
              </w:rPr>
              <w:t xml:space="preserve"> </w:t>
            </w:r>
            <w:r w:rsidRPr="002D2D7F">
              <w:t>97</w:t>
            </w:r>
            <w:r w:rsidR="00806505">
              <w:rPr>
                <w:rFonts w:ascii="Arial" w:hAnsi="Arial" w:cs="Arial"/>
              </w:rPr>
              <w:t xml:space="preserve"> </w:t>
            </w:r>
            <w:r w:rsidRPr="002D2D7F">
              <w:t>%</w:t>
            </w:r>
            <w:r w:rsidR="00806505">
              <w:t xml:space="preserve"> </w:t>
            </w:r>
            <w:r w:rsidRPr="002D2D7F">
              <w:t>or</w:t>
            </w:r>
            <w:r w:rsidR="00806505">
              <w:t xml:space="preserve"> </w:t>
            </w:r>
            <w:r w:rsidRPr="002D2D7F">
              <w:t>multiple</w:t>
            </w:r>
            <w:r w:rsidR="00806505">
              <w:t xml:space="preserve"> </w:t>
            </w:r>
            <w:r w:rsidRPr="002D2D7F">
              <w:t>nodes/pods</w:t>
            </w:r>
            <w:r w:rsidR="00806505">
              <w:t xml:space="preserve"> </w:t>
            </w:r>
            <w:r w:rsidRPr="002D2D7F">
              <w:t>down</w:t>
            </w:r>
          </w:p>
        </w:tc>
        <w:tc>
          <w:tcPr>
            <w:tcW w:w="2806" w:type="dxa"/>
            <w:vAlign w:val="center"/>
            <w:hideMark/>
          </w:tcPr>
          <w:p w14:paraId="4790D77A" w14:textId="210738E6" w:rsidR="004D6DDE" w:rsidRPr="002D2D7F" w:rsidRDefault="004D6DDE" w:rsidP="00FB53E0">
            <w:pPr>
              <w:pStyle w:val="TableBody"/>
            </w:pPr>
            <w:r w:rsidRPr="002D2D7F">
              <w:t>&lt;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deviation</w:t>
            </w:r>
            <w:r w:rsidR="00806505">
              <w:t xml:space="preserve"> </w:t>
            </w:r>
            <w:r w:rsidRPr="002D2D7F">
              <w:t>tolerated;</w:t>
            </w:r>
            <w:r w:rsidR="00806505">
              <w:t xml:space="preserve"> </w:t>
            </w:r>
            <w:r w:rsidRPr="002D2D7F">
              <w:t>consistent</w:t>
            </w:r>
            <w:r w:rsidR="00806505">
              <w:t xml:space="preserve"> </w:t>
            </w:r>
            <w:r w:rsidRPr="002D2D7F">
              <w:rPr>
                <w:rFonts w:cs="Aptos"/>
              </w:rPr>
              <w:t>“</w:t>
            </w:r>
            <w:r w:rsidRPr="002D2D7F">
              <w:t>Ready</w:t>
            </w:r>
            <w:r w:rsidRPr="002D2D7F">
              <w:rPr>
                <w:rFonts w:cs="Aptos"/>
              </w:rPr>
              <w:t>”</w:t>
            </w:r>
            <w:r w:rsidR="00806505">
              <w:t xml:space="preserve"> </w:t>
            </w:r>
            <w:r w:rsidRPr="002D2D7F">
              <w:t>state</w:t>
            </w:r>
            <w:r w:rsidR="00806505">
              <w:t xml:space="preserve"> </w:t>
            </w:r>
            <w:r w:rsidRPr="002D2D7F">
              <w:t>indicates</w:t>
            </w:r>
            <w:r w:rsidR="00806505">
              <w:t xml:space="preserve"> </w:t>
            </w:r>
            <w:r w:rsidRPr="002D2D7F">
              <w:t>stable</w:t>
            </w:r>
            <w:r w:rsidR="00806505">
              <w:t xml:space="preserve"> </w:t>
            </w:r>
            <w:r w:rsidRPr="002D2D7F">
              <w:t>infra.</w:t>
            </w:r>
          </w:p>
        </w:tc>
      </w:tr>
      <w:tr w:rsidR="004D6DDE" w:rsidRPr="004D6DDE" w14:paraId="45A5DC3C" w14:textId="77777777" w:rsidTr="0020276D">
        <w:tc>
          <w:tcPr>
            <w:tcW w:w="704" w:type="dxa"/>
            <w:vMerge/>
            <w:vAlign w:val="center"/>
            <w:hideMark/>
          </w:tcPr>
          <w:p w14:paraId="1E468F88" w14:textId="77777777" w:rsidR="004D6DDE" w:rsidRPr="002D2D7F" w:rsidRDefault="004D6DDE" w:rsidP="00FB53E0">
            <w:pPr>
              <w:pStyle w:val="TableTitle"/>
            </w:pPr>
          </w:p>
        </w:tc>
        <w:tc>
          <w:tcPr>
            <w:tcW w:w="1114" w:type="dxa"/>
            <w:vAlign w:val="center"/>
            <w:hideMark/>
          </w:tcPr>
          <w:p w14:paraId="13FD2183" w14:textId="2D1E8E32" w:rsidR="004D6DDE" w:rsidRPr="002D2D7F" w:rsidRDefault="004D6DDE" w:rsidP="00FB53E0">
            <w:pPr>
              <w:pStyle w:val="TableBody"/>
            </w:pPr>
            <w:r w:rsidRPr="002D2D7F">
              <w:t>VM</w:t>
            </w:r>
            <w:r w:rsidR="00806505">
              <w:t xml:space="preserve"> </w:t>
            </w:r>
            <w:r w:rsidRPr="002D2D7F">
              <w:t>Utilization</w:t>
            </w:r>
          </w:p>
        </w:tc>
        <w:tc>
          <w:tcPr>
            <w:tcW w:w="1721" w:type="dxa"/>
            <w:vAlign w:val="center"/>
            <w:hideMark/>
          </w:tcPr>
          <w:p w14:paraId="70FB4E8B" w14:textId="74000A9A" w:rsidR="004D6DDE" w:rsidRPr="002D2D7F" w:rsidRDefault="004D6DDE" w:rsidP="00FB53E0">
            <w:pPr>
              <w:pStyle w:val="TableBody"/>
            </w:pPr>
            <w:r w:rsidRPr="002D2D7F">
              <w:t>%</w:t>
            </w:r>
            <w:r w:rsidR="00806505">
              <w:t xml:space="preserve"> </w:t>
            </w:r>
            <w:r w:rsidRPr="002D2D7F">
              <w:t>of</w:t>
            </w:r>
            <w:r w:rsidR="00806505">
              <w:t xml:space="preserve"> </w:t>
            </w:r>
            <w:r w:rsidRPr="002D2D7F">
              <w:t>CPU</w:t>
            </w:r>
            <w:r w:rsidR="00806505">
              <w:rPr>
                <w:rFonts w:ascii="Arial" w:hAnsi="Arial" w:cs="Arial"/>
              </w:rPr>
              <w:t xml:space="preserve"> </w:t>
            </w:r>
            <w:r w:rsidRPr="002D2D7F">
              <w:t>+</w:t>
            </w:r>
            <w:r w:rsidR="00806505">
              <w:rPr>
                <w:rFonts w:ascii="Arial" w:hAnsi="Arial" w:cs="Arial"/>
              </w:rPr>
              <w:t xml:space="preserve"> </w:t>
            </w:r>
            <w:r w:rsidRPr="002D2D7F">
              <w:t>Memory</w:t>
            </w:r>
            <w:r w:rsidR="00806505">
              <w:t xml:space="preserve"> </w:t>
            </w:r>
            <w:r w:rsidRPr="002D2D7F">
              <w:t>used</w:t>
            </w:r>
            <w:r w:rsidR="00806505">
              <w:t xml:space="preserve"> </w:t>
            </w:r>
            <w:r w:rsidRPr="002D2D7F">
              <w:t>per</w:t>
            </w:r>
            <w:r w:rsidR="00806505">
              <w:t xml:space="preserve"> </w:t>
            </w:r>
            <w:r w:rsidRPr="002D2D7F">
              <w:t>VM</w:t>
            </w:r>
          </w:p>
        </w:tc>
        <w:tc>
          <w:tcPr>
            <w:tcW w:w="992" w:type="dxa"/>
            <w:vAlign w:val="center"/>
            <w:hideMark/>
          </w:tcPr>
          <w:p w14:paraId="74010DEC" w14:textId="1873B8CC" w:rsidR="004D6DDE" w:rsidRPr="002D2D7F" w:rsidRDefault="004D6DDE" w:rsidP="00FB53E0">
            <w:pPr>
              <w:pStyle w:val="TableBody"/>
            </w:pPr>
            <w:r w:rsidRPr="002D2D7F">
              <w:t>40</w:t>
            </w:r>
            <w:r w:rsidR="00806505">
              <w:rPr>
                <w:rFonts w:ascii="Arial" w:hAnsi="Arial" w:cs="Arial"/>
              </w:rPr>
              <w:t xml:space="preserve"> </w:t>
            </w:r>
            <w:r w:rsidRPr="002D2D7F">
              <w:rPr>
                <w:rFonts w:cs="Aptos"/>
              </w:rPr>
              <w:t>–</w:t>
            </w:r>
            <w:r w:rsidR="00806505">
              <w:rPr>
                <w:rFonts w:ascii="Arial" w:hAnsi="Arial" w:cs="Arial"/>
              </w:rPr>
              <w:t xml:space="preserve"> </w:t>
            </w:r>
            <w:r w:rsidRPr="002D2D7F">
              <w:t>70</w:t>
            </w:r>
            <w:r w:rsidR="00806505">
              <w:rPr>
                <w:rFonts w:ascii="Arial" w:hAnsi="Arial" w:cs="Arial"/>
              </w:rPr>
              <w:t xml:space="preserve"> </w:t>
            </w:r>
            <w:r w:rsidRPr="002D2D7F">
              <w:t>%</w:t>
            </w:r>
          </w:p>
        </w:tc>
        <w:tc>
          <w:tcPr>
            <w:tcW w:w="1418" w:type="dxa"/>
            <w:vAlign w:val="center"/>
            <w:hideMark/>
          </w:tcPr>
          <w:p w14:paraId="6780186F" w14:textId="0FC95D88" w:rsidR="004D6DDE" w:rsidRPr="002D2D7F" w:rsidRDefault="004D6DDE" w:rsidP="00FB53E0">
            <w:pPr>
              <w:pStyle w:val="TableBody"/>
            </w:pPr>
            <w:r w:rsidRPr="002D2D7F">
              <w:t>&gt;</w:t>
            </w:r>
            <w:r w:rsidR="00806505">
              <w:rPr>
                <w:rFonts w:ascii="Arial" w:hAnsi="Arial" w:cs="Arial"/>
              </w:rPr>
              <w:t xml:space="preserve"> </w:t>
            </w:r>
            <w:r w:rsidRPr="002D2D7F">
              <w:t>75</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38364459" w14:textId="1046D45F" w:rsidR="004D6DDE" w:rsidRPr="002D2D7F" w:rsidRDefault="004D6DDE" w:rsidP="00FB53E0">
            <w:pPr>
              <w:pStyle w:val="TableBody"/>
            </w:pPr>
            <w:r w:rsidRPr="002D2D7F">
              <w:t>&gt;</w:t>
            </w:r>
            <w:r w:rsidR="00806505">
              <w:rPr>
                <w:rFonts w:ascii="Arial" w:hAnsi="Arial" w:cs="Arial"/>
              </w:rPr>
              <w:t xml:space="preserve"> </w:t>
            </w:r>
            <w:r w:rsidRPr="002D2D7F">
              <w:t>90</w:t>
            </w:r>
            <w:r w:rsidR="00806505">
              <w:rPr>
                <w:rFonts w:ascii="Arial" w:hAnsi="Arial" w:cs="Arial"/>
              </w:rPr>
              <w:t xml:space="preserve"> </w:t>
            </w:r>
            <w:r w:rsidRPr="002D2D7F">
              <w:t>%</w:t>
            </w:r>
            <w:r w:rsidR="00806505">
              <w:t xml:space="preserve"> </w:t>
            </w:r>
            <w:r w:rsidRPr="002D2D7F">
              <w:t>sustained</w:t>
            </w:r>
            <w:r w:rsidR="00806505">
              <w:t xml:space="preserve"> </w:t>
            </w:r>
            <w:r w:rsidRPr="002D2D7F">
              <w:t>or</w:t>
            </w:r>
            <w:r w:rsidR="00806505">
              <w:t xml:space="preserve"> </w:t>
            </w:r>
            <w:r w:rsidRPr="002D2D7F">
              <w:t>OOM/CPU</w:t>
            </w:r>
            <w:r w:rsidRPr="002D2D7F">
              <w:noBreakHyphen/>
              <w:t>throttling</w:t>
            </w:r>
          </w:p>
        </w:tc>
        <w:tc>
          <w:tcPr>
            <w:tcW w:w="2806" w:type="dxa"/>
            <w:vAlign w:val="center"/>
            <w:hideMark/>
          </w:tcPr>
          <w:p w14:paraId="14E8E500" w14:textId="35F8781F" w:rsidR="004D6DDE" w:rsidRPr="002D2D7F" w:rsidRDefault="004D6DDE" w:rsidP="00FB53E0">
            <w:pPr>
              <w:pStyle w:val="TableBody"/>
            </w:pPr>
            <w:r w:rsidRPr="002D2D7F">
              <w:t>Keep</w:t>
            </w:r>
            <w:r w:rsidR="00806505">
              <w:t xml:space="preserve"> </w:t>
            </w:r>
            <w:r w:rsidRPr="002D2D7F">
              <w:t>avg</w:t>
            </w:r>
            <w:r w:rsidR="00806505">
              <w:t xml:space="preserve"> </w:t>
            </w:r>
            <w:r w:rsidRPr="002D2D7F">
              <w:t>below</w:t>
            </w:r>
            <w:r w:rsidR="00806505">
              <w:rPr>
                <w:rFonts w:ascii="Arial" w:hAnsi="Arial" w:cs="Arial"/>
              </w:rPr>
              <w:t xml:space="preserve"> </w:t>
            </w:r>
            <w:r w:rsidRPr="002D2D7F">
              <w:t>75</w:t>
            </w:r>
            <w:r w:rsidR="00806505">
              <w:rPr>
                <w:rFonts w:ascii="Arial" w:hAnsi="Arial" w:cs="Arial"/>
              </w:rPr>
              <w:t xml:space="preserve"> </w:t>
            </w:r>
            <w:r w:rsidRPr="002D2D7F">
              <w:t>%;</w:t>
            </w:r>
            <w:r w:rsidR="00806505">
              <w:t xml:space="preserve"> </w:t>
            </w:r>
            <w:r w:rsidRPr="002D2D7F">
              <w:t>trigger</w:t>
            </w:r>
            <w:r w:rsidR="00806505">
              <w:t xml:space="preserve"> </w:t>
            </w:r>
            <w:r w:rsidRPr="002D2D7F">
              <w:t>proactive</w:t>
            </w:r>
            <w:r w:rsidR="00806505">
              <w:t xml:space="preserve"> </w:t>
            </w:r>
            <w:r w:rsidRPr="002D2D7F">
              <w:t>scaling</w:t>
            </w:r>
            <w:r w:rsidR="00806505">
              <w:t xml:space="preserve"> </w:t>
            </w:r>
            <w:r w:rsidRPr="002D2D7F">
              <w:t>above</w:t>
            </w:r>
            <w:r w:rsidR="00806505">
              <w:rPr>
                <w:rFonts w:ascii="Arial" w:hAnsi="Arial" w:cs="Arial"/>
              </w:rPr>
              <w:t xml:space="preserve"> </w:t>
            </w:r>
            <w:r w:rsidRPr="002D2D7F">
              <w:t>80</w:t>
            </w:r>
            <w:r w:rsidR="00806505">
              <w:rPr>
                <w:rFonts w:ascii="Arial" w:hAnsi="Arial" w:cs="Arial"/>
              </w:rPr>
              <w:t xml:space="preserve"> </w:t>
            </w:r>
            <w:r w:rsidRPr="002D2D7F">
              <w:t>%.</w:t>
            </w:r>
          </w:p>
        </w:tc>
      </w:tr>
      <w:tr w:rsidR="004D6DDE" w:rsidRPr="004D6DDE" w14:paraId="7DE75620" w14:textId="77777777" w:rsidTr="0020276D">
        <w:tc>
          <w:tcPr>
            <w:tcW w:w="704" w:type="dxa"/>
            <w:vMerge/>
            <w:vAlign w:val="center"/>
            <w:hideMark/>
          </w:tcPr>
          <w:p w14:paraId="06FEBC39" w14:textId="77777777" w:rsidR="004D6DDE" w:rsidRPr="002D2D7F" w:rsidRDefault="004D6DDE" w:rsidP="00FB53E0">
            <w:pPr>
              <w:pStyle w:val="TableTitle"/>
            </w:pPr>
          </w:p>
        </w:tc>
        <w:tc>
          <w:tcPr>
            <w:tcW w:w="1114" w:type="dxa"/>
            <w:vAlign w:val="center"/>
            <w:hideMark/>
          </w:tcPr>
          <w:p w14:paraId="758782B0" w14:textId="18250C04" w:rsidR="004D6DDE" w:rsidRPr="002D2D7F" w:rsidRDefault="004D6DDE" w:rsidP="00FB53E0">
            <w:pPr>
              <w:pStyle w:val="TableBody"/>
            </w:pPr>
            <w:r w:rsidRPr="002D2D7F">
              <w:t>Network</w:t>
            </w:r>
            <w:r w:rsidR="00806505">
              <w:t xml:space="preserve"> </w:t>
            </w:r>
            <w:r w:rsidRPr="002D2D7F">
              <w:t>Saturation</w:t>
            </w:r>
          </w:p>
        </w:tc>
        <w:tc>
          <w:tcPr>
            <w:tcW w:w="1721" w:type="dxa"/>
            <w:vAlign w:val="center"/>
            <w:hideMark/>
          </w:tcPr>
          <w:p w14:paraId="6AAD8BAD" w14:textId="3ABA52ED" w:rsidR="004D6DDE" w:rsidRPr="002D2D7F" w:rsidRDefault="004D6DDE" w:rsidP="00FB53E0">
            <w:pPr>
              <w:pStyle w:val="TableBody"/>
            </w:pPr>
            <w:r w:rsidRPr="002D2D7F">
              <w:t>%</w:t>
            </w:r>
            <w:r w:rsidR="00806505">
              <w:t xml:space="preserve"> </w:t>
            </w:r>
            <w:r w:rsidRPr="002D2D7F">
              <w:t>of</w:t>
            </w:r>
            <w:r w:rsidR="00806505">
              <w:t xml:space="preserve"> </w:t>
            </w:r>
            <w:r w:rsidRPr="002D2D7F">
              <w:t>link</w:t>
            </w:r>
            <w:r w:rsidR="00806505">
              <w:t xml:space="preserve"> </w:t>
            </w:r>
            <w:r w:rsidRPr="002D2D7F">
              <w:t>or</w:t>
            </w:r>
            <w:r w:rsidR="00806505">
              <w:t xml:space="preserve"> </w:t>
            </w:r>
            <w:r w:rsidRPr="002D2D7F">
              <w:t>interface</w:t>
            </w:r>
            <w:r w:rsidR="00806505">
              <w:t xml:space="preserve"> </w:t>
            </w:r>
            <w:r w:rsidRPr="002D2D7F">
              <w:t>bandwidth</w:t>
            </w:r>
            <w:r w:rsidR="00806505">
              <w:t xml:space="preserve"> </w:t>
            </w:r>
            <w:r w:rsidRPr="002D2D7F">
              <w:t>utilization</w:t>
            </w:r>
          </w:p>
        </w:tc>
        <w:tc>
          <w:tcPr>
            <w:tcW w:w="992" w:type="dxa"/>
            <w:vAlign w:val="center"/>
            <w:hideMark/>
          </w:tcPr>
          <w:p w14:paraId="1ED461DD" w14:textId="013161B4" w:rsidR="004D6DDE" w:rsidRPr="002D2D7F" w:rsidRDefault="004D6DDE" w:rsidP="00FB53E0">
            <w:pPr>
              <w:pStyle w:val="TableBody"/>
            </w:pPr>
            <w:r w:rsidRPr="002D2D7F">
              <w:t>&lt;</w:t>
            </w:r>
            <w:r w:rsidR="00806505">
              <w:rPr>
                <w:rFonts w:ascii="Arial" w:hAnsi="Arial" w:cs="Arial"/>
              </w:rPr>
              <w:t xml:space="preserve"> </w:t>
            </w:r>
            <w:r w:rsidRPr="002D2D7F">
              <w:t>60</w:t>
            </w:r>
            <w:r w:rsidR="00806505">
              <w:rPr>
                <w:rFonts w:ascii="Arial" w:hAnsi="Arial" w:cs="Arial"/>
              </w:rPr>
              <w:t xml:space="preserve"> </w:t>
            </w:r>
            <w:r w:rsidRPr="002D2D7F">
              <w:t>%</w:t>
            </w:r>
          </w:p>
        </w:tc>
        <w:tc>
          <w:tcPr>
            <w:tcW w:w="1418" w:type="dxa"/>
            <w:vAlign w:val="center"/>
            <w:hideMark/>
          </w:tcPr>
          <w:p w14:paraId="54BB11FB" w14:textId="2A1F0D9A" w:rsidR="004D6DDE" w:rsidRPr="002D2D7F" w:rsidRDefault="004D6DDE" w:rsidP="00FB53E0">
            <w:pPr>
              <w:pStyle w:val="TableBody"/>
            </w:pPr>
            <w:r w:rsidRPr="002D2D7F">
              <w:t>60</w:t>
            </w:r>
            <w:r w:rsidR="00806505">
              <w:rPr>
                <w:rFonts w:ascii="Arial" w:hAnsi="Arial" w:cs="Arial"/>
              </w:rPr>
              <w:t xml:space="preserve"> </w:t>
            </w:r>
            <w:r w:rsidRPr="002D2D7F">
              <w:rPr>
                <w:rFonts w:cs="Aptos"/>
              </w:rPr>
              <w:t>–</w:t>
            </w:r>
            <w:r w:rsidR="00806505">
              <w:rPr>
                <w:rFonts w:ascii="Arial" w:hAnsi="Arial" w:cs="Arial"/>
              </w:rPr>
              <w:t xml:space="preserve"> </w:t>
            </w:r>
            <w:r w:rsidRPr="002D2D7F">
              <w:t>80</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27ADBAF4" w14:textId="63A9B012" w:rsidR="004D6DDE" w:rsidRPr="002D2D7F" w:rsidRDefault="004D6DDE" w:rsidP="00FB53E0">
            <w:pPr>
              <w:pStyle w:val="TableBody"/>
            </w:pPr>
            <w:r w:rsidRPr="002D2D7F">
              <w:t>&gt;</w:t>
            </w:r>
            <w:r w:rsidR="00806505">
              <w:rPr>
                <w:rFonts w:ascii="Arial" w:hAnsi="Arial" w:cs="Arial"/>
              </w:rPr>
              <w:t xml:space="preserve"> </w:t>
            </w:r>
            <w:r w:rsidRPr="002D2D7F">
              <w:t>80</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packet</w:t>
            </w:r>
            <w:r w:rsidR="00806505">
              <w:t xml:space="preserve"> </w:t>
            </w:r>
            <w:r w:rsidRPr="002D2D7F">
              <w:t>drops</w:t>
            </w:r>
            <w:r w:rsidR="00806505">
              <w:rPr>
                <w:rFonts w:ascii="Arial" w:hAnsi="Arial" w:cs="Arial"/>
              </w:rPr>
              <w:t xml:space="preserve"> </w:t>
            </w:r>
            <w:r w:rsidRPr="002D2D7F">
              <w:t>&gt;</w:t>
            </w:r>
            <w:r w:rsidR="00806505">
              <w:rPr>
                <w:rFonts w:ascii="Arial" w:hAnsi="Arial" w:cs="Arial"/>
              </w:rPr>
              <w:t xml:space="preserve"> </w:t>
            </w:r>
            <w:r w:rsidRPr="002D2D7F">
              <w:t>0.5</w:t>
            </w:r>
            <w:r w:rsidR="00806505">
              <w:rPr>
                <w:rFonts w:ascii="Arial" w:hAnsi="Arial" w:cs="Arial"/>
              </w:rPr>
              <w:t xml:space="preserve"> </w:t>
            </w:r>
            <w:r w:rsidRPr="002D2D7F">
              <w:t>%</w:t>
            </w:r>
          </w:p>
        </w:tc>
        <w:tc>
          <w:tcPr>
            <w:tcW w:w="2806" w:type="dxa"/>
            <w:vAlign w:val="center"/>
            <w:hideMark/>
          </w:tcPr>
          <w:p w14:paraId="4EE9E447" w14:textId="65535A08" w:rsidR="004D6DDE" w:rsidRPr="002D2D7F" w:rsidRDefault="004D6DDE" w:rsidP="00FB53E0">
            <w:pPr>
              <w:pStyle w:val="TableBody"/>
            </w:pPr>
            <w:r w:rsidRPr="002D2D7F">
              <w:t>Maintain</w:t>
            </w:r>
            <w:r w:rsidR="00806505">
              <w:t xml:space="preserve"> </w:t>
            </w:r>
            <w:r w:rsidRPr="002D2D7F">
              <w:t>headroom</w:t>
            </w:r>
            <w:r w:rsidR="00806505">
              <w:rPr>
                <w:rFonts w:ascii="Arial" w:hAnsi="Arial" w:cs="Arial"/>
              </w:rPr>
              <w:t xml:space="preserve"> </w:t>
            </w:r>
            <w:r w:rsidRPr="002D2D7F">
              <w:t>&gt;</w:t>
            </w:r>
            <w:r w:rsidR="00806505">
              <w:rPr>
                <w:rFonts w:ascii="Arial" w:hAnsi="Arial" w:cs="Arial"/>
              </w:rPr>
              <w:t xml:space="preserve"> </w:t>
            </w:r>
            <w:r w:rsidRPr="002D2D7F">
              <w:t>20</w:t>
            </w:r>
            <w:r w:rsidR="00806505">
              <w:rPr>
                <w:rFonts w:ascii="Arial" w:hAnsi="Arial" w:cs="Arial"/>
              </w:rPr>
              <w:t xml:space="preserve"> </w:t>
            </w:r>
            <w:r w:rsidRPr="002D2D7F">
              <w:t>%.</w:t>
            </w:r>
            <w:r w:rsidR="00806505">
              <w:t xml:space="preserve"> </w:t>
            </w:r>
            <w:r w:rsidRPr="002D2D7F">
              <w:t>High</w:t>
            </w:r>
            <w:r w:rsidR="00806505">
              <w:t xml:space="preserve"> </w:t>
            </w:r>
            <w:r w:rsidRPr="002D2D7F">
              <w:t>saturation</w:t>
            </w:r>
            <w:r w:rsidR="00806505">
              <w:rPr>
                <w:rFonts w:ascii="Arial" w:hAnsi="Arial" w:cs="Arial"/>
              </w:rPr>
              <w:t xml:space="preserve"> </w:t>
            </w:r>
            <w:r w:rsidRPr="002D2D7F">
              <w:t>&gt;</w:t>
            </w:r>
            <w:r w:rsidR="00806505">
              <w:rPr>
                <w:rFonts w:ascii="Arial" w:hAnsi="Arial" w:cs="Arial"/>
              </w:rPr>
              <w:t xml:space="preserve"> </w:t>
            </w:r>
            <w:r w:rsidRPr="002D2D7F">
              <w:t>80</w:t>
            </w:r>
            <w:r w:rsidR="00806505">
              <w:rPr>
                <w:rFonts w:ascii="Arial" w:hAnsi="Arial" w:cs="Arial"/>
              </w:rPr>
              <w:t xml:space="preserve"> </w:t>
            </w:r>
            <w:r w:rsidRPr="002D2D7F">
              <w:t>%</w:t>
            </w:r>
            <w:r w:rsidR="00806505">
              <w:t xml:space="preserve"> </w:t>
            </w:r>
            <w:r w:rsidRPr="002D2D7F">
              <w:t>risks</w:t>
            </w:r>
            <w:r w:rsidR="00806505">
              <w:t xml:space="preserve"> </w:t>
            </w:r>
            <w:r w:rsidRPr="002D2D7F">
              <w:t>latency</w:t>
            </w:r>
            <w:r w:rsidR="00806505">
              <w:t xml:space="preserve"> </w:t>
            </w:r>
            <w:r w:rsidRPr="002D2D7F">
              <w:t>spikes.</w:t>
            </w:r>
          </w:p>
        </w:tc>
      </w:tr>
      <w:tr w:rsidR="004D6DDE" w:rsidRPr="004D6DDE" w14:paraId="74A7277C" w14:textId="77777777" w:rsidTr="0020276D">
        <w:tc>
          <w:tcPr>
            <w:tcW w:w="704" w:type="dxa"/>
            <w:vMerge w:val="restart"/>
            <w:textDirection w:val="btLr"/>
            <w:vAlign w:val="center"/>
            <w:hideMark/>
          </w:tcPr>
          <w:p w14:paraId="3C7B8CD8" w14:textId="19139031" w:rsidR="00685B31" w:rsidRDefault="004D6DDE" w:rsidP="00FB53E0">
            <w:pPr>
              <w:pStyle w:val="TableTitle"/>
            </w:pPr>
            <w:r w:rsidRPr="002D2D7F">
              <w:t>Application</w:t>
            </w:r>
          </w:p>
          <w:p w14:paraId="2EDFFDC4" w14:textId="7856FED8" w:rsidR="004D6DDE" w:rsidRPr="002D2D7F" w:rsidRDefault="004D6DDE" w:rsidP="00FB53E0">
            <w:pPr>
              <w:pStyle w:val="TableTitle"/>
            </w:pPr>
            <w:r w:rsidRPr="002D2D7F">
              <w:t>Dashboards</w:t>
            </w:r>
          </w:p>
        </w:tc>
        <w:tc>
          <w:tcPr>
            <w:tcW w:w="1114" w:type="dxa"/>
            <w:vAlign w:val="center"/>
            <w:hideMark/>
          </w:tcPr>
          <w:p w14:paraId="621710A8" w14:textId="49B1CD0E" w:rsidR="004D6DDE" w:rsidRPr="002D2D7F" w:rsidRDefault="004D6DDE" w:rsidP="00FB53E0">
            <w:pPr>
              <w:pStyle w:val="TableBody"/>
            </w:pPr>
            <w:r w:rsidRPr="002D2D7F">
              <w:t>API</w:t>
            </w:r>
            <w:r w:rsidR="00806505">
              <w:rPr>
                <w:rFonts w:ascii="Arial" w:hAnsi="Arial" w:cs="Arial"/>
              </w:rPr>
              <w:t xml:space="preserve"> </w:t>
            </w:r>
            <w:r w:rsidRPr="002D2D7F">
              <w:t>Latency</w:t>
            </w:r>
          </w:p>
        </w:tc>
        <w:tc>
          <w:tcPr>
            <w:tcW w:w="1721" w:type="dxa"/>
            <w:vAlign w:val="center"/>
            <w:hideMark/>
          </w:tcPr>
          <w:p w14:paraId="29E6EFAC" w14:textId="481BBAF5" w:rsidR="004D6DDE" w:rsidRPr="002D2D7F" w:rsidRDefault="004D6DDE" w:rsidP="00FB53E0">
            <w:pPr>
              <w:pStyle w:val="TableBody"/>
            </w:pPr>
            <w:r w:rsidRPr="002D2D7F">
              <w:t>ms</w:t>
            </w:r>
            <w:r w:rsidR="00806505">
              <w:t xml:space="preserve"> </w:t>
            </w:r>
            <w:r w:rsidRPr="002D2D7F">
              <w:t>(P95</w:t>
            </w:r>
            <w:r w:rsidR="00806505">
              <w:t xml:space="preserve"> </w:t>
            </w:r>
            <w:r w:rsidRPr="002D2D7F">
              <w:t>or</w:t>
            </w:r>
            <w:r w:rsidR="00806505">
              <w:t xml:space="preserve"> </w:t>
            </w:r>
            <w:r w:rsidRPr="002D2D7F">
              <w:t>P99</w:t>
            </w:r>
            <w:r w:rsidR="00806505">
              <w:t xml:space="preserve"> </w:t>
            </w:r>
            <w:r w:rsidRPr="002D2D7F">
              <w:t>per</w:t>
            </w:r>
            <w:r w:rsidR="00806505">
              <w:t xml:space="preserve"> </w:t>
            </w:r>
            <w:r w:rsidRPr="002D2D7F">
              <w:t>API)</w:t>
            </w:r>
          </w:p>
        </w:tc>
        <w:tc>
          <w:tcPr>
            <w:tcW w:w="992" w:type="dxa"/>
            <w:vAlign w:val="center"/>
            <w:hideMark/>
          </w:tcPr>
          <w:p w14:paraId="1B856FE1" w14:textId="3693C863" w:rsidR="004D6DDE" w:rsidRPr="002D2D7F" w:rsidRDefault="004D6DDE" w:rsidP="00FB53E0">
            <w:pPr>
              <w:pStyle w:val="TableBody"/>
            </w:pPr>
            <w:r w:rsidRPr="002D2D7F">
              <w:t>&lt;</w:t>
            </w:r>
            <w:r w:rsidR="00806505">
              <w:rPr>
                <w:rFonts w:ascii="Arial" w:hAnsi="Arial" w:cs="Arial"/>
              </w:rPr>
              <w:t xml:space="preserve"> </w:t>
            </w:r>
            <w:r w:rsidRPr="002D2D7F">
              <w:t>300</w:t>
            </w:r>
            <w:r w:rsidR="00806505">
              <w:rPr>
                <w:rFonts w:ascii="Arial" w:hAnsi="Arial" w:cs="Arial"/>
              </w:rPr>
              <w:t xml:space="preserve"> </w:t>
            </w:r>
            <w:r w:rsidRPr="002D2D7F">
              <w:t>ms</w:t>
            </w:r>
          </w:p>
        </w:tc>
        <w:tc>
          <w:tcPr>
            <w:tcW w:w="1418" w:type="dxa"/>
            <w:vAlign w:val="center"/>
            <w:hideMark/>
          </w:tcPr>
          <w:p w14:paraId="6921CEC5" w14:textId="42D15DC2" w:rsidR="004D6DDE" w:rsidRPr="002D2D7F" w:rsidRDefault="004D6DDE" w:rsidP="00FB53E0">
            <w:pPr>
              <w:pStyle w:val="TableBody"/>
            </w:pPr>
            <w:r w:rsidRPr="002D2D7F">
              <w:t>300</w:t>
            </w:r>
            <w:r w:rsidR="00806505">
              <w:rPr>
                <w:rFonts w:ascii="Arial" w:hAnsi="Arial" w:cs="Arial"/>
              </w:rPr>
              <w:t xml:space="preserve"> </w:t>
            </w:r>
            <w:r w:rsidRPr="002D2D7F">
              <w:rPr>
                <w:rFonts w:cs="Aptos"/>
              </w:rPr>
              <w:t>–</w:t>
            </w:r>
            <w:r w:rsidR="00806505">
              <w:rPr>
                <w:rFonts w:ascii="Arial" w:hAnsi="Arial" w:cs="Arial"/>
              </w:rPr>
              <w:t xml:space="preserve"> </w:t>
            </w:r>
            <w:r w:rsidRPr="002D2D7F">
              <w:t>800</w:t>
            </w:r>
            <w:r w:rsidR="00806505">
              <w:rPr>
                <w:rFonts w:ascii="Arial" w:hAnsi="Arial" w:cs="Arial"/>
              </w:rPr>
              <w:t xml:space="preserve"> </w:t>
            </w:r>
            <w:r w:rsidRPr="002D2D7F">
              <w:t>ms</w:t>
            </w:r>
            <w:r w:rsidR="00806505">
              <w:t xml:space="preserve"> </w:t>
            </w:r>
            <w:r w:rsidRPr="002D2D7F">
              <w:t>sustained</w:t>
            </w:r>
          </w:p>
        </w:tc>
        <w:tc>
          <w:tcPr>
            <w:tcW w:w="1701" w:type="dxa"/>
            <w:vAlign w:val="center"/>
            <w:hideMark/>
          </w:tcPr>
          <w:p w14:paraId="51065912" w14:textId="34D1F942" w:rsidR="004D6DDE" w:rsidRPr="002D2D7F" w:rsidRDefault="004D6DDE" w:rsidP="00FB53E0">
            <w:pPr>
              <w:pStyle w:val="TableBody"/>
            </w:pPr>
            <w:r w:rsidRPr="002D2D7F">
              <w:t>&gt;</w:t>
            </w:r>
            <w:r w:rsidR="00806505">
              <w:rPr>
                <w:rFonts w:ascii="Arial" w:hAnsi="Arial" w:cs="Arial"/>
              </w:rPr>
              <w:t xml:space="preserve"> </w:t>
            </w:r>
            <w:r w:rsidRPr="002D2D7F">
              <w:t>800</w:t>
            </w:r>
            <w:r w:rsidR="00806505">
              <w:rPr>
                <w:rFonts w:ascii="Arial" w:hAnsi="Arial" w:cs="Arial"/>
              </w:rPr>
              <w:t xml:space="preserve"> </w:t>
            </w:r>
            <w:r w:rsidRPr="002D2D7F">
              <w:t>ms</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min</w:t>
            </w:r>
          </w:p>
        </w:tc>
        <w:tc>
          <w:tcPr>
            <w:tcW w:w="2806" w:type="dxa"/>
            <w:vAlign w:val="center"/>
            <w:hideMark/>
          </w:tcPr>
          <w:p w14:paraId="7B93EAE4" w14:textId="6082522E" w:rsidR="004D6DDE" w:rsidRPr="002D2D7F" w:rsidRDefault="004D6DDE" w:rsidP="00FB53E0">
            <w:pPr>
              <w:pStyle w:val="TableBody"/>
            </w:pPr>
            <w:r w:rsidRPr="002D2D7F">
              <w:t>Track</w:t>
            </w:r>
            <w:r w:rsidR="00806505">
              <w:t xml:space="preserve"> </w:t>
            </w:r>
            <w:r w:rsidRPr="002D2D7F">
              <w:t>P95</w:t>
            </w:r>
            <w:r w:rsidR="00806505">
              <w:t xml:space="preserve"> </w:t>
            </w:r>
            <w:r w:rsidRPr="002D2D7F">
              <w:t>for</w:t>
            </w:r>
            <w:r w:rsidR="00806505">
              <w:t xml:space="preserve"> </w:t>
            </w:r>
            <w:r w:rsidRPr="002D2D7F">
              <w:t>stable</w:t>
            </w:r>
            <w:r w:rsidR="00806505">
              <w:t xml:space="preserve"> </w:t>
            </w:r>
            <w:r w:rsidRPr="002D2D7F">
              <w:t>baseline;</w:t>
            </w:r>
            <w:r w:rsidR="00806505">
              <w:t xml:space="preserve"> </w:t>
            </w:r>
            <w:r w:rsidRPr="002D2D7F">
              <w:t>P99</w:t>
            </w:r>
            <w:r w:rsidR="00806505">
              <w:t xml:space="preserve"> </w:t>
            </w:r>
            <w:r w:rsidRPr="002D2D7F">
              <w:t>for</w:t>
            </w:r>
            <w:r w:rsidR="00806505">
              <w:t xml:space="preserve"> </w:t>
            </w:r>
            <w:r w:rsidRPr="002D2D7F">
              <w:t>outliers.</w:t>
            </w:r>
            <w:r w:rsidR="00806505">
              <w:t xml:space="preserve"> </w:t>
            </w:r>
            <w:r w:rsidRPr="002D2D7F">
              <w:t>Target</w:t>
            </w:r>
            <w:r w:rsidR="00806505">
              <w:t xml:space="preserve"> </w:t>
            </w:r>
            <w:r w:rsidRPr="002D2D7F">
              <w:t>&lt;</w:t>
            </w:r>
            <w:r w:rsidR="00806505">
              <w:rPr>
                <w:rFonts w:ascii="Arial" w:hAnsi="Arial" w:cs="Arial"/>
              </w:rPr>
              <w:t xml:space="preserve"> </w:t>
            </w:r>
            <w:r w:rsidRPr="002D2D7F">
              <w:t>300</w:t>
            </w:r>
            <w:r w:rsidR="00806505">
              <w:rPr>
                <w:rFonts w:ascii="Arial" w:hAnsi="Arial" w:cs="Arial"/>
              </w:rPr>
              <w:t xml:space="preserve"> </w:t>
            </w:r>
            <w:r w:rsidRPr="002D2D7F">
              <w:t>ms</w:t>
            </w:r>
            <w:r w:rsidR="00806505">
              <w:t xml:space="preserve"> </w:t>
            </w:r>
            <w:r w:rsidRPr="002D2D7F">
              <w:t>median.</w:t>
            </w:r>
          </w:p>
        </w:tc>
      </w:tr>
      <w:tr w:rsidR="004D6DDE" w:rsidRPr="004D6DDE" w14:paraId="343ED67F" w14:textId="77777777" w:rsidTr="0020276D">
        <w:tc>
          <w:tcPr>
            <w:tcW w:w="704" w:type="dxa"/>
            <w:vMerge/>
            <w:vAlign w:val="center"/>
            <w:hideMark/>
          </w:tcPr>
          <w:p w14:paraId="4BA2A739" w14:textId="77777777" w:rsidR="004D6DDE" w:rsidRPr="002D2D7F" w:rsidRDefault="004D6DDE" w:rsidP="00FB53E0">
            <w:pPr>
              <w:pStyle w:val="TableTitle"/>
            </w:pPr>
          </w:p>
        </w:tc>
        <w:tc>
          <w:tcPr>
            <w:tcW w:w="1114" w:type="dxa"/>
            <w:vAlign w:val="center"/>
            <w:hideMark/>
          </w:tcPr>
          <w:p w14:paraId="39F61431" w14:textId="0297A5C7" w:rsidR="004D6DDE" w:rsidRPr="002D2D7F" w:rsidRDefault="004D6DDE" w:rsidP="00FB53E0">
            <w:pPr>
              <w:pStyle w:val="TableBody"/>
            </w:pPr>
            <w:r w:rsidRPr="002D2D7F">
              <w:t>Error</w:t>
            </w:r>
            <w:r w:rsidR="00806505">
              <w:rPr>
                <w:rFonts w:ascii="Arial" w:hAnsi="Arial" w:cs="Arial"/>
              </w:rPr>
              <w:t xml:space="preserve"> </w:t>
            </w:r>
            <w:r w:rsidRPr="002D2D7F">
              <w:t>Rates</w:t>
            </w:r>
          </w:p>
        </w:tc>
        <w:tc>
          <w:tcPr>
            <w:tcW w:w="1721" w:type="dxa"/>
            <w:vAlign w:val="center"/>
            <w:hideMark/>
          </w:tcPr>
          <w:p w14:paraId="30717784" w14:textId="32FDD57D" w:rsidR="004D6DDE" w:rsidRPr="002D2D7F" w:rsidRDefault="004D6DDE" w:rsidP="00FB53E0">
            <w:pPr>
              <w:pStyle w:val="TableBody"/>
            </w:pPr>
            <w:r w:rsidRPr="002D2D7F">
              <w:t>%</w:t>
            </w:r>
            <w:r w:rsidR="00806505">
              <w:t xml:space="preserve"> </w:t>
            </w:r>
            <w:r w:rsidRPr="002D2D7F">
              <w:t>of</w:t>
            </w:r>
            <w:r w:rsidR="00806505">
              <w:t xml:space="preserve"> </w:t>
            </w:r>
            <w:r w:rsidRPr="002D2D7F">
              <w:t>requests</w:t>
            </w:r>
            <w:r w:rsidR="00806505">
              <w:t xml:space="preserve"> </w:t>
            </w:r>
            <w:r w:rsidRPr="002D2D7F">
              <w:t>failing</w:t>
            </w:r>
            <w:r w:rsidR="00806505">
              <w:t xml:space="preserve"> </w:t>
            </w:r>
            <w:r w:rsidRPr="002D2D7F">
              <w:t>(HTTP</w:t>
            </w:r>
            <w:r w:rsidR="00806505">
              <w:rPr>
                <w:rFonts w:ascii="Arial" w:hAnsi="Arial" w:cs="Arial"/>
              </w:rPr>
              <w:t xml:space="preserve"> </w:t>
            </w:r>
            <w:r w:rsidRPr="002D2D7F">
              <w:t>4xx/5xx)</w:t>
            </w:r>
          </w:p>
        </w:tc>
        <w:tc>
          <w:tcPr>
            <w:tcW w:w="992" w:type="dxa"/>
            <w:vAlign w:val="center"/>
            <w:hideMark/>
          </w:tcPr>
          <w:p w14:paraId="0C02C305" w14:textId="7BC59A43" w:rsidR="004D6DDE" w:rsidRPr="002D2D7F" w:rsidRDefault="004D6DDE" w:rsidP="00FB53E0">
            <w:pPr>
              <w:pStyle w:val="TableBody"/>
            </w:pPr>
            <w:r w:rsidRPr="002D2D7F">
              <w:t>&lt;</w:t>
            </w:r>
            <w:r w:rsidR="00806505">
              <w:rPr>
                <w:rFonts w:ascii="Arial" w:hAnsi="Arial" w:cs="Arial"/>
              </w:rPr>
              <w:t xml:space="preserve"> </w:t>
            </w:r>
            <w:r w:rsidRPr="002D2D7F">
              <w:t>0.2</w:t>
            </w:r>
            <w:r w:rsidR="00806505">
              <w:rPr>
                <w:rFonts w:ascii="Arial" w:hAnsi="Arial" w:cs="Arial"/>
              </w:rPr>
              <w:t xml:space="preserve"> </w:t>
            </w:r>
            <w:r w:rsidRPr="002D2D7F">
              <w:t>%</w:t>
            </w:r>
          </w:p>
        </w:tc>
        <w:tc>
          <w:tcPr>
            <w:tcW w:w="1418" w:type="dxa"/>
            <w:vAlign w:val="center"/>
            <w:hideMark/>
          </w:tcPr>
          <w:p w14:paraId="610055E8" w14:textId="016E44F1" w:rsidR="004D6DDE" w:rsidRPr="002D2D7F" w:rsidRDefault="004D6DDE" w:rsidP="00FB53E0">
            <w:pPr>
              <w:pStyle w:val="TableBody"/>
            </w:pPr>
            <w:r w:rsidRPr="002D2D7F">
              <w:t>0.2</w:t>
            </w:r>
            <w:r w:rsidR="00806505">
              <w:rPr>
                <w:rFonts w:ascii="Arial" w:hAnsi="Arial" w:cs="Arial"/>
              </w:rPr>
              <w:t xml:space="preserve"> </w:t>
            </w:r>
            <w:r w:rsidRPr="002D2D7F">
              <w:rPr>
                <w:rFonts w:cs="Aptos"/>
              </w:rPr>
              <w: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5</w:t>
            </w:r>
            <w:r w:rsidR="00806505">
              <w:rPr>
                <w:rFonts w:ascii="Arial" w:hAnsi="Arial" w:cs="Arial"/>
              </w:rPr>
              <w:t xml:space="preserve"> </w:t>
            </w:r>
            <w:r w:rsidRPr="002D2D7F">
              <w:t>min</w:t>
            </w:r>
          </w:p>
        </w:tc>
        <w:tc>
          <w:tcPr>
            <w:tcW w:w="1701" w:type="dxa"/>
            <w:vAlign w:val="center"/>
            <w:hideMark/>
          </w:tcPr>
          <w:p w14:paraId="64EC7CDF" w14:textId="7B4C3AAD" w:rsidR="004D6DDE" w:rsidRPr="002D2D7F" w:rsidRDefault="004D6DDE" w:rsidP="00FB53E0">
            <w:pPr>
              <w:pStyle w:val="TableBody"/>
            </w:pP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spikes</w:t>
            </w:r>
            <w:r w:rsidR="00806505">
              <w:rPr>
                <w:rFonts w:ascii="Arial" w:hAnsi="Arial" w:cs="Arial"/>
              </w:rPr>
              <w:t xml:space="preserve"> </w:t>
            </w:r>
            <w:r w:rsidRPr="002D2D7F">
              <w:t>&gt;</w:t>
            </w:r>
            <w:r w:rsidR="00806505">
              <w:rPr>
                <w:rFonts w:ascii="Arial" w:hAnsi="Arial" w:cs="Arial"/>
              </w:rPr>
              <w:t xml:space="preserve"> </w:t>
            </w:r>
            <w:r w:rsidRPr="002D2D7F">
              <w:t>3</w:t>
            </w:r>
            <w:r w:rsidR="00806505">
              <w:rPr>
                <w:rFonts w:ascii="Arial" w:hAnsi="Arial" w:cs="Arial"/>
              </w:rPr>
              <w:t xml:space="preserve"> </w:t>
            </w:r>
            <w:r w:rsidRPr="002D2D7F">
              <w:t>%</w:t>
            </w:r>
          </w:p>
        </w:tc>
        <w:tc>
          <w:tcPr>
            <w:tcW w:w="2806" w:type="dxa"/>
            <w:vAlign w:val="center"/>
            <w:hideMark/>
          </w:tcPr>
          <w:p w14:paraId="5F7F5DD0" w14:textId="47CB42C8" w:rsidR="004D6DDE" w:rsidRPr="002D2D7F" w:rsidRDefault="004D6DDE" w:rsidP="00FB53E0">
            <w:pPr>
              <w:pStyle w:val="TableBody"/>
            </w:pPr>
            <w:r w:rsidRPr="002D2D7F">
              <w:t>High</w:t>
            </w:r>
            <w:r w:rsidR="00806505">
              <w:t xml:space="preserve"> </w:t>
            </w:r>
            <w:r w:rsidRPr="002D2D7F">
              <w:t>error</w:t>
            </w:r>
            <w:r w:rsidR="00806505">
              <w:t xml:space="preserve"> </w:t>
            </w:r>
            <w:r w:rsidRPr="002D2D7F">
              <w:t>rate</w:t>
            </w:r>
            <w:r w:rsidR="00806505">
              <w:t xml:space="preserve"> </w:t>
            </w:r>
            <w:r w:rsidRPr="002D2D7F">
              <w:t>directly</w:t>
            </w:r>
            <w:r w:rsidR="00806505">
              <w:t xml:space="preserve"> </w:t>
            </w:r>
            <w:r w:rsidRPr="002D2D7F">
              <w:t>affects</w:t>
            </w:r>
            <w:r w:rsidR="00806505">
              <w:t xml:space="preserve"> </w:t>
            </w:r>
            <w:r w:rsidRPr="002D2D7F">
              <w:t>SLOs;</w:t>
            </w:r>
            <w:r w:rsidR="00806505">
              <w:t xml:space="preserve"> </w:t>
            </w:r>
            <w:r w:rsidRPr="002D2D7F">
              <w:t>distinguish</w:t>
            </w:r>
            <w:r w:rsidR="00806505">
              <w:t xml:space="preserve"> </w:t>
            </w:r>
            <w:r w:rsidRPr="002D2D7F">
              <w:t>client</w:t>
            </w:r>
            <w:r w:rsidR="00806505">
              <w:t xml:space="preserve"> </w:t>
            </w:r>
            <w:r w:rsidRPr="002D2D7F">
              <w:t>vs</w:t>
            </w:r>
            <w:r w:rsidR="00806505">
              <w:rPr>
                <w:rFonts w:ascii="Arial" w:hAnsi="Arial" w:cs="Arial"/>
              </w:rPr>
              <w:t xml:space="preserve"> </w:t>
            </w:r>
            <w:r w:rsidRPr="002D2D7F">
              <w:t>server</w:t>
            </w:r>
            <w:r w:rsidR="00806505">
              <w:t xml:space="preserve"> </w:t>
            </w:r>
            <w:r w:rsidRPr="002D2D7F">
              <w:t>errors.</w:t>
            </w:r>
          </w:p>
        </w:tc>
      </w:tr>
      <w:tr w:rsidR="004D6DDE" w:rsidRPr="004D6DDE" w14:paraId="4B693994" w14:textId="77777777" w:rsidTr="0020276D">
        <w:tc>
          <w:tcPr>
            <w:tcW w:w="704" w:type="dxa"/>
            <w:vMerge/>
            <w:vAlign w:val="center"/>
            <w:hideMark/>
          </w:tcPr>
          <w:p w14:paraId="69B7891F" w14:textId="77777777" w:rsidR="004D6DDE" w:rsidRPr="002D2D7F" w:rsidRDefault="004D6DDE" w:rsidP="00FB53E0">
            <w:pPr>
              <w:pStyle w:val="TableTitle"/>
            </w:pPr>
          </w:p>
        </w:tc>
        <w:tc>
          <w:tcPr>
            <w:tcW w:w="1114" w:type="dxa"/>
            <w:vAlign w:val="center"/>
            <w:hideMark/>
          </w:tcPr>
          <w:p w14:paraId="411452F0" w14:textId="5BCDDEC7" w:rsidR="004D6DDE" w:rsidRPr="002D2D7F" w:rsidRDefault="004D6DDE" w:rsidP="00FB53E0">
            <w:pPr>
              <w:pStyle w:val="TableBody"/>
            </w:pPr>
            <w:r w:rsidRPr="002D2D7F">
              <w:t>Request</w:t>
            </w:r>
            <w:r w:rsidR="00806505">
              <w:rPr>
                <w:rFonts w:ascii="Arial" w:hAnsi="Arial" w:cs="Arial"/>
              </w:rPr>
              <w:t xml:space="preserve"> </w:t>
            </w:r>
            <w:r w:rsidRPr="002D2D7F">
              <w:t>Throughput</w:t>
            </w:r>
          </w:p>
        </w:tc>
        <w:tc>
          <w:tcPr>
            <w:tcW w:w="1721" w:type="dxa"/>
            <w:vAlign w:val="center"/>
            <w:hideMark/>
          </w:tcPr>
          <w:p w14:paraId="43BE9183" w14:textId="694CA16B" w:rsidR="004D6DDE" w:rsidRPr="002D2D7F" w:rsidRDefault="004D6DDE" w:rsidP="00FB53E0">
            <w:pPr>
              <w:pStyle w:val="TableBody"/>
            </w:pPr>
            <w:r w:rsidRPr="002D2D7F">
              <w:t>requests</w:t>
            </w:r>
            <w:r w:rsidR="00806505">
              <w:rPr>
                <w:rFonts w:ascii="Arial" w:hAnsi="Arial" w:cs="Arial"/>
              </w:rPr>
              <w:t xml:space="preserve"> </w:t>
            </w:r>
            <w:r w:rsidRPr="002D2D7F">
              <w:t>/</w:t>
            </w:r>
            <w:r w:rsidR="00806505">
              <w:rPr>
                <w:rFonts w:ascii="Arial" w:hAnsi="Arial" w:cs="Arial"/>
              </w:rPr>
              <w:t xml:space="preserve"> </w:t>
            </w:r>
            <w:r w:rsidRPr="002D2D7F">
              <w:t>sec</w:t>
            </w:r>
            <w:r w:rsidR="00806505">
              <w:t xml:space="preserve"> </w:t>
            </w:r>
            <w:r w:rsidRPr="002D2D7F">
              <w:t>per</w:t>
            </w:r>
            <w:r w:rsidR="00806505">
              <w:t xml:space="preserve"> </w:t>
            </w:r>
            <w:r w:rsidRPr="002D2D7F">
              <w:t>service</w:t>
            </w:r>
          </w:p>
        </w:tc>
        <w:tc>
          <w:tcPr>
            <w:tcW w:w="992" w:type="dxa"/>
            <w:vAlign w:val="center"/>
            <w:hideMark/>
          </w:tcPr>
          <w:p w14:paraId="00E11DA5" w14:textId="3BD966C1" w:rsidR="004D6DDE" w:rsidRPr="002D2D7F" w:rsidRDefault="004D6DDE" w:rsidP="00FB53E0">
            <w:pPr>
              <w:pStyle w:val="TableBody"/>
            </w:pPr>
            <w:r w:rsidRPr="002D2D7F">
              <w:t>Baseline</w:t>
            </w:r>
            <w:r w:rsidRPr="002D2D7F">
              <w:noBreakHyphen/>
              <w:t>dependent</w:t>
            </w:r>
            <w:r w:rsidR="00806505">
              <w:t xml:space="preserve"> </w:t>
            </w:r>
            <w:r w:rsidRPr="002D2D7F">
              <w:t>trend</w:t>
            </w:r>
          </w:p>
        </w:tc>
        <w:tc>
          <w:tcPr>
            <w:tcW w:w="1418" w:type="dxa"/>
            <w:vAlign w:val="center"/>
            <w:hideMark/>
          </w:tcPr>
          <w:p w14:paraId="573AE841" w14:textId="1500AF69" w:rsidR="004D6DDE" w:rsidRPr="002D2D7F" w:rsidRDefault="004D6DDE" w:rsidP="00FB53E0">
            <w:pPr>
              <w:pStyle w:val="TableBody"/>
            </w:pPr>
            <w:r w:rsidRPr="002D2D7F">
              <w:t>±</w:t>
            </w:r>
            <w:r w:rsidR="00806505">
              <w:rPr>
                <w:rFonts w:ascii="Arial" w:hAnsi="Arial" w:cs="Arial"/>
              </w:rPr>
              <w:t xml:space="preserve"> </w:t>
            </w:r>
            <w:r w:rsidRPr="002D2D7F">
              <w:t>10</w:t>
            </w:r>
            <w:r w:rsidR="00806505">
              <w:rPr>
                <w:rFonts w:ascii="Arial" w:hAnsi="Arial" w:cs="Arial"/>
              </w:rPr>
              <w:t xml:space="preserve"> </w:t>
            </w:r>
            <w:r w:rsidRPr="002D2D7F">
              <w:t>%</w:t>
            </w:r>
            <w:r w:rsidR="00806505">
              <w:t xml:space="preserve"> </w:t>
            </w:r>
            <w:r w:rsidRPr="002D2D7F">
              <w:t>deviation</w:t>
            </w:r>
            <w:r w:rsidR="00806505">
              <w:t xml:space="preserve"> </w:t>
            </w:r>
            <w:r w:rsidRPr="002D2D7F">
              <w:t>from</w:t>
            </w:r>
            <w:r w:rsidR="00806505">
              <w:t xml:space="preserve"> </w:t>
            </w:r>
            <w:r w:rsidRPr="002D2D7F">
              <w:t>rolling</w:t>
            </w:r>
            <w:r w:rsidR="00806505">
              <w:t xml:space="preserve"> </w:t>
            </w:r>
            <w:r w:rsidRPr="002D2D7F">
              <w:t>average</w:t>
            </w:r>
          </w:p>
        </w:tc>
        <w:tc>
          <w:tcPr>
            <w:tcW w:w="1701" w:type="dxa"/>
            <w:vAlign w:val="center"/>
            <w:hideMark/>
          </w:tcPr>
          <w:p w14:paraId="09ECF0FE" w14:textId="16A238A5" w:rsidR="004D6DDE" w:rsidRPr="002D2D7F" w:rsidRDefault="004D6DDE" w:rsidP="00FB53E0">
            <w:pPr>
              <w:pStyle w:val="TableBody"/>
            </w:pPr>
            <w:r w:rsidRPr="002D2D7F">
              <w:t>≥</w:t>
            </w:r>
            <w:r w:rsidR="00806505">
              <w:rPr>
                <w:rFonts w:ascii="Arial" w:hAnsi="Arial" w:cs="Arial"/>
              </w:rPr>
              <w:t xml:space="preserve"> </w:t>
            </w:r>
            <w:r w:rsidRPr="002D2D7F">
              <w:t>20</w:t>
            </w:r>
            <w:r w:rsidR="00806505">
              <w:rPr>
                <w:rFonts w:ascii="Arial" w:hAnsi="Arial" w:cs="Arial"/>
              </w:rPr>
              <w:t xml:space="preserve"> </w:t>
            </w:r>
            <w:r w:rsidRPr="002D2D7F">
              <w:t>%</w:t>
            </w:r>
            <w:r w:rsidR="00806505">
              <w:t xml:space="preserve"> </w:t>
            </w:r>
            <w:r w:rsidRPr="002D2D7F">
              <w:t>deviation</w:t>
            </w:r>
            <w:r w:rsidR="00806505">
              <w:t xml:space="preserve"> </w:t>
            </w:r>
            <w:r w:rsidRPr="002D2D7F">
              <w:t>sustained</w:t>
            </w:r>
            <w:r w:rsidR="00806505">
              <w:t xml:space="preserve"> </w:t>
            </w:r>
            <w:r w:rsidRPr="002D2D7F">
              <w:t>10</w:t>
            </w:r>
            <w:r w:rsidR="00806505">
              <w:rPr>
                <w:rFonts w:ascii="Arial" w:hAnsi="Arial" w:cs="Arial"/>
              </w:rPr>
              <w:t xml:space="preserve"> </w:t>
            </w:r>
            <w:r w:rsidRPr="002D2D7F">
              <w:t>min</w:t>
            </w:r>
            <w:r w:rsidR="00806505">
              <w:t xml:space="preserve"> </w:t>
            </w:r>
            <w:r w:rsidRPr="002D2D7F">
              <w:t>(unexpected</w:t>
            </w:r>
            <w:r w:rsidR="00806505">
              <w:t xml:space="preserve"> </w:t>
            </w:r>
            <w:r w:rsidRPr="002D2D7F">
              <w:t>drop</w:t>
            </w:r>
            <w:r w:rsidR="00806505">
              <w:t xml:space="preserve"> </w:t>
            </w:r>
            <w:r w:rsidRPr="002D2D7F">
              <w:t>or</w:t>
            </w:r>
            <w:r w:rsidR="00806505">
              <w:t xml:space="preserve"> </w:t>
            </w:r>
            <w:r w:rsidRPr="002D2D7F">
              <w:t>spike)</w:t>
            </w:r>
          </w:p>
        </w:tc>
        <w:tc>
          <w:tcPr>
            <w:tcW w:w="2806" w:type="dxa"/>
            <w:vAlign w:val="center"/>
            <w:hideMark/>
          </w:tcPr>
          <w:p w14:paraId="61E5E403" w14:textId="73AE0197" w:rsidR="004D6DDE" w:rsidRPr="002D2D7F" w:rsidRDefault="004D6DDE" w:rsidP="00FB53E0">
            <w:pPr>
              <w:pStyle w:val="TableBody"/>
            </w:pPr>
            <w:r w:rsidRPr="002D2D7F">
              <w:t>Abrupt</w:t>
            </w:r>
            <w:r w:rsidR="00806505">
              <w:t xml:space="preserve"> </w:t>
            </w:r>
            <w:r w:rsidRPr="002D2D7F">
              <w:t>drops</w:t>
            </w:r>
            <w:r w:rsidR="00806505">
              <w:rPr>
                <w:rFonts w:ascii="Arial" w:hAnsi="Arial" w:cs="Arial"/>
              </w:rPr>
              <w:t xml:space="preserve"> </w:t>
            </w:r>
            <w:r w:rsidRPr="002D2D7F">
              <w:t>=</w:t>
            </w:r>
            <w:r w:rsidR="00806505">
              <w:rPr>
                <w:rFonts w:ascii="Arial" w:hAnsi="Arial" w:cs="Arial"/>
              </w:rPr>
              <w:t xml:space="preserve"> </w:t>
            </w:r>
            <w:r w:rsidRPr="002D2D7F">
              <w:t>service</w:t>
            </w:r>
            <w:r w:rsidR="00806505">
              <w:t xml:space="preserve"> </w:t>
            </w:r>
            <w:r w:rsidRPr="002D2D7F">
              <w:t>stall;</w:t>
            </w:r>
            <w:r w:rsidR="00806505">
              <w:t xml:space="preserve"> </w:t>
            </w:r>
            <w:r w:rsidRPr="002D2D7F">
              <w:t>sudden</w:t>
            </w:r>
            <w:r w:rsidR="00806505">
              <w:t xml:space="preserve"> </w:t>
            </w:r>
            <w:r w:rsidRPr="002D2D7F">
              <w:t>spikes</w:t>
            </w:r>
            <w:r w:rsidR="00806505">
              <w:rPr>
                <w:rFonts w:ascii="Arial" w:hAnsi="Arial" w:cs="Arial"/>
              </w:rPr>
              <w:t xml:space="preserve"> </w:t>
            </w:r>
            <w:r w:rsidRPr="002D2D7F">
              <w:t>=</w:t>
            </w:r>
            <w:r w:rsidR="00806505">
              <w:rPr>
                <w:rFonts w:ascii="Arial" w:hAnsi="Arial" w:cs="Arial"/>
              </w:rPr>
              <w:t xml:space="preserve"> </w:t>
            </w:r>
            <w:r w:rsidRPr="002D2D7F">
              <w:t>load</w:t>
            </w:r>
            <w:r w:rsidR="00806505">
              <w:t xml:space="preserve"> </w:t>
            </w:r>
            <w:r w:rsidRPr="002D2D7F">
              <w:t>surge</w:t>
            </w:r>
            <w:r w:rsidR="00806505">
              <w:t xml:space="preserve"> </w:t>
            </w:r>
            <w:r w:rsidRPr="002D2D7F">
              <w:t>or</w:t>
            </w:r>
            <w:r w:rsidR="00806505">
              <w:t xml:space="preserve"> </w:t>
            </w:r>
            <w:r w:rsidRPr="002D2D7F">
              <w:t>DDoS.</w:t>
            </w:r>
          </w:p>
        </w:tc>
      </w:tr>
      <w:tr w:rsidR="004D6DDE" w:rsidRPr="004D6DDE" w14:paraId="23129D97" w14:textId="77777777" w:rsidTr="0020276D">
        <w:tc>
          <w:tcPr>
            <w:tcW w:w="704" w:type="dxa"/>
            <w:vMerge w:val="restart"/>
            <w:textDirection w:val="btLr"/>
            <w:vAlign w:val="center"/>
            <w:hideMark/>
          </w:tcPr>
          <w:p w14:paraId="10324BEB" w14:textId="5E0282E8" w:rsidR="00685B31" w:rsidRDefault="004D6DDE" w:rsidP="00FB53E0">
            <w:pPr>
              <w:pStyle w:val="TableTitle"/>
            </w:pPr>
            <w:r w:rsidRPr="002D2D7F">
              <w:t>Business</w:t>
            </w:r>
          </w:p>
          <w:p w14:paraId="1ED2D196" w14:textId="13DFEA75" w:rsidR="004D6DDE" w:rsidRPr="002D2D7F" w:rsidRDefault="004D6DDE" w:rsidP="00FB53E0">
            <w:pPr>
              <w:pStyle w:val="TableTitle"/>
            </w:pPr>
            <w:r w:rsidRPr="002D2D7F">
              <w:t>Dashboards</w:t>
            </w:r>
          </w:p>
        </w:tc>
        <w:tc>
          <w:tcPr>
            <w:tcW w:w="1114" w:type="dxa"/>
            <w:vAlign w:val="center"/>
            <w:hideMark/>
          </w:tcPr>
          <w:p w14:paraId="18BF33C6" w14:textId="48E966B7" w:rsidR="004D6DDE" w:rsidRPr="002D2D7F" w:rsidRDefault="004D6DDE" w:rsidP="00FB53E0">
            <w:pPr>
              <w:pStyle w:val="TableBody"/>
            </w:pPr>
            <w:r w:rsidRPr="002D2D7F">
              <w:t>Login</w:t>
            </w:r>
            <w:r w:rsidR="00806505">
              <w:rPr>
                <w:rFonts w:ascii="Arial" w:hAnsi="Arial" w:cs="Arial"/>
              </w:rPr>
              <w:t xml:space="preserve"> </w:t>
            </w:r>
            <w:r w:rsidRPr="002D2D7F">
              <w:t>Success</w:t>
            </w:r>
            <w:r w:rsidR="00806505">
              <w:rPr>
                <w:rFonts w:ascii="Arial" w:hAnsi="Arial" w:cs="Arial"/>
              </w:rPr>
              <w:t xml:space="preserve"> </w:t>
            </w:r>
            <w:r w:rsidRPr="002D2D7F">
              <w:t>Rate</w:t>
            </w:r>
          </w:p>
        </w:tc>
        <w:tc>
          <w:tcPr>
            <w:tcW w:w="1721" w:type="dxa"/>
            <w:vAlign w:val="center"/>
            <w:hideMark/>
          </w:tcPr>
          <w:p w14:paraId="7A31E2F5" w14:textId="1D099B53" w:rsidR="004D6DDE" w:rsidRPr="002D2D7F" w:rsidRDefault="004D6DDE" w:rsidP="00FB53E0">
            <w:pPr>
              <w:pStyle w:val="TableBody"/>
            </w:pPr>
            <w:r w:rsidRPr="002D2D7F">
              <w:t>%</w:t>
            </w:r>
            <w:r w:rsidR="00806505">
              <w:t xml:space="preserve"> </w:t>
            </w:r>
            <w:r w:rsidRPr="002D2D7F">
              <w:t>successful</w:t>
            </w:r>
            <w:r w:rsidR="00806505">
              <w:t xml:space="preserve"> </w:t>
            </w:r>
            <w:r w:rsidRPr="002D2D7F">
              <w:t>logins</w:t>
            </w:r>
          </w:p>
        </w:tc>
        <w:tc>
          <w:tcPr>
            <w:tcW w:w="992" w:type="dxa"/>
            <w:vAlign w:val="center"/>
            <w:hideMark/>
          </w:tcPr>
          <w:p w14:paraId="66DCBB66" w14:textId="3A9CF7B1" w:rsidR="004D6DDE" w:rsidRPr="002D2D7F" w:rsidRDefault="004D6DDE" w:rsidP="00FB53E0">
            <w:pPr>
              <w:pStyle w:val="TableBody"/>
            </w:pPr>
            <w:r w:rsidRPr="002D2D7F">
              <w:t>≥</w:t>
            </w:r>
            <w:r w:rsidR="00806505">
              <w:rPr>
                <w:rFonts w:ascii="Arial" w:hAnsi="Arial" w:cs="Arial"/>
              </w:rPr>
              <w:t xml:space="preserve"> </w:t>
            </w:r>
            <w:r w:rsidRPr="002D2D7F">
              <w:t>99</w:t>
            </w:r>
            <w:r w:rsidR="00806505">
              <w:rPr>
                <w:rFonts w:ascii="Arial" w:hAnsi="Arial" w:cs="Arial"/>
              </w:rPr>
              <w:t xml:space="preserve"> </w:t>
            </w:r>
            <w:r w:rsidRPr="002D2D7F">
              <w:t>%</w:t>
            </w:r>
          </w:p>
        </w:tc>
        <w:tc>
          <w:tcPr>
            <w:tcW w:w="1418" w:type="dxa"/>
            <w:vAlign w:val="center"/>
            <w:hideMark/>
          </w:tcPr>
          <w:p w14:paraId="3D0E358F" w14:textId="6DC003BF" w:rsidR="004D6DDE" w:rsidRPr="002D2D7F" w:rsidRDefault="004D6DDE" w:rsidP="00FB53E0">
            <w:pPr>
              <w:pStyle w:val="TableBody"/>
            </w:pPr>
            <w:r w:rsidRPr="002D2D7F">
              <w:t>98</w:t>
            </w:r>
            <w:r w:rsidR="00806505">
              <w:rPr>
                <w:rFonts w:ascii="Arial" w:hAnsi="Arial" w:cs="Arial"/>
              </w:rPr>
              <w:t xml:space="preserve"> </w:t>
            </w:r>
            <w:r w:rsidRPr="002D2D7F">
              <w:rPr>
                <w:rFonts w:cs="Aptos"/>
              </w:rPr>
              <w: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sustained</w:t>
            </w:r>
          </w:p>
        </w:tc>
        <w:tc>
          <w:tcPr>
            <w:tcW w:w="1701" w:type="dxa"/>
            <w:vAlign w:val="center"/>
            <w:hideMark/>
          </w:tcPr>
          <w:p w14:paraId="6529924D" w14:textId="5EA9C6C3" w:rsidR="004D6DDE" w:rsidRPr="002D2D7F" w:rsidRDefault="004D6DDE" w:rsidP="00FB53E0">
            <w:pPr>
              <w:pStyle w:val="TableBody"/>
            </w:pPr>
            <w:r w:rsidRPr="002D2D7F">
              <w:t>&lt;</w:t>
            </w:r>
            <w:r w:rsidR="00806505">
              <w:rPr>
                <w:rFonts w:ascii="Arial" w:hAnsi="Arial" w:cs="Arial"/>
              </w:rPr>
              <w:t xml:space="preserve"> </w:t>
            </w:r>
            <w:r w:rsidRPr="002D2D7F">
              <w:t>98</w:t>
            </w:r>
            <w:r w:rsidR="00806505">
              <w:rPr>
                <w:rFonts w:ascii="Arial" w:hAnsi="Arial" w:cs="Arial"/>
              </w:rPr>
              <w:t xml:space="preserve"> </w:t>
            </w:r>
            <w:r w:rsidRPr="002D2D7F">
              <w:t>%</w:t>
            </w:r>
            <w:r w:rsidR="00806505">
              <w:t xml:space="preserve"> </w:t>
            </w:r>
            <w:r w:rsidRPr="002D2D7F">
              <w:t>sustained</w:t>
            </w:r>
            <w:r w:rsidR="00806505">
              <w:t xml:space="preserve"> </w:t>
            </w:r>
            <w:r w:rsidRPr="002D2D7F">
              <w:t>or</w:t>
            </w:r>
            <w:r w:rsidR="00806505">
              <w:t xml:space="preserve"> </w:t>
            </w:r>
            <w:r w:rsidRPr="002D2D7F">
              <w:t>failures</w:t>
            </w:r>
            <w:r w:rsidR="00806505">
              <w:rPr>
                <w:rFonts w:ascii="Arial" w:hAnsi="Arial" w:cs="Arial"/>
              </w:rPr>
              <w:t xml:space="preserve"> </w:t>
            </w:r>
            <w:r w:rsidRPr="002D2D7F">
              <w:t>&gt;</w:t>
            </w:r>
            <w:r w:rsidR="00806505">
              <w:rPr>
                <w:rFonts w:ascii="Arial" w:hAnsi="Arial" w:cs="Arial"/>
              </w:rPr>
              <w:t xml:space="preserve"> </w:t>
            </w:r>
            <w:r w:rsidRPr="002D2D7F">
              <w:t>3</w:t>
            </w:r>
            <w:r w:rsidR="00806505">
              <w:rPr>
                <w:rFonts w:ascii="Arial" w:hAnsi="Arial" w:cs="Arial"/>
              </w:rPr>
              <w:t xml:space="preserve"> </w:t>
            </w:r>
            <w:r w:rsidRPr="002D2D7F">
              <w:t>%</w:t>
            </w:r>
          </w:p>
        </w:tc>
        <w:tc>
          <w:tcPr>
            <w:tcW w:w="2806" w:type="dxa"/>
            <w:vAlign w:val="center"/>
            <w:hideMark/>
          </w:tcPr>
          <w:p w14:paraId="06DE8EA2" w14:textId="2F355CB2" w:rsidR="004D6DDE" w:rsidRPr="002D2D7F" w:rsidRDefault="004D6DDE" w:rsidP="00FB53E0">
            <w:pPr>
              <w:pStyle w:val="TableBody"/>
            </w:pPr>
            <w:r w:rsidRPr="002D2D7F">
              <w:t>Maintain</w:t>
            </w:r>
            <w:r w:rsidR="00806505">
              <w:t xml:space="preserve"> </w:t>
            </w:r>
            <w:r w:rsidRPr="002D2D7F">
              <w: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stability;</w:t>
            </w:r>
            <w:r w:rsidR="00806505">
              <w:t xml:space="preserve"> </w:t>
            </w:r>
            <w:r w:rsidRPr="002D2D7F">
              <w:t>tie</w:t>
            </w:r>
            <w:r w:rsidR="00806505">
              <w:t xml:space="preserve"> </w:t>
            </w:r>
            <w:r w:rsidRPr="002D2D7F">
              <w:t>directly</w:t>
            </w:r>
            <w:r w:rsidR="00806505">
              <w:t xml:space="preserve"> </w:t>
            </w:r>
            <w:r w:rsidRPr="002D2D7F">
              <w:t>to</w:t>
            </w:r>
            <w:r w:rsidR="00806505">
              <w:t xml:space="preserve"> </w:t>
            </w:r>
            <w:r w:rsidRPr="002D2D7F">
              <w:t>revenue/user</w:t>
            </w:r>
            <w:r w:rsidR="00806505">
              <w:t xml:space="preserve"> </w:t>
            </w:r>
            <w:r w:rsidRPr="002D2D7F">
              <w:t>experience</w:t>
            </w:r>
            <w:r w:rsidR="00806505">
              <w:t xml:space="preserve"> </w:t>
            </w:r>
            <w:r w:rsidRPr="002D2D7F">
              <w:t>SLOs.</w:t>
            </w:r>
          </w:p>
        </w:tc>
      </w:tr>
      <w:tr w:rsidR="004D6DDE" w:rsidRPr="004D6DDE" w14:paraId="57F30B35" w14:textId="77777777" w:rsidTr="0020276D">
        <w:tc>
          <w:tcPr>
            <w:tcW w:w="704" w:type="dxa"/>
            <w:vMerge/>
            <w:vAlign w:val="center"/>
            <w:hideMark/>
          </w:tcPr>
          <w:p w14:paraId="1C34814D" w14:textId="77777777" w:rsidR="004D6DDE" w:rsidRPr="002D2D7F" w:rsidRDefault="004D6DDE" w:rsidP="00FB53E0">
            <w:pPr>
              <w:pStyle w:val="TableBody"/>
            </w:pPr>
          </w:p>
        </w:tc>
        <w:tc>
          <w:tcPr>
            <w:tcW w:w="1114" w:type="dxa"/>
            <w:vAlign w:val="center"/>
            <w:hideMark/>
          </w:tcPr>
          <w:p w14:paraId="2551197A" w14:textId="706D6DD1" w:rsidR="004D6DDE" w:rsidRPr="002D2D7F" w:rsidRDefault="004D6DDE" w:rsidP="00FB53E0">
            <w:pPr>
              <w:pStyle w:val="TableBody"/>
            </w:pPr>
            <w:r w:rsidRPr="002D2D7F">
              <w:t>Payment</w:t>
            </w:r>
            <w:r w:rsidR="00806505">
              <w:rPr>
                <w:rFonts w:ascii="Arial" w:hAnsi="Arial" w:cs="Arial"/>
              </w:rPr>
              <w:t xml:space="preserve"> </w:t>
            </w:r>
            <w:r w:rsidRPr="002D2D7F">
              <w:t>Success</w:t>
            </w:r>
            <w:r w:rsidR="00806505">
              <w:rPr>
                <w:rFonts w:ascii="Arial" w:hAnsi="Arial" w:cs="Arial"/>
              </w:rPr>
              <w:t xml:space="preserve"> </w:t>
            </w:r>
            <w:r w:rsidRPr="002D2D7F">
              <w:t>Rate</w:t>
            </w:r>
          </w:p>
        </w:tc>
        <w:tc>
          <w:tcPr>
            <w:tcW w:w="1721" w:type="dxa"/>
            <w:vAlign w:val="center"/>
            <w:hideMark/>
          </w:tcPr>
          <w:p w14:paraId="334B2122" w14:textId="52849B81" w:rsidR="004D6DDE" w:rsidRPr="002D2D7F" w:rsidRDefault="004D6DDE" w:rsidP="00FB53E0">
            <w:pPr>
              <w:pStyle w:val="TableBody"/>
            </w:pPr>
            <w:r w:rsidRPr="002D2D7F">
              <w:t>%</w:t>
            </w:r>
            <w:r w:rsidR="00806505">
              <w:t xml:space="preserve"> </w:t>
            </w:r>
            <w:r w:rsidRPr="002D2D7F">
              <w:t>of</w:t>
            </w:r>
            <w:r w:rsidR="00806505">
              <w:t xml:space="preserve"> </w:t>
            </w:r>
            <w:r w:rsidRPr="002D2D7F">
              <w:t>successful</w:t>
            </w:r>
            <w:r w:rsidR="00806505">
              <w:t xml:space="preserve"> </w:t>
            </w:r>
            <w:r w:rsidRPr="002D2D7F">
              <w:t>payments</w:t>
            </w:r>
          </w:p>
        </w:tc>
        <w:tc>
          <w:tcPr>
            <w:tcW w:w="992" w:type="dxa"/>
            <w:vAlign w:val="center"/>
            <w:hideMark/>
          </w:tcPr>
          <w:p w14:paraId="6442D796" w14:textId="1313AA3D" w:rsidR="004D6DDE" w:rsidRPr="002D2D7F" w:rsidRDefault="004D6DDE" w:rsidP="00FB53E0">
            <w:pPr>
              <w:pStyle w:val="TableBody"/>
            </w:pPr>
            <w:r w:rsidRPr="002D2D7F">
              <w:t>≥</w:t>
            </w:r>
            <w:r w:rsidR="00806505">
              <w:rPr>
                <w:rFonts w:ascii="Arial" w:hAnsi="Arial" w:cs="Arial"/>
              </w:rPr>
              <w:t xml:space="preserve"> </w:t>
            </w:r>
            <w:r w:rsidRPr="002D2D7F">
              <w:t>98</w:t>
            </w:r>
            <w:r w:rsidR="00806505">
              <w:rPr>
                <w:rFonts w:ascii="Arial" w:hAnsi="Arial" w:cs="Arial"/>
              </w:rPr>
              <w:t xml:space="preserve"> </w:t>
            </w:r>
            <w:r w:rsidRPr="002D2D7F">
              <w:t>%</w:t>
            </w:r>
          </w:p>
        </w:tc>
        <w:tc>
          <w:tcPr>
            <w:tcW w:w="1418" w:type="dxa"/>
            <w:vAlign w:val="center"/>
            <w:hideMark/>
          </w:tcPr>
          <w:p w14:paraId="73558535" w14:textId="610A6188" w:rsidR="004D6DDE" w:rsidRPr="002D2D7F" w:rsidRDefault="004D6DDE" w:rsidP="00FB53E0">
            <w:pPr>
              <w:pStyle w:val="TableBody"/>
            </w:pPr>
            <w:r w:rsidRPr="002D2D7F">
              <w:t>96</w:t>
            </w:r>
            <w:r w:rsidR="00806505">
              <w:rPr>
                <w:rFonts w:ascii="Arial" w:hAnsi="Arial" w:cs="Arial"/>
              </w:rPr>
              <w:t xml:space="preserve"> </w:t>
            </w:r>
            <w:r w:rsidRPr="002D2D7F">
              <w:rPr>
                <w:rFonts w:cs="Aptos"/>
              </w:rPr>
              <w:t>–</w:t>
            </w:r>
            <w:r w:rsidR="00806505">
              <w:rPr>
                <w:rFonts w:ascii="Arial" w:hAnsi="Arial" w:cs="Arial"/>
              </w:rPr>
              <w:t xml:space="preserve"> </w:t>
            </w:r>
            <w:r w:rsidRPr="002D2D7F">
              <w:t>98</w:t>
            </w:r>
            <w:r w:rsidR="00806505">
              <w:rPr>
                <w:rFonts w:ascii="Arial" w:hAnsi="Arial" w:cs="Arial"/>
              </w:rPr>
              <w:t xml:space="preserve"> </w:t>
            </w:r>
            <w:r w:rsidRPr="002D2D7F">
              <w:t>%</w:t>
            </w:r>
            <w:r w:rsidR="00806505">
              <w:t xml:space="preserve"> </w:t>
            </w:r>
            <w:r w:rsidRPr="002D2D7F">
              <w:t>sustained</w:t>
            </w:r>
          </w:p>
        </w:tc>
        <w:tc>
          <w:tcPr>
            <w:tcW w:w="1701" w:type="dxa"/>
            <w:vAlign w:val="center"/>
            <w:hideMark/>
          </w:tcPr>
          <w:p w14:paraId="32E43BCA" w14:textId="7B3B3E7A" w:rsidR="004D6DDE" w:rsidRPr="002D2D7F" w:rsidRDefault="004D6DDE" w:rsidP="00FB53E0">
            <w:pPr>
              <w:pStyle w:val="TableBody"/>
            </w:pPr>
            <w:r w:rsidRPr="002D2D7F">
              <w:t>&lt;</w:t>
            </w:r>
            <w:r w:rsidR="00806505">
              <w:rPr>
                <w:rFonts w:ascii="Arial" w:hAnsi="Arial" w:cs="Arial"/>
              </w:rPr>
              <w:t xml:space="preserve"> </w:t>
            </w:r>
            <w:r w:rsidRPr="002D2D7F">
              <w:t>96</w:t>
            </w:r>
            <w:r w:rsidR="00806505">
              <w:rPr>
                <w:rFonts w:ascii="Arial" w:hAnsi="Arial" w:cs="Arial"/>
              </w:rPr>
              <w:t xml:space="preserve"> </w:t>
            </w:r>
            <w:r w:rsidRPr="002D2D7F">
              <w:t>%</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min</w:t>
            </w:r>
          </w:p>
        </w:tc>
        <w:tc>
          <w:tcPr>
            <w:tcW w:w="2806" w:type="dxa"/>
            <w:vAlign w:val="center"/>
            <w:hideMark/>
          </w:tcPr>
          <w:p w14:paraId="78D67FD5" w14:textId="4D636674" w:rsidR="004D6DDE" w:rsidRPr="002D2D7F" w:rsidRDefault="004D6DDE" w:rsidP="00FB53E0">
            <w:pPr>
              <w:pStyle w:val="TableBody"/>
            </w:pPr>
            <w:r w:rsidRPr="002D2D7F">
              <w:t>Drop</w:t>
            </w:r>
            <w:r w:rsidR="00806505">
              <w:t xml:space="preserve"> </w:t>
            </w:r>
            <w:r w:rsidRPr="002D2D7F">
              <w:t>below</w:t>
            </w:r>
            <w:r w:rsidR="00806505">
              <w:rPr>
                <w:rFonts w:ascii="Arial" w:hAnsi="Arial" w:cs="Arial"/>
              </w:rPr>
              <w:t xml:space="preserve"> </w:t>
            </w:r>
            <w:r w:rsidRPr="002D2D7F">
              <w:t>98</w:t>
            </w:r>
            <w:r w:rsidR="00806505">
              <w:rPr>
                <w:rFonts w:ascii="Arial" w:hAnsi="Arial" w:cs="Arial"/>
              </w:rPr>
              <w:t xml:space="preserve"> </w:t>
            </w:r>
            <w:r w:rsidRPr="002D2D7F">
              <w:t>%</w:t>
            </w:r>
            <w:r w:rsidR="00806505">
              <w:t xml:space="preserve"> </w:t>
            </w:r>
            <w:r w:rsidRPr="002D2D7F">
              <w:t>indicates</w:t>
            </w:r>
            <w:r w:rsidR="00806505">
              <w:t xml:space="preserve"> </w:t>
            </w:r>
            <w:r w:rsidRPr="002D2D7F">
              <w:t>gateway</w:t>
            </w:r>
            <w:r w:rsidR="00806505">
              <w:t xml:space="preserve"> </w:t>
            </w:r>
            <w:r w:rsidRPr="002D2D7F">
              <w:t>or</w:t>
            </w:r>
            <w:r w:rsidR="00806505">
              <w:t xml:space="preserve"> </w:t>
            </w:r>
            <w:r w:rsidRPr="002D2D7F">
              <w:t>API</w:t>
            </w:r>
            <w:r w:rsidR="00806505">
              <w:t xml:space="preserve"> </w:t>
            </w:r>
            <w:r w:rsidRPr="002D2D7F">
              <w:t>issue;</w:t>
            </w:r>
            <w:r w:rsidR="00806505">
              <w:t xml:space="preserve"> </w:t>
            </w:r>
            <w:r w:rsidRPr="002D2D7F">
              <w:t>critical</w:t>
            </w:r>
            <w:r w:rsidR="00806505">
              <w:t xml:space="preserve"> </w:t>
            </w:r>
            <w:r w:rsidRPr="002D2D7F">
              <w:t>if</w:t>
            </w:r>
            <w:r w:rsidR="00806505">
              <w:t xml:space="preserve"> </w:t>
            </w:r>
            <w:r w:rsidRPr="002D2D7F">
              <w:t>&lt;</w:t>
            </w:r>
            <w:r w:rsidR="00806505">
              <w:rPr>
                <w:rFonts w:ascii="Arial" w:hAnsi="Arial" w:cs="Arial"/>
              </w:rPr>
              <w:t xml:space="preserve"> </w:t>
            </w:r>
            <w:r w:rsidRPr="002D2D7F">
              <w:t>95</w:t>
            </w:r>
            <w:r w:rsidR="00806505">
              <w:rPr>
                <w:rFonts w:ascii="Arial" w:hAnsi="Arial" w:cs="Arial"/>
              </w:rPr>
              <w:t xml:space="preserve"> </w:t>
            </w:r>
            <w:r w:rsidRPr="002D2D7F">
              <w:t>%.</w:t>
            </w:r>
          </w:p>
        </w:tc>
      </w:tr>
      <w:tr w:rsidR="004D6DDE" w:rsidRPr="004D6DDE" w14:paraId="3CCC9D27" w14:textId="77777777" w:rsidTr="0020276D">
        <w:tc>
          <w:tcPr>
            <w:tcW w:w="704" w:type="dxa"/>
            <w:vMerge/>
            <w:vAlign w:val="center"/>
            <w:hideMark/>
          </w:tcPr>
          <w:p w14:paraId="2201E1C6" w14:textId="77777777" w:rsidR="004D6DDE" w:rsidRPr="002D2D7F" w:rsidRDefault="004D6DDE" w:rsidP="00FB53E0">
            <w:pPr>
              <w:pStyle w:val="TableBody"/>
            </w:pPr>
          </w:p>
        </w:tc>
        <w:tc>
          <w:tcPr>
            <w:tcW w:w="1114" w:type="dxa"/>
            <w:vAlign w:val="center"/>
            <w:hideMark/>
          </w:tcPr>
          <w:p w14:paraId="3D3F2386" w14:textId="795E5D75" w:rsidR="004D6DDE" w:rsidRPr="002D2D7F" w:rsidRDefault="004D6DDE" w:rsidP="00FB53E0">
            <w:pPr>
              <w:pStyle w:val="TableBody"/>
            </w:pPr>
            <w:r w:rsidRPr="002D2D7F">
              <w:t>Checkout</w:t>
            </w:r>
            <w:r w:rsidR="00806505">
              <w:rPr>
                <w:rFonts w:ascii="Arial" w:hAnsi="Arial" w:cs="Arial"/>
              </w:rPr>
              <w:t xml:space="preserve"> </w:t>
            </w:r>
            <w:r w:rsidRPr="002D2D7F">
              <w:t>Latency</w:t>
            </w:r>
          </w:p>
        </w:tc>
        <w:tc>
          <w:tcPr>
            <w:tcW w:w="1721" w:type="dxa"/>
            <w:vAlign w:val="center"/>
            <w:hideMark/>
          </w:tcPr>
          <w:p w14:paraId="3A42A72B" w14:textId="7638F9F6" w:rsidR="004D6DDE" w:rsidRPr="002D2D7F" w:rsidRDefault="004D6DDE" w:rsidP="00FB53E0">
            <w:pPr>
              <w:pStyle w:val="TableBody"/>
            </w:pPr>
            <w:r w:rsidRPr="002D2D7F">
              <w:t>ms</w:t>
            </w:r>
            <w:r w:rsidR="00806505">
              <w:t xml:space="preserve"> </w:t>
            </w:r>
            <w:r w:rsidRPr="002D2D7F">
              <w:t>end</w:t>
            </w:r>
            <w:r w:rsidRPr="002D2D7F">
              <w:noBreakHyphen/>
              <w:t>to</w:t>
            </w:r>
            <w:r w:rsidRPr="002D2D7F">
              <w:noBreakHyphen/>
              <w:t>end</w:t>
            </w:r>
            <w:r w:rsidR="00806505">
              <w:t xml:space="preserve"> </w:t>
            </w:r>
            <w:r w:rsidRPr="002D2D7F">
              <w:t>user</w:t>
            </w:r>
            <w:r w:rsidR="00806505">
              <w:t xml:space="preserve"> </w:t>
            </w:r>
            <w:r w:rsidRPr="002D2D7F">
              <w:t>transaction</w:t>
            </w:r>
          </w:p>
        </w:tc>
        <w:tc>
          <w:tcPr>
            <w:tcW w:w="992" w:type="dxa"/>
            <w:vAlign w:val="center"/>
            <w:hideMark/>
          </w:tcPr>
          <w:p w14:paraId="2A13EE25" w14:textId="23E2E887" w:rsidR="004D6DDE" w:rsidRPr="002D2D7F" w:rsidRDefault="004D6DDE" w:rsidP="00FB53E0">
            <w:pPr>
              <w:pStyle w:val="TableBody"/>
            </w:pPr>
            <w:r w:rsidRPr="002D2D7F">
              <w:t>P95</w:t>
            </w:r>
            <w:r w:rsidR="00806505">
              <w:rPr>
                <w:rFonts w:ascii="Arial" w:hAnsi="Arial" w:cs="Arial"/>
              </w:rPr>
              <w:t xml:space="preserve"> </w:t>
            </w:r>
            <w:r w:rsidRPr="002D2D7F">
              <w:t>&lt;</w:t>
            </w:r>
            <w:r w:rsidR="00806505">
              <w:rPr>
                <w:rFonts w:ascii="Arial" w:hAnsi="Arial" w:cs="Arial"/>
              </w:rPr>
              <w:t xml:space="preserve"> </w:t>
            </w:r>
            <w:r w:rsidRPr="002D2D7F">
              <w:t>2</w:t>
            </w:r>
            <w:r w:rsidR="00806505">
              <w:rPr>
                <w:rFonts w:ascii="Arial" w:hAnsi="Arial" w:cs="Arial"/>
              </w:rPr>
              <w:t xml:space="preserve"> </w:t>
            </w:r>
            <w:r w:rsidRPr="002D2D7F">
              <w:t>s</w:t>
            </w:r>
          </w:p>
        </w:tc>
        <w:tc>
          <w:tcPr>
            <w:tcW w:w="1418" w:type="dxa"/>
            <w:vAlign w:val="center"/>
            <w:hideMark/>
          </w:tcPr>
          <w:p w14:paraId="59A3CCE5" w14:textId="2947638D" w:rsidR="004D6DDE" w:rsidRPr="002D2D7F" w:rsidRDefault="004D6DDE" w:rsidP="00FB53E0">
            <w:pPr>
              <w:pStyle w:val="TableBody"/>
            </w:pPr>
            <w:r w:rsidRPr="002D2D7F">
              <w:t>2–3</w:t>
            </w:r>
            <w:r w:rsidR="00806505">
              <w:rPr>
                <w:rFonts w:ascii="Arial" w:hAnsi="Arial" w:cs="Arial"/>
              </w:rPr>
              <w:t xml:space="preserve"> </w:t>
            </w:r>
            <w:r w:rsidRPr="002D2D7F">
              <w:t>s</w:t>
            </w:r>
            <w:r w:rsidR="00806505">
              <w:t xml:space="preserve"> </w:t>
            </w:r>
            <w:r w:rsidRPr="002D2D7F">
              <w:t>sustained</w:t>
            </w:r>
          </w:p>
        </w:tc>
        <w:tc>
          <w:tcPr>
            <w:tcW w:w="1701" w:type="dxa"/>
            <w:vAlign w:val="center"/>
            <w:hideMark/>
          </w:tcPr>
          <w:p w14:paraId="7BF843A8" w14:textId="4A937421" w:rsidR="004D6DDE" w:rsidRPr="002D2D7F" w:rsidRDefault="004D6DDE" w:rsidP="00FB53E0">
            <w:pPr>
              <w:pStyle w:val="TableBody"/>
            </w:pPr>
            <w:r w:rsidRPr="002D2D7F">
              <w:t>&gt;</w:t>
            </w:r>
            <w:r w:rsidR="00806505">
              <w:rPr>
                <w:rFonts w:ascii="Arial" w:hAnsi="Arial" w:cs="Arial"/>
              </w:rPr>
              <w:t xml:space="preserve"> </w:t>
            </w:r>
            <w:r w:rsidRPr="002D2D7F">
              <w:t>3</w:t>
            </w:r>
            <w:r w:rsidR="00806505">
              <w:rPr>
                <w:rFonts w:ascii="Arial" w:hAnsi="Arial" w:cs="Arial"/>
              </w:rPr>
              <w:t xml:space="preserve"> </w:t>
            </w:r>
            <w:r w:rsidRPr="002D2D7F">
              <w:t>s</w:t>
            </w:r>
            <w:r w:rsidR="00806505">
              <w:t xml:space="preserve"> </w:t>
            </w:r>
            <w:r w:rsidRPr="002D2D7F">
              <w:t>sustained</w:t>
            </w:r>
            <w:r w:rsidR="00806505">
              <w:rPr>
                <w:rFonts w:ascii="Arial" w:hAnsi="Arial" w:cs="Arial"/>
              </w:rPr>
              <w:t xml:space="preserve"> </w:t>
            </w:r>
            <w:r w:rsidRPr="002D2D7F">
              <w:t>&gt;</w:t>
            </w:r>
            <w:r w:rsidR="00806505">
              <w:rPr>
                <w:rFonts w:ascii="Arial" w:hAnsi="Arial" w:cs="Arial"/>
              </w:rPr>
              <w:t xml:space="preserve"> </w:t>
            </w:r>
            <w:r w:rsidRPr="002D2D7F">
              <w:t>2</w:t>
            </w:r>
            <w:r w:rsidR="00806505">
              <w:rPr>
                <w:rFonts w:ascii="Arial" w:hAnsi="Arial" w:cs="Arial"/>
              </w:rPr>
              <w:t xml:space="preserve"> </w:t>
            </w:r>
            <w:r w:rsidRPr="002D2D7F">
              <w:t>min</w:t>
            </w:r>
          </w:p>
        </w:tc>
        <w:tc>
          <w:tcPr>
            <w:tcW w:w="2806" w:type="dxa"/>
            <w:vAlign w:val="center"/>
            <w:hideMark/>
          </w:tcPr>
          <w:p w14:paraId="7E487565" w14:textId="10B6A4AC" w:rsidR="004D6DDE" w:rsidRPr="002D2D7F" w:rsidRDefault="004D6DDE" w:rsidP="00FB53E0">
            <w:pPr>
              <w:pStyle w:val="TableBody"/>
            </w:pPr>
            <w:r w:rsidRPr="002D2D7F">
              <w:t>Measure</w:t>
            </w:r>
            <w:r w:rsidR="00806505">
              <w:t xml:space="preserve"> </w:t>
            </w:r>
            <w:r w:rsidRPr="002D2D7F">
              <w:t>full</w:t>
            </w:r>
            <w:r w:rsidR="00806505">
              <w:t xml:space="preserve"> </w:t>
            </w:r>
            <w:r w:rsidRPr="002D2D7F">
              <w:t>checkout</w:t>
            </w:r>
            <w:r w:rsidR="00806505">
              <w:t xml:space="preserve"> </w:t>
            </w:r>
            <w:r w:rsidRPr="002D2D7F">
              <w:t>path,</w:t>
            </w:r>
            <w:r w:rsidR="00806505">
              <w:t xml:space="preserve"> </w:t>
            </w:r>
            <w:r w:rsidRPr="002D2D7F">
              <w:t>including</w:t>
            </w:r>
            <w:r w:rsidR="00806505">
              <w:t xml:space="preserve"> </w:t>
            </w:r>
            <w:r w:rsidRPr="002D2D7F">
              <w:t>payment;</w:t>
            </w:r>
            <w:r w:rsidR="00806505">
              <w:t xml:space="preserve"> </w:t>
            </w:r>
            <w:r w:rsidRPr="002D2D7F">
              <w:t>aim</w:t>
            </w:r>
            <w:r w:rsidR="00806505">
              <w:t xml:space="preserve"> </w:t>
            </w:r>
            <w:r w:rsidRPr="002D2D7F">
              <w:t>for</w:t>
            </w:r>
            <w:r w:rsidR="00806505">
              <w:t xml:space="preserve"> </w:t>
            </w:r>
            <w:r w:rsidRPr="002D2D7F">
              <w:t>consistently</w:t>
            </w:r>
            <w:r w:rsidR="00806505">
              <w:t xml:space="preserve"> </w:t>
            </w:r>
            <w:r w:rsidRPr="002D2D7F">
              <w:t>&lt;</w:t>
            </w:r>
            <w:r w:rsidR="00806505">
              <w:rPr>
                <w:rFonts w:ascii="Arial" w:hAnsi="Arial" w:cs="Arial"/>
              </w:rPr>
              <w:t xml:space="preserve"> </w:t>
            </w:r>
            <w:r w:rsidRPr="002D2D7F">
              <w:t>2</w:t>
            </w:r>
            <w:r w:rsidR="00806505">
              <w:rPr>
                <w:rFonts w:ascii="Arial" w:hAnsi="Arial" w:cs="Arial"/>
              </w:rPr>
              <w:t xml:space="preserve"> </w:t>
            </w:r>
            <w:r w:rsidRPr="002D2D7F">
              <w:t>s</w:t>
            </w:r>
            <w:r w:rsidR="00806505">
              <w:t xml:space="preserve"> </w:t>
            </w:r>
            <w:r w:rsidRPr="002D2D7F">
              <w:t>(P95).</w:t>
            </w:r>
          </w:p>
        </w:tc>
      </w:tr>
    </w:tbl>
    <w:p w14:paraId="12C58EED" w14:textId="04092099" w:rsidR="004612FA" w:rsidRPr="004612FA" w:rsidRDefault="004612FA" w:rsidP="0038693B">
      <w:pPr>
        <w:pStyle w:val="Heading2"/>
      </w:pPr>
      <w:bookmarkStart w:id="2225" w:name="_Toc228549514"/>
      <w:bookmarkStart w:id="2226" w:name="_Toc228784902"/>
      <w:r w:rsidRPr="004612FA">
        <w:t>Recommended</w:t>
      </w:r>
      <w:r w:rsidR="00806505">
        <w:t xml:space="preserve"> </w:t>
      </w:r>
      <w:r w:rsidRPr="004612FA">
        <w:t>Alerting</w:t>
      </w:r>
      <w:r w:rsidR="00806505">
        <w:t xml:space="preserve"> </w:t>
      </w:r>
      <w:r w:rsidRPr="004612FA">
        <w:t>Policy</w:t>
      </w:r>
      <w:bookmarkEnd w:id="2225"/>
      <w:bookmarkEnd w:id="2226"/>
    </w:p>
    <w:tbl>
      <w:tblPr>
        <w:tblW w:w="10456" w:type="dxa"/>
        <w:tblLook w:val="04A0" w:firstRow="1" w:lastRow="0" w:firstColumn="1" w:lastColumn="0" w:noHBand="0" w:noVBand="1"/>
      </w:tblPr>
      <w:tblGrid>
        <w:gridCol w:w="1171"/>
        <w:gridCol w:w="4494"/>
        <w:gridCol w:w="4791"/>
      </w:tblGrid>
      <w:tr w:rsidR="004612FA" w:rsidRPr="002D2D7F" w14:paraId="7AFEE95E" w14:textId="77777777" w:rsidTr="00FB615F">
        <w:tc>
          <w:tcPr>
            <w:tcW w:w="0" w:type="auto"/>
            <w:noWrap/>
            <w:vAlign w:val="center"/>
            <w:hideMark/>
          </w:tcPr>
          <w:p w14:paraId="4008E5ED" w14:textId="77777777" w:rsidR="004612FA" w:rsidRPr="002D2D7F" w:rsidRDefault="004612FA" w:rsidP="00FB53E0">
            <w:pPr>
              <w:pStyle w:val="TableTitle"/>
            </w:pPr>
            <w:r w:rsidRPr="002D2D7F">
              <w:t>Severity</w:t>
            </w:r>
          </w:p>
        </w:tc>
        <w:tc>
          <w:tcPr>
            <w:tcW w:w="4494" w:type="dxa"/>
            <w:noWrap/>
            <w:vAlign w:val="center"/>
            <w:hideMark/>
          </w:tcPr>
          <w:p w14:paraId="3069880B" w14:textId="6D3449AC" w:rsidR="004612FA" w:rsidRPr="002D2D7F" w:rsidRDefault="004612FA" w:rsidP="00FB53E0">
            <w:pPr>
              <w:pStyle w:val="TableTitle"/>
            </w:pPr>
            <w:r w:rsidRPr="002D2D7F">
              <w:t>Trigger</w:t>
            </w:r>
            <w:r w:rsidR="00806505">
              <w:t xml:space="preserve"> </w:t>
            </w:r>
            <w:r w:rsidRPr="002D2D7F">
              <w:t>Definition</w:t>
            </w:r>
          </w:p>
        </w:tc>
        <w:tc>
          <w:tcPr>
            <w:tcW w:w="4791" w:type="dxa"/>
            <w:noWrap/>
            <w:vAlign w:val="center"/>
            <w:hideMark/>
          </w:tcPr>
          <w:p w14:paraId="5B94EAC2" w14:textId="09FB3F41" w:rsidR="004612FA" w:rsidRPr="002D2D7F" w:rsidRDefault="004612FA" w:rsidP="00FB53E0">
            <w:pPr>
              <w:pStyle w:val="TableTitle"/>
            </w:pPr>
            <w:r w:rsidRPr="002D2D7F">
              <w:t>Response</w:t>
            </w:r>
            <w:r w:rsidR="00806505">
              <w:t xml:space="preserve"> </w:t>
            </w:r>
            <w:r w:rsidRPr="002D2D7F">
              <w:t>Expectation</w:t>
            </w:r>
          </w:p>
        </w:tc>
      </w:tr>
      <w:tr w:rsidR="004612FA" w:rsidRPr="002D2D7F" w14:paraId="717FEF78" w14:textId="77777777" w:rsidTr="00FB615F">
        <w:tc>
          <w:tcPr>
            <w:tcW w:w="0" w:type="auto"/>
            <w:vAlign w:val="center"/>
            <w:hideMark/>
          </w:tcPr>
          <w:p w14:paraId="204BB3A3" w14:textId="19AE2016" w:rsidR="004612FA" w:rsidRPr="002D2D7F" w:rsidRDefault="004612FA" w:rsidP="00FB53E0">
            <w:pPr>
              <w:pStyle w:val="TableBody"/>
            </w:pPr>
            <w:r w:rsidRPr="002D2D7F">
              <w:t>Info</w:t>
            </w:r>
            <w:r w:rsidR="00806505">
              <w:t xml:space="preserve"> </w:t>
            </w:r>
            <w:r w:rsidRPr="002D2D7F">
              <w:t>/</w:t>
            </w:r>
            <w:r w:rsidR="00806505">
              <w:t xml:space="preserve"> </w:t>
            </w:r>
            <w:r w:rsidRPr="002D2D7F">
              <w:t>Normal</w:t>
            </w:r>
          </w:p>
        </w:tc>
        <w:tc>
          <w:tcPr>
            <w:tcW w:w="4494" w:type="dxa"/>
            <w:vAlign w:val="center"/>
            <w:hideMark/>
          </w:tcPr>
          <w:p w14:paraId="13372AB1" w14:textId="4F29187E" w:rsidR="004612FA" w:rsidRPr="002D2D7F" w:rsidRDefault="004612FA" w:rsidP="00FB53E0">
            <w:pPr>
              <w:pStyle w:val="TableBody"/>
            </w:pPr>
            <w:r w:rsidRPr="002D2D7F">
              <w:t>Metric</w:t>
            </w:r>
            <w:r w:rsidR="00806505">
              <w:t xml:space="preserve"> </w:t>
            </w:r>
            <w:r w:rsidRPr="002D2D7F">
              <w:t>within</w:t>
            </w:r>
            <w:r w:rsidR="00806505">
              <w:t xml:space="preserve"> </w:t>
            </w:r>
            <w:r w:rsidRPr="002D2D7F">
              <w:t>“Healthy”</w:t>
            </w:r>
            <w:r w:rsidR="00806505">
              <w:t xml:space="preserve"> </w:t>
            </w:r>
            <w:r w:rsidRPr="002D2D7F">
              <w:t>range</w:t>
            </w:r>
            <w:r w:rsidR="00806505">
              <w:t xml:space="preserve"> </w:t>
            </w:r>
            <w:r w:rsidRPr="002D2D7F">
              <w:t>or</w:t>
            </w:r>
            <w:r w:rsidR="00806505">
              <w:t xml:space="preserve"> </w:t>
            </w:r>
            <w:r w:rsidRPr="002D2D7F">
              <w:t>brief</w:t>
            </w:r>
            <w:r w:rsidR="00806505">
              <w:t xml:space="preserve"> </w:t>
            </w:r>
            <w:r w:rsidRPr="002D2D7F">
              <w:t>transient</w:t>
            </w:r>
            <w:r w:rsidR="00806505">
              <w:t xml:space="preserve"> </w:t>
            </w:r>
            <w:r w:rsidRPr="002D2D7F">
              <w:t>spikes</w:t>
            </w:r>
          </w:p>
        </w:tc>
        <w:tc>
          <w:tcPr>
            <w:tcW w:w="4791" w:type="dxa"/>
            <w:vAlign w:val="center"/>
            <w:hideMark/>
          </w:tcPr>
          <w:p w14:paraId="466D7DCD" w14:textId="70C29C82" w:rsidR="004612FA" w:rsidRPr="002D2D7F" w:rsidRDefault="004612FA" w:rsidP="00FB53E0">
            <w:pPr>
              <w:pStyle w:val="TableBody"/>
            </w:pPr>
            <w:r w:rsidRPr="002D2D7F">
              <w:t>Observe</w:t>
            </w:r>
            <w:r w:rsidR="00806505">
              <w:t xml:space="preserve"> </w:t>
            </w:r>
            <w:r w:rsidRPr="002D2D7F">
              <w:t>trend;</w:t>
            </w:r>
            <w:r w:rsidR="00806505">
              <w:t xml:space="preserve"> </w:t>
            </w:r>
            <w:r w:rsidRPr="002D2D7F">
              <w:t>log</w:t>
            </w:r>
            <w:r w:rsidR="00806505">
              <w:t xml:space="preserve"> </w:t>
            </w:r>
            <w:r w:rsidRPr="002D2D7F">
              <w:t>for</w:t>
            </w:r>
            <w:r w:rsidR="00806505">
              <w:t xml:space="preserve"> </w:t>
            </w:r>
            <w:r w:rsidRPr="002D2D7F">
              <w:t>baselining</w:t>
            </w:r>
            <w:r w:rsidR="00806505">
              <w:t xml:space="preserve"> </w:t>
            </w:r>
            <w:r w:rsidRPr="002D2D7F">
              <w:t>only.</w:t>
            </w:r>
          </w:p>
        </w:tc>
      </w:tr>
      <w:tr w:rsidR="004612FA" w:rsidRPr="002D2D7F" w14:paraId="42A8BEDC" w14:textId="77777777" w:rsidTr="00FB615F">
        <w:tc>
          <w:tcPr>
            <w:tcW w:w="0" w:type="auto"/>
            <w:vAlign w:val="center"/>
            <w:hideMark/>
          </w:tcPr>
          <w:p w14:paraId="5412D22B" w14:textId="77777777" w:rsidR="004612FA" w:rsidRPr="002D2D7F" w:rsidRDefault="004612FA" w:rsidP="00FB53E0">
            <w:pPr>
              <w:pStyle w:val="TableBody"/>
            </w:pPr>
            <w:r w:rsidRPr="002D2D7F">
              <w:t>Warning</w:t>
            </w:r>
          </w:p>
        </w:tc>
        <w:tc>
          <w:tcPr>
            <w:tcW w:w="4494" w:type="dxa"/>
            <w:vAlign w:val="center"/>
            <w:hideMark/>
          </w:tcPr>
          <w:p w14:paraId="711593F5" w14:textId="789A5430" w:rsidR="004612FA" w:rsidRPr="002D2D7F" w:rsidRDefault="004612FA" w:rsidP="00FB53E0">
            <w:pPr>
              <w:pStyle w:val="TableBody"/>
            </w:pPr>
            <w:r w:rsidRPr="002D2D7F">
              <w:t>Metric</w:t>
            </w:r>
            <w:r w:rsidR="00806505">
              <w:t xml:space="preserve"> </w:t>
            </w:r>
            <w:r w:rsidRPr="002D2D7F">
              <w:t>above</w:t>
            </w:r>
            <w:r w:rsidR="00806505">
              <w:t xml:space="preserve"> </w:t>
            </w:r>
            <w:r w:rsidRPr="002D2D7F">
              <w:rPr>
                <w:i/>
                <w:iCs/>
              </w:rPr>
              <w:t>Warning</w:t>
            </w:r>
            <w:r w:rsidR="00806505">
              <w:t xml:space="preserve"> </w:t>
            </w:r>
            <w:r w:rsidRPr="002D2D7F">
              <w:t>threshold</w:t>
            </w:r>
            <w:r w:rsidR="00806505">
              <w:t xml:space="preserve"> </w:t>
            </w:r>
            <w:r w:rsidRPr="002D2D7F">
              <w:t>for</w:t>
            </w:r>
            <w:r w:rsidR="00806505">
              <w:t xml:space="preserve"> </w:t>
            </w:r>
            <w:r w:rsidRPr="002D2D7F">
              <w:t>≥</w:t>
            </w:r>
            <w:r w:rsidR="00806505">
              <w:rPr>
                <w:rFonts w:ascii="Arial" w:hAnsi="Arial" w:cs="Arial"/>
              </w:rPr>
              <w:t xml:space="preserve"> </w:t>
            </w:r>
            <w:r w:rsidRPr="002D2D7F">
              <w:t>5</w:t>
            </w:r>
            <w:r w:rsidR="00806505">
              <w:rPr>
                <w:rFonts w:ascii="Arial" w:hAnsi="Arial" w:cs="Arial"/>
              </w:rPr>
              <w:t xml:space="preserve"> </w:t>
            </w:r>
            <w:r w:rsidRPr="002D2D7F">
              <w:t>min</w:t>
            </w:r>
            <w:r w:rsidR="00806505">
              <w:t xml:space="preserve"> </w:t>
            </w:r>
            <w:r w:rsidRPr="002D2D7F">
              <w:t>rolling</w:t>
            </w:r>
            <w:r w:rsidR="00806505">
              <w:t xml:space="preserve"> </w:t>
            </w:r>
            <w:r w:rsidRPr="002D2D7F">
              <w:t>window</w:t>
            </w:r>
          </w:p>
        </w:tc>
        <w:tc>
          <w:tcPr>
            <w:tcW w:w="4791" w:type="dxa"/>
            <w:vAlign w:val="center"/>
            <w:hideMark/>
          </w:tcPr>
          <w:p w14:paraId="63DA2420" w14:textId="35EAB2C1" w:rsidR="004612FA" w:rsidRPr="002D2D7F" w:rsidRDefault="004612FA" w:rsidP="00FB53E0">
            <w:pPr>
              <w:pStyle w:val="TableBody"/>
            </w:pPr>
            <w:r w:rsidRPr="002D2D7F">
              <w:t>Investigate</w:t>
            </w:r>
            <w:r w:rsidR="00806505">
              <w:t xml:space="preserve"> </w:t>
            </w:r>
            <w:r w:rsidRPr="002D2D7F">
              <w:t>within</w:t>
            </w:r>
            <w:r w:rsidR="00806505">
              <w:t xml:space="preserve"> </w:t>
            </w:r>
            <w:r w:rsidRPr="002D2D7F">
              <w:t>normal</w:t>
            </w:r>
            <w:r w:rsidR="00806505">
              <w:t xml:space="preserve"> </w:t>
            </w:r>
            <w:r w:rsidRPr="002D2D7F">
              <w:t>support</w:t>
            </w:r>
            <w:r w:rsidR="00806505">
              <w:t xml:space="preserve"> </w:t>
            </w:r>
            <w:r w:rsidRPr="002D2D7F">
              <w:t>hours;</w:t>
            </w:r>
            <w:r w:rsidR="00806505">
              <w:t xml:space="preserve"> </w:t>
            </w:r>
            <w:r w:rsidRPr="002D2D7F">
              <w:t>check</w:t>
            </w:r>
            <w:r w:rsidR="00806505">
              <w:t xml:space="preserve"> </w:t>
            </w:r>
            <w:r w:rsidRPr="002D2D7F">
              <w:t>dependency</w:t>
            </w:r>
            <w:r w:rsidR="00806505">
              <w:t xml:space="preserve"> </w:t>
            </w:r>
            <w:r w:rsidRPr="002D2D7F">
              <w:t>or</w:t>
            </w:r>
            <w:r w:rsidR="00806505">
              <w:t xml:space="preserve"> </w:t>
            </w:r>
            <w:r w:rsidRPr="002D2D7F">
              <w:t>resource</w:t>
            </w:r>
            <w:r w:rsidR="00806505">
              <w:t xml:space="preserve"> </w:t>
            </w:r>
            <w:r w:rsidRPr="002D2D7F">
              <w:t>limits.</w:t>
            </w:r>
          </w:p>
        </w:tc>
      </w:tr>
      <w:tr w:rsidR="004612FA" w:rsidRPr="002D2D7F" w14:paraId="5E4F2C6B" w14:textId="77777777" w:rsidTr="00FB615F">
        <w:tc>
          <w:tcPr>
            <w:tcW w:w="0" w:type="auto"/>
            <w:vAlign w:val="center"/>
            <w:hideMark/>
          </w:tcPr>
          <w:p w14:paraId="5EAED297" w14:textId="77777777" w:rsidR="004612FA" w:rsidRPr="002D2D7F" w:rsidRDefault="004612FA" w:rsidP="00FB53E0">
            <w:pPr>
              <w:pStyle w:val="TableBody"/>
            </w:pPr>
            <w:r w:rsidRPr="002D2D7F">
              <w:t>Critical</w:t>
            </w:r>
          </w:p>
        </w:tc>
        <w:tc>
          <w:tcPr>
            <w:tcW w:w="4494" w:type="dxa"/>
            <w:vAlign w:val="center"/>
            <w:hideMark/>
          </w:tcPr>
          <w:p w14:paraId="73D1CE6F" w14:textId="32EC4DB3" w:rsidR="004612FA" w:rsidRPr="002D2D7F" w:rsidRDefault="004612FA" w:rsidP="00FB53E0">
            <w:pPr>
              <w:pStyle w:val="TableBody"/>
            </w:pPr>
            <w:r w:rsidRPr="002D2D7F">
              <w:t>Metric</w:t>
            </w:r>
            <w:r w:rsidR="00806505">
              <w:t xml:space="preserve"> </w:t>
            </w:r>
            <w:r w:rsidRPr="002D2D7F">
              <w:t>above</w:t>
            </w:r>
            <w:r w:rsidR="00806505">
              <w:t xml:space="preserve"> </w:t>
            </w:r>
            <w:r w:rsidRPr="002D2D7F">
              <w:rPr>
                <w:i/>
                <w:iCs/>
              </w:rPr>
              <w:t>Critical</w:t>
            </w:r>
            <w:r w:rsidR="00806505">
              <w:t xml:space="preserve"> </w:t>
            </w:r>
            <w:r w:rsidRPr="002D2D7F">
              <w:t>threshold</w:t>
            </w:r>
            <w:r w:rsidR="00806505">
              <w:t xml:space="preserve"> </w:t>
            </w:r>
            <w:r w:rsidRPr="002D2D7F">
              <w:t>for</w:t>
            </w:r>
            <w:r w:rsidR="00806505">
              <w:t xml:space="preserve"> </w:t>
            </w:r>
            <w:r w:rsidRPr="002D2D7F">
              <w:t>≥</w:t>
            </w:r>
            <w:r w:rsidR="00806505">
              <w:rPr>
                <w:rFonts w:ascii="Arial" w:hAnsi="Arial" w:cs="Arial"/>
              </w:rPr>
              <w:t xml:space="preserve"> </w:t>
            </w:r>
            <w:r w:rsidRPr="002D2D7F">
              <w:t>2</w:t>
            </w:r>
            <w:r w:rsidR="00806505">
              <w:rPr>
                <w:rFonts w:ascii="Arial" w:hAnsi="Arial" w:cs="Arial"/>
              </w:rPr>
              <w:t xml:space="preserve"> </w:t>
            </w:r>
            <w:r w:rsidRPr="002D2D7F">
              <w:t>min</w:t>
            </w:r>
            <w:r w:rsidR="00806505">
              <w:t xml:space="preserve"> </w:t>
            </w:r>
            <w:r w:rsidRPr="002D2D7F">
              <w:t>or</w:t>
            </w:r>
            <w:r w:rsidR="00806505">
              <w:t xml:space="preserve"> </w:t>
            </w:r>
            <w:r w:rsidRPr="002D2D7F">
              <w:t>repeated</w:t>
            </w:r>
            <w:r w:rsidR="00806505">
              <w:t xml:space="preserve"> </w:t>
            </w:r>
            <w:r w:rsidRPr="002D2D7F">
              <w:t>within</w:t>
            </w:r>
            <w:r w:rsidR="00806505">
              <w:t xml:space="preserve"> </w:t>
            </w:r>
            <w:r w:rsidRPr="002D2D7F">
              <w:t>10</w:t>
            </w:r>
            <w:r w:rsidR="00806505">
              <w:rPr>
                <w:rFonts w:ascii="Arial" w:hAnsi="Arial" w:cs="Arial"/>
              </w:rPr>
              <w:t xml:space="preserve"> </w:t>
            </w:r>
            <w:r w:rsidRPr="002D2D7F">
              <w:t>min</w:t>
            </w:r>
          </w:p>
        </w:tc>
        <w:tc>
          <w:tcPr>
            <w:tcW w:w="4791" w:type="dxa"/>
            <w:vAlign w:val="center"/>
            <w:hideMark/>
          </w:tcPr>
          <w:p w14:paraId="52E96186" w14:textId="6D35AE49" w:rsidR="004612FA" w:rsidRPr="002D2D7F" w:rsidRDefault="004612FA" w:rsidP="00FB53E0">
            <w:pPr>
              <w:pStyle w:val="TableBody"/>
            </w:pPr>
            <w:r w:rsidRPr="002D2D7F">
              <w:t>Immediate</w:t>
            </w:r>
            <w:r w:rsidR="00806505">
              <w:t xml:space="preserve"> </w:t>
            </w:r>
            <w:r w:rsidRPr="002D2D7F">
              <w:t>incident</w:t>
            </w:r>
            <w:r w:rsidR="00806505">
              <w:t xml:space="preserve"> </w:t>
            </w:r>
            <w:r w:rsidRPr="002D2D7F">
              <w:t>response;</w:t>
            </w:r>
            <w:r w:rsidR="00806505">
              <w:t xml:space="preserve"> </w:t>
            </w:r>
            <w:r w:rsidRPr="002D2D7F">
              <w:t>probable</w:t>
            </w:r>
            <w:r w:rsidR="00806505">
              <w:t xml:space="preserve"> </w:t>
            </w:r>
            <w:r w:rsidRPr="002D2D7F">
              <w:t>user</w:t>
            </w:r>
            <w:r w:rsidR="00806505">
              <w:t xml:space="preserve"> </w:t>
            </w:r>
            <w:r w:rsidRPr="002D2D7F">
              <w:t>or</w:t>
            </w:r>
            <w:r w:rsidR="00806505">
              <w:t xml:space="preserve"> </w:t>
            </w:r>
            <w:r w:rsidRPr="002D2D7F">
              <w:t>business</w:t>
            </w:r>
            <w:r w:rsidR="00806505">
              <w:t xml:space="preserve"> </w:t>
            </w:r>
            <w:r w:rsidRPr="002D2D7F">
              <w:t>impact.</w:t>
            </w:r>
          </w:p>
        </w:tc>
      </w:tr>
    </w:tbl>
    <w:p w14:paraId="11A6DFFE" w14:textId="6E0F2C8C" w:rsidR="004612FA" w:rsidRPr="004612FA" w:rsidRDefault="004612FA" w:rsidP="0038693B">
      <w:pPr>
        <w:pStyle w:val="Heading2"/>
      </w:pPr>
      <w:bookmarkStart w:id="2227" w:name="_Toc228549515"/>
      <w:bookmarkStart w:id="2228" w:name="_Toc228784903"/>
      <w:r w:rsidRPr="004612FA">
        <w:t>Implementation</w:t>
      </w:r>
      <w:r w:rsidR="00806505">
        <w:t xml:space="preserve"> </w:t>
      </w:r>
      <w:r w:rsidRPr="004612FA">
        <w:t>&amp;</w:t>
      </w:r>
      <w:r w:rsidR="00806505">
        <w:t xml:space="preserve"> </w:t>
      </w:r>
      <w:r w:rsidRPr="004612FA">
        <w:t>Visualization</w:t>
      </w:r>
      <w:r w:rsidR="00806505">
        <w:t xml:space="preserve"> </w:t>
      </w:r>
      <w:r w:rsidRPr="004612FA">
        <w:t>Tips</w:t>
      </w:r>
      <w:bookmarkEnd w:id="2227"/>
      <w:bookmarkEnd w:id="2228"/>
    </w:p>
    <w:p w14:paraId="49EBBFA1" w14:textId="73CCAA05" w:rsidR="004612FA" w:rsidRPr="001610D7" w:rsidRDefault="004612FA" w:rsidP="008F18DC">
      <w:pPr>
        <w:pStyle w:val="Bullets"/>
      </w:pPr>
      <w:r w:rsidRPr="00FF516F">
        <w:rPr>
          <w:b/>
          <w:bCs/>
        </w:rPr>
        <w:t>Dashboards</w:t>
      </w:r>
      <w:r w:rsidR="00806505">
        <w:rPr>
          <w:b/>
          <w:bCs/>
        </w:rPr>
        <w:t xml:space="preserve"> </w:t>
      </w:r>
      <w:r w:rsidRPr="00FF516F">
        <w:rPr>
          <w:b/>
          <w:bCs/>
        </w:rPr>
        <w:t>structure</w:t>
      </w:r>
      <w:r w:rsidRPr="001610D7">
        <w:t>:</w:t>
      </w:r>
      <w:r w:rsidR="00806505">
        <w:t xml:space="preserve"> </w:t>
      </w:r>
    </w:p>
    <w:p w14:paraId="742371B4" w14:textId="2D318F48" w:rsidR="004612FA" w:rsidRPr="001610D7" w:rsidRDefault="004612FA">
      <w:pPr>
        <w:pStyle w:val="Bullets"/>
        <w:numPr>
          <w:ilvl w:val="1"/>
          <w:numId w:val="1"/>
        </w:numPr>
      </w:pPr>
      <w:r w:rsidRPr="001610D7">
        <w:rPr>
          <w:i/>
          <w:iCs/>
        </w:rPr>
        <w:t>Infrastructure</w:t>
      </w:r>
      <w:r w:rsidR="00806505">
        <w:rPr>
          <w:i/>
          <w:iCs/>
        </w:rPr>
        <w:t xml:space="preserve"> </w:t>
      </w:r>
      <w:r w:rsidRPr="001610D7">
        <w:rPr>
          <w:i/>
          <w:iCs/>
        </w:rPr>
        <w:t>layer</w:t>
      </w:r>
      <w:r w:rsidR="00806505">
        <w:t xml:space="preserve"> </w:t>
      </w:r>
      <w:r w:rsidRPr="001610D7">
        <w:t>→</w:t>
      </w:r>
      <w:r w:rsidR="00806505">
        <w:t xml:space="preserve"> </w:t>
      </w:r>
      <w:r w:rsidRPr="001610D7">
        <w:t>system</w:t>
      </w:r>
      <w:r w:rsidR="00806505">
        <w:t xml:space="preserve"> </w:t>
      </w:r>
      <w:r w:rsidRPr="001610D7">
        <w:t>reliability</w:t>
      </w:r>
      <w:r w:rsidR="00806505">
        <w:t xml:space="preserve"> </w:t>
      </w:r>
      <w:r w:rsidRPr="001610D7">
        <w:t>overview</w:t>
      </w:r>
      <w:r w:rsidR="00806505">
        <w:t xml:space="preserve"> </w:t>
      </w:r>
      <w:r w:rsidRPr="001610D7">
        <w:t>(cluster,</w:t>
      </w:r>
      <w:r w:rsidR="00806505">
        <w:t xml:space="preserve"> </w:t>
      </w:r>
      <w:r w:rsidRPr="001610D7">
        <w:t>VMs,</w:t>
      </w:r>
      <w:r w:rsidR="00806505">
        <w:t xml:space="preserve"> </w:t>
      </w:r>
      <w:r w:rsidRPr="001610D7">
        <w:t>network).</w:t>
      </w:r>
      <w:r w:rsidR="00806505">
        <w:t xml:space="preserve"> </w:t>
      </w:r>
    </w:p>
    <w:p w14:paraId="0ECE0E04" w14:textId="36BC8566" w:rsidR="004612FA" w:rsidRPr="001610D7" w:rsidRDefault="004612FA">
      <w:pPr>
        <w:pStyle w:val="Bullets"/>
        <w:numPr>
          <w:ilvl w:val="1"/>
          <w:numId w:val="1"/>
        </w:numPr>
      </w:pPr>
      <w:r w:rsidRPr="001610D7">
        <w:rPr>
          <w:i/>
          <w:iCs/>
        </w:rPr>
        <w:t>Application</w:t>
      </w:r>
      <w:r w:rsidR="00806505">
        <w:rPr>
          <w:i/>
          <w:iCs/>
        </w:rPr>
        <w:t xml:space="preserve"> </w:t>
      </w:r>
      <w:r w:rsidRPr="001610D7">
        <w:rPr>
          <w:i/>
          <w:iCs/>
        </w:rPr>
        <w:t>layer</w:t>
      </w:r>
      <w:r w:rsidR="00806505">
        <w:t xml:space="preserve"> </w:t>
      </w:r>
      <w:r w:rsidRPr="001610D7">
        <w:t>→</w:t>
      </w:r>
      <w:r w:rsidR="00806505">
        <w:t xml:space="preserve"> </w:t>
      </w:r>
      <w:r w:rsidRPr="001610D7">
        <w:t>service</w:t>
      </w:r>
      <w:r w:rsidR="00806505">
        <w:t xml:space="preserve"> </w:t>
      </w:r>
      <w:r w:rsidRPr="001610D7">
        <w:t>health</w:t>
      </w:r>
      <w:r w:rsidR="00806505">
        <w:t xml:space="preserve"> </w:t>
      </w:r>
      <w:r w:rsidRPr="001610D7">
        <w:t>&amp;</w:t>
      </w:r>
      <w:r w:rsidR="00806505">
        <w:t xml:space="preserve"> </w:t>
      </w:r>
      <w:r w:rsidRPr="001610D7">
        <w:t>trace</w:t>
      </w:r>
      <w:r w:rsidRPr="001610D7">
        <w:noBreakHyphen/>
        <w:t>driven</w:t>
      </w:r>
      <w:r w:rsidR="00806505">
        <w:t xml:space="preserve"> </w:t>
      </w:r>
      <w:r w:rsidRPr="001610D7">
        <w:t>metrics</w:t>
      </w:r>
      <w:r w:rsidR="00806505">
        <w:t xml:space="preserve"> </w:t>
      </w:r>
      <w:r w:rsidRPr="001610D7">
        <w:t>(latency,</w:t>
      </w:r>
      <w:r w:rsidR="00806505">
        <w:t xml:space="preserve"> </w:t>
      </w:r>
      <w:r w:rsidRPr="001610D7">
        <w:t>errors,</w:t>
      </w:r>
      <w:r w:rsidR="00806505">
        <w:t xml:space="preserve"> </w:t>
      </w:r>
      <w:r w:rsidRPr="001610D7">
        <w:t>throughput).</w:t>
      </w:r>
      <w:r w:rsidR="00806505">
        <w:t xml:space="preserve"> </w:t>
      </w:r>
    </w:p>
    <w:p w14:paraId="11FC5A3E" w14:textId="19E1D493" w:rsidR="004612FA" w:rsidRPr="001610D7" w:rsidRDefault="004612FA">
      <w:pPr>
        <w:pStyle w:val="Bullets"/>
        <w:numPr>
          <w:ilvl w:val="1"/>
          <w:numId w:val="1"/>
        </w:numPr>
      </w:pPr>
      <w:r w:rsidRPr="001610D7">
        <w:rPr>
          <w:i/>
          <w:iCs/>
        </w:rPr>
        <w:lastRenderedPageBreak/>
        <w:t>Business</w:t>
      </w:r>
      <w:r w:rsidR="00806505">
        <w:rPr>
          <w:i/>
          <w:iCs/>
        </w:rPr>
        <w:t xml:space="preserve"> </w:t>
      </w:r>
      <w:r w:rsidRPr="001610D7">
        <w:rPr>
          <w:i/>
          <w:iCs/>
        </w:rPr>
        <w:t>layer</w:t>
      </w:r>
      <w:r w:rsidR="00806505">
        <w:t xml:space="preserve"> </w:t>
      </w:r>
      <w:r w:rsidRPr="001610D7">
        <w:t>→</w:t>
      </w:r>
      <w:r w:rsidR="00806505">
        <w:t xml:space="preserve"> </w:t>
      </w:r>
      <w:r w:rsidRPr="001610D7">
        <w:t>customer</w:t>
      </w:r>
      <w:r w:rsidRPr="001610D7">
        <w:noBreakHyphen/>
        <w:t>impact</w:t>
      </w:r>
      <w:r w:rsidR="00806505">
        <w:t xml:space="preserve"> </w:t>
      </w:r>
      <w:r w:rsidRPr="001610D7">
        <w:t>KPIs</w:t>
      </w:r>
      <w:r w:rsidR="00806505">
        <w:t xml:space="preserve"> </w:t>
      </w:r>
      <w:r w:rsidRPr="001610D7">
        <w:t>(success</w:t>
      </w:r>
      <w:r w:rsidR="00806505">
        <w:t xml:space="preserve"> </w:t>
      </w:r>
      <w:r w:rsidRPr="001610D7">
        <w:t>rates,</w:t>
      </w:r>
      <w:r w:rsidR="00806505">
        <w:t xml:space="preserve"> </w:t>
      </w:r>
      <w:r w:rsidRPr="001610D7">
        <w:t>conversion</w:t>
      </w:r>
      <w:r w:rsidR="00806505">
        <w:t xml:space="preserve"> </w:t>
      </w:r>
      <w:r w:rsidRPr="001610D7">
        <w:t>latencies).</w:t>
      </w:r>
    </w:p>
    <w:p w14:paraId="191EA523" w14:textId="4A0BD0ED" w:rsidR="004612FA" w:rsidRPr="001610D7" w:rsidRDefault="004612FA" w:rsidP="008F18DC">
      <w:pPr>
        <w:pStyle w:val="Bullets"/>
      </w:pPr>
      <w:r w:rsidRPr="001610D7">
        <w:rPr>
          <w:b/>
          <w:bCs/>
        </w:rPr>
        <w:t>Percentile-based</w:t>
      </w:r>
      <w:r w:rsidR="00806505">
        <w:rPr>
          <w:b/>
          <w:bCs/>
        </w:rPr>
        <w:t xml:space="preserve"> </w:t>
      </w:r>
      <w:r w:rsidRPr="001610D7">
        <w:rPr>
          <w:b/>
          <w:bCs/>
        </w:rPr>
        <w:t>latency:</w:t>
      </w:r>
      <w:r w:rsidR="00806505">
        <w:t xml:space="preserve"> </w:t>
      </w:r>
      <w:r w:rsidR="00FF516F" w:rsidRPr="00FF516F">
        <w:t>P95</w:t>
      </w:r>
      <w:r w:rsidR="00806505">
        <w:t xml:space="preserve"> </w:t>
      </w:r>
      <w:r w:rsidR="00FF516F" w:rsidRPr="00FF516F">
        <w:t>and</w:t>
      </w:r>
      <w:r w:rsidR="00806505">
        <w:t xml:space="preserve"> </w:t>
      </w:r>
      <w:r w:rsidR="00FF516F" w:rsidRPr="00FF516F">
        <w:t>P99</w:t>
      </w:r>
      <w:r w:rsidR="00806505">
        <w:t xml:space="preserve"> </w:t>
      </w:r>
      <w:r w:rsidR="00FF516F" w:rsidRPr="00FF516F">
        <w:t>latency</w:t>
      </w:r>
      <w:r w:rsidR="00806505">
        <w:t xml:space="preserve"> </w:t>
      </w:r>
      <w:r w:rsidR="00FF516F" w:rsidRPr="00FF516F">
        <w:t>are</w:t>
      </w:r>
      <w:r w:rsidR="00806505">
        <w:t xml:space="preserve"> </w:t>
      </w:r>
      <w:r w:rsidR="00FF516F" w:rsidRPr="00FF516F">
        <w:t>always</w:t>
      </w:r>
      <w:r w:rsidR="00806505">
        <w:t xml:space="preserve"> </w:t>
      </w:r>
      <w:r w:rsidR="00FF516F" w:rsidRPr="00FF516F">
        <w:t>to</w:t>
      </w:r>
      <w:r w:rsidR="00806505">
        <w:t xml:space="preserve"> </w:t>
      </w:r>
      <w:r w:rsidR="00FF516F" w:rsidRPr="00FF516F">
        <w:t>be</w:t>
      </w:r>
      <w:r w:rsidR="00806505">
        <w:t xml:space="preserve"> </w:t>
      </w:r>
      <w:r w:rsidR="00FF516F" w:rsidRPr="00FF516F">
        <w:t>tracked,</w:t>
      </w:r>
      <w:r w:rsidR="00806505">
        <w:t xml:space="preserve"> </w:t>
      </w:r>
      <w:r w:rsidR="00FF516F" w:rsidRPr="00FF516F">
        <w:t>rather</w:t>
      </w:r>
      <w:r w:rsidR="00806505">
        <w:t xml:space="preserve"> </w:t>
      </w:r>
      <w:r w:rsidR="00FF516F" w:rsidRPr="00FF516F">
        <w:t>than</w:t>
      </w:r>
      <w:r w:rsidR="00806505">
        <w:t xml:space="preserve"> </w:t>
      </w:r>
      <w:r w:rsidR="00FF516F" w:rsidRPr="00FF516F">
        <w:t>relying</w:t>
      </w:r>
      <w:r w:rsidR="00806505">
        <w:t xml:space="preserve"> </w:t>
      </w:r>
      <w:r w:rsidR="00FF516F" w:rsidRPr="00FF516F">
        <w:t>solely</w:t>
      </w:r>
      <w:r w:rsidR="00806505">
        <w:t xml:space="preserve"> </w:t>
      </w:r>
      <w:r w:rsidR="00FF516F" w:rsidRPr="00FF516F">
        <w:t>on</w:t>
      </w:r>
      <w:r w:rsidR="00806505">
        <w:t xml:space="preserve"> </w:t>
      </w:r>
      <w:r w:rsidR="00FF516F" w:rsidRPr="00FF516F">
        <w:t>averages</w:t>
      </w:r>
      <w:r w:rsidRPr="001610D7">
        <w:t>.</w:t>
      </w:r>
      <w:r w:rsidR="00806505">
        <w:t xml:space="preserve"> </w:t>
      </w:r>
    </w:p>
    <w:p w14:paraId="47B1F46D" w14:textId="0E554FAC" w:rsidR="004612FA" w:rsidRPr="001610D7" w:rsidRDefault="004612FA" w:rsidP="008F18DC">
      <w:pPr>
        <w:pStyle w:val="Bullets"/>
      </w:pPr>
      <w:r w:rsidRPr="001610D7">
        <w:rPr>
          <w:b/>
          <w:bCs/>
        </w:rPr>
        <w:t>Correlate</w:t>
      </w:r>
      <w:r w:rsidR="00806505">
        <w:rPr>
          <w:b/>
          <w:bCs/>
        </w:rPr>
        <w:t xml:space="preserve"> </w:t>
      </w:r>
      <w:r w:rsidRPr="001610D7">
        <w:rPr>
          <w:b/>
          <w:bCs/>
        </w:rPr>
        <w:t>metrics:</w:t>
      </w:r>
      <w:r w:rsidR="00806505">
        <w:t xml:space="preserve"> </w:t>
      </w:r>
      <w:r w:rsidR="00FF516F" w:rsidRPr="00FF516F">
        <w:t>For</w:t>
      </w:r>
      <w:r w:rsidR="00806505">
        <w:t xml:space="preserve"> </w:t>
      </w:r>
      <w:r w:rsidR="00FF516F" w:rsidRPr="00FF516F">
        <w:t>example,</w:t>
      </w:r>
      <w:r w:rsidR="00806505">
        <w:t xml:space="preserve"> </w:t>
      </w:r>
      <w:r w:rsidR="00FF516F" w:rsidRPr="00FF516F">
        <w:t>high</w:t>
      </w:r>
      <w:r w:rsidR="00806505">
        <w:t xml:space="preserve"> </w:t>
      </w:r>
      <w:r w:rsidR="00FF516F" w:rsidRPr="00FF516F">
        <w:t>API</w:t>
      </w:r>
      <w:r w:rsidR="00806505">
        <w:t xml:space="preserve"> </w:t>
      </w:r>
      <w:r w:rsidR="00FF516F" w:rsidRPr="00FF516F">
        <w:t>latency</w:t>
      </w:r>
      <w:r w:rsidR="00806505">
        <w:t xml:space="preserve"> </w:t>
      </w:r>
      <w:r w:rsidR="00FF516F" w:rsidRPr="00FF516F">
        <w:t>combined</w:t>
      </w:r>
      <w:r w:rsidR="00806505">
        <w:t xml:space="preserve"> </w:t>
      </w:r>
      <w:r w:rsidR="00FF516F" w:rsidRPr="00FF516F">
        <w:t>with</w:t>
      </w:r>
      <w:r w:rsidR="00806505">
        <w:t xml:space="preserve"> </w:t>
      </w:r>
      <w:r w:rsidR="00FF516F" w:rsidRPr="00FF516F">
        <w:t>elevated</w:t>
      </w:r>
      <w:r w:rsidR="00806505">
        <w:t xml:space="preserve"> </w:t>
      </w:r>
      <w:r w:rsidR="00FF516F" w:rsidRPr="00FF516F">
        <w:t>error</w:t>
      </w:r>
      <w:r w:rsidR="00806505">
        <w:t xml:space="preserve"> </w:t>
      </w:r>
      <w:r w:rsidR="00FF516F" w:rsidRPr="00FF516F">
        <w:t>rates</w:t>
      </w:r>
      <w:r w:rsidR="00806505">
        <w:t xml:space="preserve"> </w:t>
      </w:r>
      <w:r w:rsidR="00FF516F" w:rsidRPr="00FF516F">
        <w:t>typically</w:t>
      </w:r>
      <w:r w:rsidR="00806505">
        <w:t xml:space="preserve"> </w:t>
      </w:r>
      <w:r w:rsidR="00FF516F" w:rsidRPr="00FF516F">
        <w:t>indicates</w:t>
      </w:r>
      <w:r w:rsidR="00806505">
        <w:t xml:space="preserve"> </w:t>
      </w:r>
      <w:r w:rsidR="00FF516F" w:rsidRPr="00FF516F">
        <w:t>a</w:t>
      </w:r>
      <w:r w:rsidR="00806505">
        <w:t xml:space="preserve"> </w:t>
      </w:r>
      <w:r w:rsidR="00FF516F" w:rsidRPr="00FF516F">
        <w:t>backend</w:t>
      </w:r>
      <w:r w:rsidR="00806505">
        <w:t xml:space="preserve"> </w:t>
      </w:r>
      <w:r w:rsidR="00FF516F" w:rsidRPr="00FF516F">
        <w:t>or</w:t>
      </w:r>
      <w:r w:rsidR="00806505">
        <w:t xml:space="preserve"> </w:t>
      </w:r>
      <w:r w:rsidR="00FF516F" w:rsidRPr="00FF516F">
        <w:t>database</w:t>
      </w:r>
      <w:r w:rsidR="00806505">
        <w:t xml:space="preserve"> </w:t>
      </w:r>
      <w:r w:rsidR="00FF516F" w:rsidRPr="00FF516F">
        <w:t>issue</w:t>
      </w:r>
      <w:r w:rsidRPr="001610D7">
        <w:t>.</w:t>
      </w:r>
    </w:p>
    <w:p w14:paraId="7F0D3E32" w14:textId="7E19F8C5" w:rsidR="004612FA" w:rsidRPr="004612FA" w:rsidRDefault="004612FA" w:rsidP="00FB53E0">
      <w:pPr>
        <w:pStyle w:val="Bullets"/>
      </w:pPr>
      <w:r w:rsidRPr="003D46E5">
        <w:rPr>
          <w:b/>
          <w:bCs/>
        </w:rPr>
        <w:t>Use</w:t>
      </w:r>
      <w:r w:rsidR="00806505">
        <w:rPr>
          <w:b/>
          <w:bCs/>
        </w:rPr>
        <w:t xml:space="preserve"> </w:t>
      </w:r>
      <w:r w:rsidRPr="003D46E5">
        <w:rPr>
          <w:b/>
          <w:bCs/>
        </w:rPr>
        <w:t>panels:</w:t>
      </w:r>
      <w:r w:rsidR="00806505">
        <w:t xml:space="preserve"> </w:t>
      </w:r>
      <w:r w:rsidR="00FF516F" w:rsidRPr="00FF516F">
        <w:t>Gauges</w:t>
      </w:r>
      <w:r w:rsidR="00806505">
        <w:t xml:space="preserve"> </w:t>
      </w:r>
      <w:r w:rsidR="00FF516F" w:rsidRPr="00FF516F">
        <w:t>(for</w:t>
      </w:r>
      <w:r w:rsidR="00806505">
        <w:t xml:space="preserve"> </w:t>
      </w:r>
      <w:r w:rsidR="00FF516F" w:rsidRPr="00FF516F">
        <w:t>current</w:t>
      </w:r>
      <w:r w:rsidR="00806505">
        <w:t xml:space="preserve"> </w:t>
      </w:r>
      <w:r w:rsidR="00FF516F" w:rsidRPr="00FF516F">
        <w:t>state)</w:t>
      </w:r>
      <w:r w:rsidR="00806505">
        <w:t xml:space="preserve"> </w:t>
      </w:r>
      <w:r w:rsidR="00FF516F" w:rsidRPr="00FF516F">
        <w:t>are</w:t>
      </w:r>
      <w:r w:rsidR="00806505">
        <w:t xml:space="preserve"> </w:t>
      </w:r>
      <w:r w:rsidR="00FF516F" w:rsidRPr="00FF516F">
        <w:t>to</w:t>
      </w:r>
      <w:r w:rsidR="00806505">
        <w:t xml:space="preserve"> </w:t>
      </w:r>
      <w:r w:rsidR="00FF516F" w:rsidRPr="00FF516F">
        <w:t>be</w:t>
      </w:r>
      <w:r w:rsidR="00806505">
        <w:t xml:space="preserve"> </w:t>
      </w:r>
      <w:r w:rsidR="00FF516F" w:rsidRPr="00FF516F">
        <w:t>combined</w:t>
      </w:r>
      <w:r w:rsidR="00806505">
        <w:t xml:space="preserve"> </w:t>
      </w:r>
      <w:r w:rsidR="00FF516F" w:rsidRPr="00FF516F">
        <w:t>with</w:t>
      </w:r>
      <w:r w:rsidR="00806505">
        <w:t xml:space="preserve"> </w:t>
      </w:r>
      <w:r w:rsidR="00FF516F" w:rsidRPr="00FF516F">
        <w:t>time</w:t>
      </w:r>
      <w:r w:rsidR="00FF516F" w:rsidRPr="00FF516F">
        <w:noBreakHyphen/>
        <w:t>series</w:t>
      </w:r>
      <w:r w:rsidR="00806505">
        <w:t xml:space="preserve"> </w:t>
      </w:r>
      <w:r w:rsidR="00FF516F" w:rsidRPr="00FF516F">
        <w:t>panels</w:t>
      </w:r>
      <w:r w:rsidR="00806505">
        <w:t xml:space="preserve"> </w:t>
      </w:r>
      <w:r w:rsidR="00FF516F" w:rsidRPr="00FF516F">
        <w:t>(for</w:t>
      </w:r>
      <w:r w:rsidR="00806505">
        <w:t xml:space="preserve"> </w:t>
      </w:r>
      <w:r w:rsidR="00FF516F" w:rsidRPr="00FF516F">
        <w:t>trends)</w:t>
      </w:r>
      <w:r w:rsidR="00806505">
        <w:t xml:space="preserve"> </w:t>
      </w:r>
      <w:r w:rsidR="00FF516F" w:rsidRPr="00FF516F">
        <w:t>in</w:t>
      </w:r>
      <w:r w:rsidR="00806505">
        <w:t xml:space="preserve"> </w:t>
      </w:r>
      <w:r w:rsidR="00FF516F" w:rsidRPr="00FF516F">
        <w:t>Grafana</w:t>
      </w:r>
      <w:r w:rsidRPr="001610D7">
        <w:t>.</w:t>
      </w:r>
    </w:p>
    <w:p w14:paraId="3A180232" w14:textId="1908D770" w:rsidR="004612FA" w:rsidRPr="004612FA" w:rsidRDefault="00FF516F" w:rsidP="002228DF">
      <w:r w:rsidRPr="00FF516F">
        <w:t>These</w:t>
      </w:r>
      <w:r w:rsidR="00806505">
        <w:t xml:space="preserve"> </w:t>
      </w:r>
      <w:r w:rsidRPr="00FF516F">
        <w:t>configurations</w:t>
      </w:r>
      <w:r w:rsidR="00806505">
        <w:t xml:space="preserve"> </w:t>
      </w:r>
      <w:r w:rsidRPr="00FF516F">
        <w:t>represent</w:t>
      </w:r>
      <w:r w:rsidR="00806505">
        <w:t xml:space="preserve"> </w:t>
      </w:r>
      <w:r w:rsidRPr="00FF516F">
        <w:t>industry</w:t>
      </w:r>
      <w:r w:rsidRPr="00FF516F">
        <w:noBreakHyphen/>
        <w:t>standard</w:t>
      </w:r>
      <w:r w:rsidR="00806505">
        <w:t xml:space="preserve"> </w:t>
      </w:r>
      <w:r w:rsidRPr="00FF516F">
        <w:t>starting</w:t>
      </w:r>
      <w:r w:rsidR="00806505">
        <w:t xml:space="preserve"> </w:t>
      </w:r>
      <w:r w:rsidRPr="00FF516F">
        <w:t>ranges.</w:t>
      </w:r>
      <w:r w:rsidR="00806505">
        <w:t xml:space="preserve"> </w:t>
      </w:r>
      <w:r w:rsidRPr="00FF516F">
        <w:t>After</w:t>
      </w:r>
      <w:r w:rsidR="00806505">
        <w:t xml:space="preserve"> </w:t>
      </w:r>
      <w:r w:rsidRPr="00FF516F">
        <w:t>a</w:t>
      </w:r>
      <w:r w:rsidR="00806505">
        <w:t xml:space="preserve"> </w:t>
      </w:r>
      <w:r w:rsidRPr="00FF516F">
        <w:t>few</w:t>
      </w:r>
      <w:r w:rsidR="00806505">
        <w:t xml:space="preserve"> </w:t>
      </w:r>
      <w:r w:rsidRPr="00FF516F">
        <w:t>weeks</w:t>
      </w:r>
      <w:r w:rsidR="00806505">
        <w:t xml:space="preserve"> </w:t>
      </w:r>
      <w:r w:rsidRPr="00FF516F">
        <w:t>of</w:t>
      </w:r>
      <w:r w:rsidR="00806505">
        <w:t xml:space="preserve"> </w:t>
      </w:r>
      <w:r w:rsidRPr="00FF516F">
        <w:t>live</w:t>
      </w:r>
      <w:r w:rsidR="00806505">
        <w:t xml:space="preserve"> </w:t>
      </w:r>
      <w:r w:rsidRPr="00FF516F">
        <w:t>data</w:t>
      </w:r>
      <w:r w:rsidR="00806505">
        <w:t xml:space="preserve"> </w:t>
      </w:r>
      <w:r w:rsidRPr="00FF516F">
        <w:t>have</w:t>
      </w:r>
      <w:r w:rsidR="00806505">
        <w:t xml:space="preserve"> </w:t>
      </w:r>
      <w:r w:rsidRPr="00FF516F">
        <w:t>been</w:t>
      </w:r>
      <w:r w:rsidR="00806505">
        <w:t xml:space="preserve"> </w:t>
      </w:r>
      <w:r w:rsidRPr="00FF516F">
        <w:t>collected,</w:t>
      </w:r>
      <w:r w:rsidR="00806505">
        <w:t xml:space="preserve"> </w:t>
      </w:r>
      <w:r w:rsidRPr="00FF516F">
        <w:t>thresholds</w:t>
      </w:r>
      <w:r w:rsidR="00806505">
        <w:t xml:space="preserve"> </w:t>
      </w:r>
      <w:r w:rsidRPr="00FF516F">
        <w:t>should</w:t>
      </w:r>
      <w:r w:rsidR="00806505">
        <w:t xml:space="preserve"> </w:t>
      </w:r>
      <w:r w:rsidRPr="00FF516F">
        <w:t>be</w:t>
      </w:r>
      <w:r w:rsidR="00806505">
        <w:t xml:space="preserve"> </w:t>
      </w:r>
      <w:r w:rsidRPr="00FF516F">
        <w:t>calibrated</w:t>
      </w:r>
      <w:r w:rsidR="00806505">
        <w:t xml:space="preserve"> </w:t>
      </w:r>
      <w:r w:rsidRPr="00FF516F">
        <w:t>so</w:t>
      </w:r>
      <w:r w:rsidR="00806505">
        <w:t xml:space="preserve"> </w:t>
      </w:r>
      <w:r w:rsidRPr="00FF516F">
        <w:t>that</w:t>
      </w:r>
      <w:r w:rsidR="00806505">
        <w:t xml:space="preserve"> </w:t>
      </w:r>
      <w:r w:rsidRPr="00FF516F">
        <w:t>warning</w:t>
      </w:r>
      <w:r w:rsidR="00806505">
        <w:t xml:space="preserve"> </w:t>
      </w:r>
      <w:r w:rsidRPr="00FF516F">
        <w:t>levels</w:t>
      </w:r>
      <w:r w:rsidR="00806505">
        <w:t xml:space="preserve"> </w:t>
      </w:r>
      <w:r w:rsidRPr="00FF516F">
        <w:t>reflect</w:t>
      </w:r>
      <w:r w:rsidR="00806505">
        <w:t xml:space="preserve"> </w:t>
      </w:r>
      <w:r w:rsidRPr="00FF516F">
        <w:t>approximately</w:t>
      </w:r>
      <w:r w:rsidR="00806505">
        <w:t xml:space="preserve"> </w:t>
      </w:r>
      <w:r w:rsidRPr="00FF516F">
        <w:t>the</w:t>
      </w:r>
      <w:r w:rsidR="00806505">
        <w:t xml:space="preserve"> </w:t>
      </w:r>
      <w:r w:rsidRPr="00FF516F">
        <w:t>95th</w:t>
      </w:r>
      <w:r w:rsidR="00806505">
        <w:t xml:space="preserve"> </w:t>
      </w:r>
      <w:r w:rsidRPr="00FF516F">
        <w:t>percentile</w:t>
      </w:r>
      <w:r w:rsidR="00806505">
        <w:t xml:space="preserve"> </w:t>
      </w:r>
      <w:r w:rsidRPr="00FF516F">
        <w:t>of</w:t>
      </w:r>
      <w:r w:rsidR="00806505">
        <w:t xml:space="preserve"> </w:t>
      </w:r>
      <w:r w:rsidRPr="00FF516F">
        <w:t>normal</w:t>
      </w:r>
      <w:r w:rsidR="00806505">
        <w:t xml:space="preserve"> </w:t>
      </w:r>
      <w:r w:rsidRPr="00FF516F">
        <w:t>behaviour,</w:t>
      </w:r>
      <w:r w:rsidR="00806505">
        <w:t xml:space="preserve"> </w:t>
      </w:r>
      <w:r w:rsidRPr="00FF516F">
        <w:t>and</w:t>
      </w:r>
      <w:r w:rsidR="00806505">
        <w:t xml:space="preserve"> </w:t>
      </w:r>
      <w:r w:rsidRPr="00FF516F">
        <w:t>critical</w:t>
      </w:r>
      <w:r w:rsidR="00806505">
        <w:t xml:space="preserve"> </w:t>
      </w:r>
      <w:r w:rsidRPr="00FF516F">
        <w:t>thresholds</w:t>
      </w:r>
      <w:r w:rsidR="00806505">
        <w:t xml:space="preserve"> </w:t>
      </w:r>
      <w:r w:rsidRPr="00FF516F">
        <w:t>represent</w:t>
      </w:r>
      <w:r w:rsidR="00806505">
        <w:t xml:space="preserve"> </w:t>
      </w:r>
      <w:r w:rsidRPr="00FF516F">
        <w:t>conditions</w:t>
      </w:r>
      <w:r w:rsidR="00806505">
        <w:t xml:space="preserve"> </w:t>
      </w:r>
      <w:r w:rsidRPr="00FF516F">
        <w:t>where</w:t>
      </w:r>
      <w:r w:rsidR="00806505">
        <w:t xml:space="preserve"> </w:t>
      </w:r>
      <w:r w:rsidRPr="00FF516F">
        <w:t>user</w:t>
      </w:r>
      <w:r w:rsidR="00806505">
        <w:t xml:space="preserve"> </w:t>
      </w:r>
      <w:r w:rsidRPr="00FF516F">
        <w:t>impact</w:t>
      </w:r>
      <w:r w:rsidR="00806505">
        <w:t xml:space="preserve"> </w:t>
      </w:r>
      <w:r w:rsidRPr="00FF516F">
        <w:t>or</w:t>
      </w:r>
      <w:r w:rsidR="00806505">
        <w:t xml:space="preserve"> </w:t>
      </w:r>
      <w:r w:rsidRPr="00FF516F">
        <w:t>SLA</w:t>
      </w:r>
      <w:r w:rsidR="00806505">
        <w:t xml:space="preserve"> </w:t>
      </w:r>
      <w:r w:rsidRPr="00FF516F">
        <w:t>breach</w:t>
      </w:r>
      <w:r w:rsidR="00806505">
        <w:t xml:space="preserve"> </w:t>
      </w:r>
      <w:r w:rsidRPr="00FF516F">
        <w:t>begins</w:t>
      </w:r>
      <w:r w:rsidR="004612FA" w:rsidRPr="004612FA">
        <w:t>.</w:t>
      </w:r>
    </w:p>
    <w:p w14:paraId="74EAA162" w14:textId="542DCD7E" w:rsidR="001F3E31" w:rsidRDefault="00D1475A" w:rsidP="00FB53E0">
      <w:pPr>
        <w:jc w:val="center"/>
      </w:pPr>
      <w:r w:rsidRPr="00D1475A">
        <w:rPr>
          <w:noProof/>
        </w:rPr>
        <w:drawing>
          <wp:inline distT="0" distB="0" distL="0" distR="0" wp14:anchorId="7C313E93" wp14:editId="1E9E197D">
            <wp:extent cx="3600952" cy="2444635"/>
            <wp:effectExtent l="0" t="0" r="0" b="0"/>
            <wp:docPr id="4852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0229" name=""/>
                    <pic:cNvPicPr/>
                  </pic:nvPicPr>
                  <pic:blipFill>
                    <a:blip r:embed="rId22"/>
                    <a:stretch>
                      <a:fillRect/>
                    </a:stretch>
                  </pic:blipFill>
                  <pic:spPr>
                    <a:xfrm>
                      <a:off x="0" y="0"/>
                      <a:ext cx="3620059" cy="2457607"/>
                    </a:xfrm>
                    <a:prstGeom prst="rect">
                      <a:avLst/>
                    </a:prstGeom>
                  </pic:spPr>
                </pic:pic>
              </a:graphicData>
            </a:graphic>
          </wp:inline>
        </w:drawing>
      </w:r>
    </w:p>
    <w:p w14:paraId="33EAD0ED" w14:textId="44381AA5" w:rsidR="006A3E9A" w:rsidRDefault="006A3E9A" w:rsidP="002228DF">
      <w:r>
        <w:br w:type="page"/>
      </w:r>
    </w:p>
    <w:p w14:paraId="6D9F0D76" w14:textId="6C7B3C53" w:rsidR="001F3E31" w:rsidRDefault="006A3E9A" w:rsidP="002228DF">
      <w:pPr>
        <w:pStyle w:val="Heading1"/>
      </w:pPr>
      <w:bookmarkStart w:id="2229" w:name="_Toc228549516"/>
      <w:bookmarkStart w:id="2230" w:name="_Toc228784904"/>
      <w:r w:rsidRPr="00566575">
        <w:lastRenderedPageBreak/>
        <w:t>AI-Driven</w:t>
      </w:r>
      <w:r w:rsidR="00806505">
        <w:t xml:space="preserve"> </w:t>
      </w:r>
      <w:r w:rsidRPr="00566575">
        <w:t>Observability</w:t>
      </w:r>
      <w:r w:rsidR="00806505">
        <w:t xml:space="preserve"> </w:t>
      </w:r>
      <w:r w:rsidRPr="00566575">
        <w:t>Layer</w:t>
      </w:r>
      <w:bookmarkEnd w:id="2229"/>
      <w:bookmarkEnd w:id="2230"/>
    </w:p>
    <w:p w14:paraId="559A9661" w14:textId="6970D8BF" w:rsidR="00385D50" w:rsidRDefault="00385D50" w:rsidP="0038693B">
      <w:pPr>
        <w:pStyle w:val="Heading2"/>
      </w:pPr>
      <w:bookmarkStart w:id="2231" w:name="_Toc228549517"/>
      <w:bookmarkStart w:id="2232" w:name="_Toc228784905"/>
      <w:r w:rsidRPr="00385D50">
        <w:t>AI</w:t>
      </w:r>
      <w:r w:rsidRPr="00385D50">
        <w:noBreakHyphen/>
        <w:t>Driven</w:t>
      </w:r>
      <w:r w:rsidR="00806505">
        <w:t xml:space="preserve"> </w:t>
      </w:r>
      <w:r w:rsidRPr="00385D50">
        <w:t>Observability:</w:t>
      </w:r>
      <w:r w:rsidR="00806505">
        <w:t xml:space="preserve"> </w:t>
      </w:r>
      <w:r w:rsidRPr="00385D50">
        <w:t>Key</w:t>
      </w:r>
      <w:r w:rsidR="00806505">
        <w:t xml:space="preserve"> </w:t>
      </w:r>
      <w:r w:rsidRPr="00385D50">
        <w:t>Metrics</w:t>
      </w:r>
      <w:r w:rsidR="00806505">
        <w:t xml:space="preserve"> </w:t>
      </w:r>
      <w:r w:rsidRPr="00385D50">
        <w:t>and</w:t>
      </w:r>
      <w:r w:rsidR="00806505">
        <w:t xml:space="preserve"> </w:t>
      </w:r>
      <w:r w:rsidRPr="00385D50">
        <w:t>Suggested</w:t>
      </w:r>
      <w:r w:rsidR="00806505">
        <w:t xml:space="preserve"> </w:t>
      </w:r>
      <w:r w:rsidRPr="00385D50">
        <w:t>Ranges</w:t>
      </w:r>
      <w:bookmarkEnd w:id="2231"/>
      <w:bookmarkEnd w:id="2232"/>
    </w:p>
    <w:p w14:paraId="7524ABC5" w14:textId="63F15B70" w:rsidR="006056BE" w:rsidRPr="006056BE" w:rsidRDefault="006056BE" w:rsidP="006056BE">
      <w:r w:rsidRPr="006056BE">
        <w:t>AI</w:t>
      </w:r>
      <w:r w:rsidRPr="006056BE">
        <w:noBreakHyphen/>
        <w:t>Driven</w:t>
      </w:r>
      <w:r w:rsidR="00806505">
        <w:t xml:space="preserve"> </w:t>
      </w:r>
      <w:r w:rsidRPr="006056BE">
        <w:t>Observability</w:t>
      </w:r>
      <w:r w:rsidR="00806505">
        <w:t xml:space="preserve"> </w:t>
      </w:r>
      <w:r w:rsidRPr="006056BE">
        <w:t>Metrics</w:t>
      </w:r>
    </w:p>
    <w:tbl>
      <w:tblPr>
        <w:tblW w:w="10456" w:type="dxa"/>
        <w:tblLayout w:type="fixed"/>
        <w:tblCellMar>
          <w:top w:w="28" w:type="dxa"/>
          <w:left w:w="57" w:type="dxa"/>
          <w:bottom w:w="28" w:type="dxa"/>
          <w:right w:w="57" w:type="dxa"/>
        </w:tblCellMar>
        <w:tblLook w:val="04A0" w:firstRow="1" w:lastRow="0" w:firstColumn="1" w:lastColumn="0" w:noHBand="0" w:noVBand="1"/>
      </w:tblPr>
      <w:tblGrid>
        <w:gridCol w:w="1067"/>
        <w:gridCol w:w="1144"/>
        <w:gridCol w:w="1241"/>
        <w:gridCol w:w="1221"/>
        <w:gridCol w:w="1306"/>
        <w:gridCol w:w="1246"/>
        <w:gridCol w:w="3231"/>
      </w:tblGrid>
      <w:tr w:rsidR="006056BE" w:rsidRPr="006056BE" w14:paraId="3A718554" w14:textId="77777777" w:rsidTr="006056BE">
        <w:tc>
          <w:tcPr>
            <w:tcW w:w="1067" w:type="dxa"/>
            <w:noWrap/>
            <w:vAlign w:val="center"/>
            <w:hideMark/>
          </w:tcPr>
          <w:p w14:paraId="1ADE8AD9" w14:textId="77777777" w:rsidR="006056BE" w:rsidRPr="006056BE" w:rsidRDefault="006056BE" w:rsidP="006056BE">
            <w:pPr>
              <w:pStyle w:val="TableTitle"/>
            </w:pPr>
            <w:r w:rsidRPr="006056BE">
              <w:t>Category</w:t>
            </w:r>
          </w:p>
        </w:tc>
        <w:tc>
          <w:tcPr>
            <w:tcW w:w="1144" w:type="dxa"/>
            <w:noWrap/>
            <w:vAlign w:val="center"/>
            <w:hideMark/>
          </w:tcPr>
          <w:p w14:paraId="6681580F" w14:textId="77777777" w:rsidR="006056BE" w:rsidRPr="006056BE" w:rsidRDefault="006056BE" w:rsidP="006056BE">
            <w:pPr>
              <w:pStyle w:val="TableTitle"/>
            </w:pPr>
            <w:r w:rsidRPr="006056BE">
              <w:t>Metric</w:t>
            </w:r>
          </w:p>
        </w:tc>
        <w:tc>
          <w:tcPr>
            <w:tcW w:w="1241" w:type="dxa"/>
            <w:noWrap/>
            <w:vAlign w:val="center"/>
            <w:hideMark/>
          </w:tcPr>
          <w:p w14:paraId="0B1C1E41" w14:textId="69557191" w:rsidR="006056BE" w:rsidRPr="006056BE" w:rsidRDefault="006056BE" w:rsidP="006056BE">
            <w:pPr>
              <w:pStyle w:val="TableTitle"/>
            </w:pPr>
            <w:r w:rsidRPr="006056BE">
              <w:t>Unit</w:t>
            </w:r>
            <w:r w:rsidR="00806505">
              <w:t xml:space="preserve"> </w:t>
            </w:r>
            <w:r w:rsidRPr="006056BE">
              <w:t>/</w:t>
            </w:r>
            <w:r w:rsidR="00806505">
              <w:t xml:space="preserve"> </w:t>
            </w:r>
            <w:r w:rsidRPr="006056BE">
              <w:t>Scope</w:t>
            </w:r>
          </w:p>
        </w:tc>
        <w:tc>
          <w:tcPr>
            <w:tcW w:w="1221" w:type="dxa"/>
            <w:noWrap/>
            <w:vAlign w:val="center"/>
            <w:hideMark/>
          </w:tcPr>
          <w:p w14:paraId="50C15F2E" w14:textId="0DF2A9FC" w:rsidR="006056BE" w:rsidRPr="006056BE" w:rsidRDefault="006056BE" w:rsidP="006056BE">
            <w:pPr>
              <w:pStyle w:val="TableTitle"/>
            </w:pPr>
            <w:r w:rsidRPr="006056BE">
              <w:t>Healthy</w:t>
            </w:r>
            <w:r w:rsidR="00806505">
              <w:t xml:space="preserve"> </w:t>
            </w:r>
            <w:r w:rsidRPr="006056BE">
              <w:t>Range</w:t>
            </w:r>
          </w:p>
        </w:tc>
        <w:tc>
          <w:tcPr>
            <w:tcW w:w="1306" w:type="dxa"/>
            <w:noWrap/>
            <w:vAlign w:val="center"/>
            <w:hideMark/>
          </w:tcPr>
          <w:p w14:paraId="256D5110" w14:textId="316FE803" w:rsidR="006056BE" w:rsidRPr="006056BE" w:rsidRDefault="006056BE" w:rsidP="006056BE">
            <w:pPr>
              <w:pStyle w:val="TableTitle"/>
            </w:pPr>
            <w:r w:rsidRPr="006056BE">
              <w:t>Warning</w:t>
            </w:r>
            <w:r w:rsidR="00806505">
              <w:t xml:space="preserve"> </w:t>
            </w:r>
            <w:r w:rsidRPr="006056BE">
              <w:t>Threshold</w:t>
            </w:r>
          </w:p>
        </w:tc>
        <w:tc>
          <w:tcPr>
            <w:tcW w:w="1246" w:type="dxa"/>
            <w:noWrap/>
            <w:vAlign w:val="center"/>
            <w:hideMark/>
          </w:tcPr>
          <w:p w14:paraId="6DCB951F" w14:textId="2D248F29" w:rsidR="006056BE" w:rsidRPr="006056BE" w:rsidRDefault="006056BE" w:rsidP="006056BE">
            <w:pPr>
              <w:pStyle w:val="TableTitle"/>
            </w:pPr>
            <w:r w:rsidRPr="006056BE">
              <w:t>Critical</w:t>
            </w:r>
            <w:r w:rsidR="00806505">
              <w:t xml:space="preserve"> </w:t>
            </w:r>
            <w:r w:rsidRPr="006056BE">
              <w:t>Threshold</w:t>
            </w:r>
          </w:p>
        </w:tc>
        <w:tc>
          <w:tcPr>
            <w:tcW w:w="3231" w:type="dxa"/>
            <w:noWrap/>
            <w:vAlign w:val="center"/>
            <w:hideMark/>
          </w:tcPr>
          <w:p w14:paraId="3624BCF3" w14:textId="3673F4A3" w:rsidR="006056BE" w:rsidRPr="006056BE" w:rsidRDefault="006056BE" w:rsidP="006056BE">
            <w:pPr>
              <w:pStyle w:val="TableTitle"/>
            </w:pPr>
            <w:r w:rsidRPr="006056BE">
              <w:t>Notes</w:t>
            </w:r>
            <w:r w:rsidR="00806505">
              <w:t xml:space="preserve"> </w:t>
            </w:r>
            <w:r w:rsidRPr="006056BE">
              <w:t>/</w:t>
            </w:r>
            <w:r w:rsidR="00806505">
              <w:t xml:space="preserve"> </w:t>
            </w:r>
            <w:r w:rsidRPr="006056BE">
              <w:t>Success</w:t>
            </w:r>
            <w:r w:rsidR="00806505">
              <w:t xml:space="preserve"> </w:t>
            </w:r>
            <w:r w:rsidRPr="006056BE">
              <w:t>Criteria</w:t>
            </w:r>
          </w:p>
        </w:tc>
      </w:tr>
      <w:tr w:rsidR="006056BE" w:rsidRPr="006056BE" w14:paraId="093C7468" w14:textId="77777777" w:rsidTr="006056BE">
        <w:tc>
          <w:tcPr>
            <w:tcW w:w="1067" w:type="dxa"/>
            <w:vMerge w:val="restart"/>
            <w:textDirection w:val="btLr"/>
            <w:vAlign w:val="center"/>
            <w:hideMark/>
          </w:tcPr>
          <w:p w14:paraId="3014B332" w14:textId="197CDF98" w:rsidR="006056BE" w:rsidRPr="006056BE" w:rsidRDefault="006056BE" w:rsidP="006056BE">
            <w:pPr>
              <w:pStyle w:val="TableBody"/>
              <w:ind w:left="113" w:right="113"/>
              <w:jc w:val="center"/>
            </w:pPr>
            <w:r w:rsidRPr="006056BE">
              <w:t>Anomaly</w:t>
            </w:r>
            <w:r w:rsidR="00806505">
              <w:t xml:space="preserve"> </w:t>
            </w:r>
            <w:r w:rsidRPr="006056BE">
              <w:t>Detection</w:t>
            </w:r>
          </w:p>
        </w:tc>
        <w:tc>
          <w:tcPr>
            <w:tcW w:w="1144" w:type="dxa"/>
            <w:vAlign w:val="center"/>
            <w:hideMark/>
          </w:tcPr>
          <w:p w14:paraId="252B4A2D" w14:textId="4FCF2798" w:rsidR="006056BE" w:rsidRPr="006056BE" w:rsidRDefault="006056BE" w:rsidP="006056BE">
            <w:pPr>
              <w:pStyle w:val="TableBody"/>
            </w:pPr>
            <w:r w:rsidRPr="006056BE">
              <w:t>Abnormal</w:t>
            </w:r>
            <w:r w:rsidR="00806505">
              <w:t xml:space="preserve"> </w:t>
            </w:r>
            <w:r w:rsidRPr="006056BE">
              <w:t>Latency</w:t>
            </w:r>
            <w:r w:rsidR="00806505">
              <w:t xml:space="preserve"> </w:t>
            </w:r>
            <w:r w:rsidRPr="006056BE">
              <w:t>Spikes</w:t>
            </w:r>
          </w:p>
        </w:tc>
        <w:tc>
          <w:tcPr>
            <w:tcW w:w="1241" w:type="dxa"/>
            <w:vAlign w:val="center"/>
            <w:hideMark/>
          </w:tcPr>
          <w:p w14:paraId="08C95EFE" w14:textId="62B685FA" w:rsidR="006056BE" w:rsidRPr="006056BE" w:rsidRDefault="006056BE" w:rsidP="006056BE">
            <w:pPr>
              <w:pStyle w:val="TableBody"/>
            </w:pPr>
            <w:r w:rsidRPr="006056BE">
              <w:t>%</w:t>
            </w:r>
            <w:r w:rsidR="00806505">
              <w:t xml:space="preserve"> </w:t>
            </w:r>
            <w:r w:rsidRPr="006056BE">
              <w:t>deviation</w:t>
            </w:r>
            <w:r w:rsidR="00806505">
              <w:t xml:space="preserve"> </w:t>
            </w:r>
            <w:r w:rsidRPr="006056BE">
              <w:t>from</w:t>
            </w:r>
            <w:r w:rsidR="00806505">
              <w:t xml:space="preserve"> </w:t>
            </w:r>
            <w:r w:rsidRPr="006056BE">
              <w:t>baseline</w:t>
            </w:r>
            <w:r w:rsidR="00806505">
              <w:t xml:space="preserve"> </w:t>
            </w:r>
            <w:r w:rsidRPr="006056BE">
              <w:t>latency</w:t>
            </w:r>
            <w:r w:rsidR="00806505">
              <w:t xml:space="preserve"> </w:t>
            </w:r>
            <w:r w:rsidRPr="006056BE">
              <w:t>(using</w:t>
            </w:r>
            <w:r w:rsidR="00806505">
              <w:t xml:space="preserve"> </w:t>
            </w:r>
            <w:r w:rsidRPr="006056BE">
              <w:t>ML</w:t>
            </w:r>
            <w:r w:rsidRPr="006056BE">
              <w:noBreakHyphen/>
              <w:t>predicted</w:t>
            </w:r>
            <w:r w:rsidR="00806505">
              <w:t xml:space="preserve"> </w:t>
            </w:r>
            <w:r w:rsidRPr="006056BE">
              <w:t>baseline)</w:t>
            </w:r>
          </w:p>
        </w:tc>
        <w:tc>
          <w:tcPr>
            <w:tcW w:w="1221" w:type="dxa"/>
            <w:vAlign w:val="center"/>
            <w:hideMark/>
          </w:tcPr>
          <w:p w14:paraId="304DE40E" w14:textId="765B0F9F" w:rsidR="006056BE" w:rsidRPr="006056BE" w:rsidRDefault="006056BE" w:rsidP="006056BE">
            <w:pPr>
              <w:pStyle w:val="TableBody"/>
            </w:pPr>
            <w:r w:rsidRPr="006056BE">
              <w:t>±</w:t>
            </w:r>
            <w:r w:rsidR="00806505">
              <w:t xml:space="preserve"> </w:t>
            </w:r>
            <w:r w:rsidRPr="006056BE">
              <w:t>10</w:t>
            </w:r>
            <w:r w:rsidR="00806505">
              <w:t xml:space="preserve"> </w:t>
            </w:r>
            <w:r w:rsidRPr="006056BE">
              <w:t>%</w:t>
            </w:r>
            <w:r w:rsidR="00806505">
              <w:t xml:space="preserve"> </w:t>
            </w:r>
            <w:r w:rsidRPr="006056BE">
              <w:t>of</w:t>
            </w:r>
            <w:r w:rsidR="00806505">
              <w:t xml:space="preserve"> </w:t>
            </w:r>
            <w:r w:rsidRPr="006056BE">
              <w:t>baseline</w:t>
            </w:r>
          </w:p>
        </w:tc>
        <w:tc>
          <w:tcPr>
            <w:tcW w:w="1306" w:type="dxa"/>
            <w:vAlign w:val="center"/>
            <w:hideMark/>
          </w:tcPr>
          <w:p w14:paraId="3732C640" w14:textId="2F7D6BA6" w:rsidR="006056BE" w:rsidRPr="006056BE" w:rsidRDefault="006056BE" w:rsidP="006056BE">
            <w:pPr>
              <w:pStyle w:val="TableBody"/>
            </w:pPr>
            <w:r w:rsidRPr="006056BE">
              <w:t>10–25</w:t>
            </w:r>
            <w:r w:rsidR="00806505">
              <w:t xml:space="preserve"> </w:t>
            </w:r>
            <w:r w:rsidRPr="006056BE">
              <w:t>%</w:t>
            </w:r>
            <w:r w:rsidR="00806505">
              <w:t xml:space="preserve"> </w:t>
            </w:r>
            <w:r w:rsidRPr="006056BE">
              <w:t>deviation</w:t>
            </w:r>
            <w:r w:rsidR="00806505">
              <w:t xml:space="preserve"> </w:t>
            </w:r>
            <w:r w:rsidRPr="006056BE">
              <w:t>sustained</w:t>
            </w:r>
            <w:r w:rsidR="00806505">
              <w:t xml:space="preserve"> </w:t>
            </w:r>
            <w:r w:rsidRPr="006056BE">
              <w:t>&gt;</w:t>
            </w:r>
            <w:r w:rsidR="00806505">
              <w:t xml:space="preserve"> </w:t>
            </w:r>
            <w:r w:rsidRPr="006056BE">
              <w:t>5</w:t>
            </w:r>
            <w:r w:rsidR="00806505">
              <w:t xml:space="preserve"> </w:t>
            </w:r>
            <w:r w:rsidRPr="006056BE">
              <w:t>min</w:t>
            </w:r>
          </w:p>
        </w:tc>
        <w:tc>
          <w:tcPr>
            <w:tcW w:w="1246" w:type="dxa"/>
            <w:vAlign w:val="center"/>
            <w:hideMark/>
          </w:tcPr>
          <w:p w14:paraId="31EC64EF" w14:textId="0922E1F8" w:rsidR="006056BE" w:rsidRPr="006056BE" w:rsidRDefault="006056BE" w:rsidP="006056BE">
            <w:pPr>
              <w:pStyle w:val="TableBody"/>
            </w:pPr>
            <w:r w:rsidRPr="006056BE">
              <w:t>&gt;</w:t>
            </w:r>
            <w:r w:rsidR="00806505">
              <w:t xml:space="preserve"> </w:t>
            </w:r>
            <w:r w:rsidRPr="006056BE">
              <w:t>25</w:t>
            </w:r>
            <w:r w:rsidR="00806505">
              <w:t xml:space="preserve"> </w:t>
            </w:r>
            <w:r w:rsidRPr="006056BE">
              <w:t>%</w:t>
            </w:r>
            <w:r w:rsidR="00806505">
              <w:t xml:space="preserve"> </w:t>
            </w:r>
            <w:r w:rsidRPr="006056BE">
              <w:t>deviation</w:t>
            </w:r>
            <w:r w:rsidR="00806505">
              <w:t xml:space="preserve"> </w:t>
            </w:r>
            <w:r w:rsidRPr="006056BE">
              <w:t>sustained</w:t>
            </w:r>
            <w:r w:rsidR="00806505">
              <w:t xml:space="preserve"> </w:t>
            </w:r>
            <w:r w:rsidRPr="006056BE">
              <w:t>&gt;</w:t>
            </w:r>
            <w:r w:rsidR="00806505">
              <w:t xml:space="preserve"> </w:t>
            </w:r>
            <w:r w:rsidRPr="006056BE">
              <w:t>2</w:t>
            </w:r>
            <w:r w:rsidR="00806505">
              <w:t xml:space="preserve"> </w:t>
            </w:r>
            <w:r w:rsidRPr="006056BE">
              <w:t>min</w:t>
            </w:r>
          </w:p>
        </w:tc>
        <w:tc>
          <w:tcPr>
            <w:tcW w:w="3231" w:type="dxa"/>
            <w:vAlign w:val="center"/>
            <w:hideMark/>
          </w:tcPr>
          <w:p w14:paraId="54E8FCF0" w14:textId="2B98AAF3" w:rsidR="006056BE" w:rsidRPr="006056BE" w:rsidRDefault="006056BE" w:rsidP="006056BE">
            <w:pPr>
              <w:pStyle w:val="TableBody"/>
            </w:pPr>
            <w:r w:rsidRPr="006056BE">
              <w:t>The</w:t>
            </w:r>
            <w:r w:rsidR="00806505">
              <w:t xml:space="preserve"> </w:t>
            </w:r>
            <w:r w:rsidRPr="006056BE">
              <w:t>AI</w:t>
            </w:r>
            <w:r w:rsidR="00806505">
              <w:t xml:space="preserve"> </w:t>
            </w:r>
            <w:r w:rsidRPr="006056BE">
              <w:t>model</w:t>
            </w:r>
            <w:r w:rsidR="00806505">
              <w:t xml:space="preserve"> </w:t>
            </w:r>
            <w:r w:rsidRPr="006056BE">
              <w:t>forecasts</w:t>
            </w:r>
            <w:r w:rsidR="00806505">
              <w:t xml:space="preserve"> </w:t>
            </w:r>
            <w:r w:rsidRPr="006056BE">
              <w:t>expected</w:t>
            </w:r>
            <w:r w:rsidR="00806505">
              <w:t xml:space="preserve"> </w:t>
            </w:r>
            <w:r w:rsidRPr="006056BE">
              <w:t>P95</w:t>
            </w:r>
            <w:r w:rsidR="00806505">
              <w:t xml:space="preserve"> </w:t>
            </w:r>
            <w:r w:rsidRPr="006056BE">
              <w:t>latency;</w:t>
            </w:r>
            <w:r w:rsidR="00806505">
              <w:t xml:space="preserve"> </w:t>
            </w:r>
            <w:r w:rsidRPr="006056BE">
              <w:t>deviations</w:t>
            </w:r>
            <w:r w:rsidR="00806505">
              <w:t xml:space="preserve"> </w:t>
            </w:r>
            <w:r w:rsidRPr="006056BE">
              <w:t>greater</w:t>
            </w:r>
            <w:r w:rsidR="00806505">
              <w:t xml:space="preserve"> </w:t>
            </w:r>
            <w:r w:rsidRPr="006056BE">
              <w:t>than</w:t>
            </w:r>
            <w:r w:rsidR="00806505">
              <w:t xml:space="preserve"> </w:t>
            </w:r>
            <w:r w:rsidRPr="006056BE">
              <w:t>25</w:t>
            </w:r>
            <w:r w:rsidR="00806505">
              <w:t xml:space="preserve"> </w:t>
            </w:r>
            <w:r w:rsidRPr="006056BE">
              <w:t>%</w:t>
            </w:r>
            <w:r w:rsidR="00806505">
              <w:t xml:space="preserve"> </w:t>
            </w:r>
            <w:r w:rsidRPr="006056BE">
              <w:t>imply</w:t>
            </w:r>
            <w:r w:rsidR="00806505">
              <w:t xml:space="preserve"> </w:t>
            </w:r>
            <w:r w:rsidRPr="006056BE">
              <w:t>a</w:t>
            </w:r>
            <w:r w:rsidR="00806505">
              <w:t xml:space="preserve"> </w:t>
            </w:r>
            <w:r w:rsidRPr="006056BE">
              <w:t>probable</w:t>
            </w:r>
            <w:r w:rsidR="00806505">
              <w:t xml:space="preserve"> </w:t>
            </w:r>
            <w:r w:rsidRPr="006056BE">
              <w:t>incident</w:t>
            </w:r>
            <w:r w:rsidR="00806505">
              <w:t xml:space="preserve"> </w:t>
            </w:r>
            <w:r w:rsidRPr="006056BE">
              <w:t>or</w:t>
            </w:r>
            <w:r w:rsidR="00806505">
              <w:t xml:space="preserve"> </w:t>
            </w:r>
            <w:r w:rsidRPr="006056BE">
              <w:t>dependency</w:t>
            </w:r>
            <w:r w:rsidR="00806505">
              <w:t xml:space="preserve"> </w:t>
            </w:r>
            <w:r w:rsidRPr="006056BE">
              <w:t>slowdown.</w:t>
            </w:r>
            <w:r w:rsidR="00806505">
              <w:t xml:space="preserve"> </w:t>
            </w:r>
            <w:r w:rsidRPr="006056BE">
              <w:t>A</w:t>
            </w:r>
            <w:r w:rsidR="00806505">
              <w:t xml:space="preserve"> </w:t>
            </w:r>
            <w:r w:rsidRPr="006056BE">
              <w:t>false</w:t>
            </w:r>
            <w:r w:rsidRPr="006056BE">
              <w:noBreakHyphen/>
              <w:t>positive</w:t>
            </w:r>
            <w:r w:rsidR="00806505">
              <w:t xml:space="preserve"> </w:t>
            </w:r>
            <w:r w:rsidRPr="006056BE">
              <w:t>rate</w:t>
            </w:r>
            <w:r w:rsidR="00806505">
              <w:t xml:space="preserve"> </w:t>
            </w:r>
            <w:r w:rsidRPr="006056BE">
              <w:t>below</w:t>
            </w:r>
            <w:r w:rsidR="00806505">
              <w:t xml:space="preserve"> </w:t>
            </w:r>
            <w:r w:rsidRPr="006056BE">
              <w:t>5</w:t>
            </w:r>
            <w:r w:rsidR="00806505">
              <w:t xml:space="preserve"> </w:t>
            </w:r>
            <w:r w:rsidRPr="006056BE">
              <w:t>%</w:t>
            </w:r>
            <w:r w:rsidR="00806505">
              <w:t xml:space="preserve"> </w:t>
            </w:r>
            <w:r w:rsidRPr="006056BE">
              <w:t>is</w:t>
            </w:r>
            <w:r w:rsidR="00806505">
              <w:t xml:space="preserve"> </w:t>
            </w:r>
            <w:r w:rsidRPr="006056BE">
              <w:t>targeted.</w:t>
            </w:r>
          </w:p>
        </w:tc>
      </w:tr>
      <w:tr w:rsidR="006056BE" w:rsidRPr="006056BE" w14:paraId="55924165" w14:textId="77777777" w:rsidTr="006056BE">
        <w:tc>
          <w:tcPr>
            <w:tcW w:w="1067" w:type="dxa"/>
            <w:vMerge/>
            <w:vAlign w:val="center"/>
            <w:hideMark/>
          </w:tcPr>
          <w:p w14:paraId="6F4A7EDD" w14:textId="77777777" w:rsidR="006056BE" w:rsidRPr="006056BE" w:rsidRDefault="006056BE" w:rsidP="006056BE">
            <w:pPr>
              <w:pStyle w:val="TableBody"/>
              <w:jc w:val="center"/>
            </w:pPr>
          </w:p>
        </w:tc>
        <w:tc>
          <w:tcPr>
            <w:tcW w:w="1144" w:type="dxa"/>
            <w:vAlign w:val="center"/>
            <w:hideMark/>
          </w:tcPr>
          <w:p w14:paraId="17F1D042" w14:textId="0FEA9B8B" w:rsidR="006056BE" w:rsidRPr="006056BE" w:rsidRDefault="006056BE" w:rsidP="006056BE">
            <w:pPr>
              <w:pStyle w:val="TableBody"/>
            </w:pPr>
            <w:r w:rsidRPr="006056BE">
              <w:t>Unusual</w:t>
            </w:r>
            <w:r w:rsidR="00806505">
              <w:t xml:space="preserve"> </w:t>
            </w:r>
            <w:r w:rsidRPr="006056BE">
              <w:t>Traffic</w:t>
            </w:r>
            <w:r w:rsidR="00806505">
              <w:t xml:space="preserve"> </w:t>
            </w:r>
            <w:r w:rsidRPr="006056BE">
              <w:t>Patterns</w:t>
            </w:r>
          </w:p>
        </w:tc>
        <w:tc>
          <w:tcPr>
            <w:tcW w:w="1241" w:type="dxa"/>
            <w:vAlign w:val="center"/>
            <w:hideMark/>
          </w:tcPr>
          <w:p w14:paraId="32CF4413" w14:textId="7E59E89D" w:rsidR="006056BE" w:rsidRPr="006056BE" w:rsidRDefault="006056BE" w:rsidP="006056BE">
            <w:pPr>
              <w:pStyle w:val="TableBody"/>
            </w:pPr>
            <w:r w:rsidRPr="006056BE">
              <w:t>%</w:t>
            </w:r>
            <w:r w:rsidR="00806505">
              <w:t xml:space="preserve"> </w:t>
            </w:r>
            <w:r w:rsidRPr="006056BE">
              <w:t>deviation</w:t>
            </w:r>
            <w:r w:rsidR="00806505">
              <w:t xml:space="preserve"> </w:t>
            </w:r>
            <w:r w:rsidRPr="006056BE">
              <w:t>from</w:t>
            </w:r>
            <w:r w:rsidR="00806505">
              <w:t xml:space="preserve"> </w:t>
            </w:r>
            <w:r w:rsidRPr="006056BE">
              <w:t>expected</w:t>
            </w:r>
            <w:r w:rsidR="00806505">
              <w:t xml:space="preserve"> </w:t>
            </w:r>
            <w:r w:rsidRPr="006056BE">
              <w:t>traffic</w:t>
            </w:r>
            <w:r w:rsidR="00806505">
              <w:t xml:space="preserve"> </w:t>
            </w:r>
            <w:r w:rsidRPr="006056BE">
              <w:t>rate</w:t>
            </w:r>
            <w:r w:rsidR="00806505">
              <w:t xml:space="preserve"> </w:t>
            </w:r>
            <w:r w:rsidRPr="006056BE">
              <w:t>(requests</w:t>
            </w:r>
            <w:r w:rsidR="00806505">
              <w:t xml:space="preserve"> </w:t>
            </w:r>
            <w:r w:rsidRPr="006056BE">
              <w:t>/</w:t>
            </w:r>
            <w:r w:rsidR="00806505">
              <w:t xml:space="preserve"> </w:t>
            </w:r>
            <w:r w:rsidRPr="006056BE">
              <w:t>s</w:t>
            </w:r>
            <w:r w:rsidR="00806505">
              <w:t xml:space="preserve"> </w:t>
            </w:r>
            <w:r w:rsidRPr="006056BE">
              <w:t>or</w:t>
            </w:r>
            <w:r w:rsidR="00806505">
              <w:t xml:space="preserve"> </w:t>
            </w:r>
            <w:r w:rsidRPr="006056BE">
              <w:t>MBps)</w:t>
            </w:r>
          </w:p>
        </w:tc>
        <w:tc>
          <w:tcPr>
            <w:tcW w:w="1221" w:type="dxa"/>
            <w:vAlign w:val="center"/>
            <w:hideMark/>
          </w:tcPr>
          <w:p w14:paraId="54736D69" w14:textId="123292AA" w:rsidR="006056BE" w:rsidRPr="006056BE" w:rsidRDefault="006056BE" w:rsidP="006056BE">
            <w:pPr>
              <w:pStyle w:val="TableBody"/>
            </w:pPr>
            <w:r w:rsidRPr="006056BE">
              <w:t>±</w:t>
            </w:r>
            <w:r w:rsidR="00806505">
              <w:t xml:space="preserve"> </w:t>
            </w:r>
            <w:r w:rsidRPr="006056BE">
              <w:t>15</w:t>
            </w:r>
            <w:r w:rsidR="00806505">
              <w:t xml:space="preserve"> </w:t>
            </w:r>
            <w:r w:rsidRPr="006056BE">
              <w:t>%</w:t>
            </w:r>
          </w:p>
        </w:tc>
        <w:tc>
          <w:tcPr>
            <w:tcW w:w="1306" w:type="dxa"/>
            <w:vAlign w:val="center"/>
            <w:hideMark/>
          </w:tcPr>
          <w:p w14:paraId="6B392D2F" w14:textId="2112EF57" w:rsidR="006056BE" w:rsidRPr="006056BE" w:rsidRDefault="006056BE" w:rsidP="006056BE">
            <w:pPr>
              <w:pStyle w:val="TableBody"/>
            </w:pPr>
            <w:r w:rsidRPr="006056BE">
              <w:t>15–30</w:t>
            </w:r>
            <w:r w:rsidR="00806505">
              <w:t xml:space="preserve"> </w:t>
            </w:r>
            <w:r w:rsidRPr="006056BE">
              <w:t>%</w:t>
            </w:r>
            <w:r w:rsidR="00806505">
              <w:t xml:space="preserve"> </w:t>
            </w:r>
            <w:r w:rsidRPr="006056BE">
              <w:t>deviation</w:t>
            </w:r>
            <w:r w:rsidR="00806505">
              <w:t xml:space="preserve"> </w:t>
            </w:r>
            <w:r w:rsidRPr="006056BE">
              <w:t>sustained</w:t>
            </w:r>
            <w:r w:rsidR="00806505">
              <w:t xml:space="preserve"> </w:t>
            </w:r>
            <w:r w:rsidRPr="006056BE">
              <w:t>&gt;</w:t>
            </w:r>
            <w:r w:rsidR="00806505">
              <w:t xml:space="preserve"> </w:t>
            </w:r>
            <w:r w:rsidRPr="006056BE">
              <w:t>5</w:t>
            </w:r>
            <w:r w:rsidR="00806505">
              <w:t xml:space="preserve"> </w:t>
            </w:r>
            <w:r w:rsidRPr="006056BE">
              <w:t>min</w:t>
            </w:r>
          </w:p>
        </w:tc>
        <w:tc>
          <w:tcPr>
            <w:tcW w:w="1246" w:type="dxa"/>
            <w:vAlign w:val="center"/>
            <w:hideMark/>
          </w:tcPr>
          <w:p w14:paraId="0B874E53" w14:textId="5ED6E3C8" w:rsidR="006056BE" w:rsidRPr="006056BE" w:rsidRDefault="006056BE" w:rsidP="006056BE">
            <w:pPr>
              <w:pStyle w:val="TableBody"/>
            </w:pPr>
            <w:r w:rsidRPr="006056BE">
              <w:t>&gt;</w:t>
            </w:r>
            <w:r w:rsidR="00806505">
              <w:t xml:space="preserve"> </w:t>
            </w:r>
            <w:r w:rsidRPr="006056BE">
              <w:t>30</w:t>
            </w:r>
            <w:r w:rsidR="00806505">
              <w:t xml:space="preserve"> </w:t>
            </w:r>
            <w:r w:rsidRPr="006056BE">
              <w:t>%</w:t>
            </w:r>
            <w:r w:rsidR="00806505">
              <w:t xml:space="preserve"> </w:t>
            </w:r>
            <w:r w:rsidRPr="006056BE">
              <w:t>deviation</w:t>
            </w:r>
            <w:r w:rsidR="00806505">
              <w:t xml:space="preserve"> </w:t>
            </w:r>
            <w:r w:rsidRPr="006056BE">
              <w:t>&gt;</w:t>
            </w:r>
            <w:r w:rsidR="00806505">
              <w:t xml:space="preserve"> </w:t>
            </w:r>
            <w:r w:rsidRPr="006056BE">
              <w:t>2</w:t>
            </w:r>
            <w:r w:rsidR="00806505">
              <w:t xml:space="preserve"> </w:t>
            </w:r>
            <w:r w:rsidRPr="006056BE">
              <w:t>min</w:t>
            </w:r>
            <w:r w:rsidR="00806505">
              <w:t xml:space="preserve"> </w:t>
            </w:r>
            <w:r w:rsidRPr="006056BE">
              <w:t>or</w:t>
            </w:r>
            <w:r w:rsidR="00806505">
              <w:t xml:space="preserve"> </w:t>
            </w:r>
            <w:r w:rsidRPr="006056BE">
              <w:t>anomaly</w:t>
            </w:r>
            <w:r w:rsidR="00806505">
              <w:t xml:space="preserve"> </w:t>
            </w:r>
            <w:r w:rsidRPr="006056BE">
              <w:t>confidence</w:t>
            </w:r>
            <w:r w:rsidR="00806505">
              <w:t xml:space="preserve"> </w:t>
            </w:r>
            <w:r w:rsidRPr="006056BE">
              <w:t>&gt;</w:t>
            </w:r>
            <w:r w:rsidR="00806505">
              <w:t xml:space="preserve"> </w:t>
            </w:r>
            <w:r w:rsidRPr="006056BE">
              <w:t>95</w:t>
            </w:r>
            <w:r w:rsidR="00806505">
              <w:t xml:space="preserve"> </w:t>
            </w:r>
            <w:r w:rsidRPr="006056BE">
              <w:t>%</w:t>
            </w:r>
          </w:p>
        </w:tc>
        <w:tc>
          <w:tcPr>
            <w:tcW w:w="3231" w:type="dxa"/>
            <w:vAlign w:val="center"/>
            <w:hideMark/>
          </w:tcPr>
          <w:p w14:paraId="60D48F81" w14:textId="411412D3" w:rsidR="006056BE" w:rsidRPr="006056BE" w:rsidRDefault="006056BE" w:rsidP="006056BE">
            <w:pPr>
              <w:pStyle w:val="TableBody"/>
            </w:pPr>
            <w:r w:rsidRPr="006056BE">
              <w:t>Enables</w:t>
            </w:r>
            <w:r w:rsidR="00806505">
              <w:t xml:space="preserve"> </w:t>
            </w:r>
            <w:r w:rsidRPr="006056BE">
              <w:t>early</w:t>
            </w:r>
            <w:r w:rsidR="00806505">
              <w:t xml:space="preserve"> </w:t>
            </w:r>
            <w:r w:rsidRPr="006056BE">
              <w:t>detection</w:t>
            </w:r>
            <w:r w:rsidR="00806505">
              <w:t xml:space="preserve"> </w:t>
            </w:r>
            <w:r w:rsidRPr="006056BE">
              <w:t>of</w:t>
            </w:r>
            <w:r w:rsidR="00806505">
              <w:t xml:space="preserve"> </w:t>
            </w:r>
            <w:r w:rsidRPr="006056BE">
              <w:t>DDoS</w:t>
            </w:r>
            <w:r w:rsidR="00806505">
              <w:t xml:space="preserve"> </w:t>
            </w:r>
            <w:r w:rsidRPr="006056BE">
              <w:t>or</w:t>
            </w:r>
            <w:r w:rsidR="00806505">
              <w:t xml:space="preserve"> </w:t>
            </w:r>
            <w:r w:rsidRPr="006056BE">
              <w:t>load</w:t>
            </w:r>
            <w:r w:rsidR="00806505">
              <w:t xml:space="preserve"> </w:t>
            </w:r>
            <w:r w:rsidRPr="006056BE">
              <w:t>imbalance</w:t>
            </w:r>
            <w:r w:rsidR="00806505">
              <w:t xml:space="preserve"> </w:t>
            </w:r>
            <w:r w:rsidRPr="006056BE">
              <w:t>conditions.</w:t>
            </w:r>
            <w:r w:rsidR="00806505">
              <w:t xml:space="preserve"> </w:t>
            </w:r>
            <w:r w:rsidRPr="006056BE">
              <w:t>Acceptable</w:t>
            </w:r>
            <w:r w:rsidR="00806505">
              <w:t xml:space="preserve"> </w:t>
            </w:r>
            <w:r w:rsidRPr="006056BE">
              <w:t>model</w:t>
            </w:r>
            <w:r w:rsidR="00806505">
              <w:t xml:space="preserve"> </w:t>
            </w:r>
            <w:r w:rsidRPr="006056BE">
              <w:t>performance</w:t>
            </w:r>
            <w:r w:rsidR="00806505">
              <w:t xml:space="preserve"> </w:t>
            </w:r>
            <w:r w:rsidRPr="006056BE">
              <w:t>is</w:t>
            </w:r>
            <w:r w:rsidR="00806505">
              <w:t xml:space="preserve"> </w:t>
            </w:r>
            <w:r w:rsidRPr="006056BE">
              <w:t>defined</w:t>
            </w:r>
            <w:r w:rsidR="00806505">
              <w:t xml:space="preserve"> </w:t>
            </w:r>
            <w:r w:rsidRPr="006056BE">
              <w:t>as</w:t>
            </w:r>
            <w:r w:rsidR="00806505">
              <w:t xml:space="preserve"> </w:t>
            </w:r>
            <w:r w:rsidRPr="006056BE">
              <w:t>precision</w:t>
            </w:r>
            <w:r w:rsidR="00806505">
              <w:t xml:space="preserve"> </w:t>
            </w:r>
            <w:r w:rsidRPr="006056BE">
              <w:t>≥</w:t>
            </w:r>
            <w:r w:rsidR="00806505">
              <w:t xml:space="preserve"> </w:t>
            </w:r>
            <w:r w:rsidRPr="006056BE">
              <w:t>90</w:t>
            </w:r>
            <w:r w:rsidR="00806505">
              <w:t xml:space="preserve"> </w:t>
            </w:r>
            <w:r w:rsidRPr="006056BE">
              <w:t>%</w:t>
            </w:r>
            <w:r w:rsidR="00806505">
              <w:t xml:space="preserve"> </w:t>
            </w:r>
            <w:r w:rsidRPr="006056BE">
              <w:t>and</w:t>
            </w:r>
            <w:r w:rsidR="00806505">
              <w:t xml:space="preserve"> </w:t>
            </w:r>
            <w:r w:rsidRPr="006056BE">
              <w:t>recall</w:t>
            </w:r>
            <w:r w:rsidR="00806505">
              <w:t xml:space="preserve"> </w:t>
            </w:r>
            <w:r w:rsidRPr="006056BE">
              <w:t>≥</w:t>
            </w:r>
            <w:r w:rsidR="00806505">
              <w:t xml:space="preserve"> </w:t>
            </w:r>
            <w:r w:rsidRPr="006056BE">
              <w:t>85</w:t>
            </w:r>
            <w:r w:rsidR="00806505">
              <w:t xml:space="preserve"> </w:t>
            </w:r>
            <w:r w:rsidRPr="006056BE">
              <w:t>%.</w:t>
            </w:r>
          </w:p>
        </w:tc>
      </w:tr>
      <w:tr w:rsidR="006056BE" w:rsidRPr="006056BE" w14:paraId="50758B1C" w14:textId="77777777" w:rsidTr="006056BE">
        <w:tc>
          <w:tcPr>
            <w:tcW w:w="1067" w:type="dxa"/>
            <w:vMerge w:val="restart"/>
            <w:textDirection w:val="btLr"/>
            <w:vAlign w:val="center"/>
            <w:hideMark/>
          </w:tcPr>
          <w:p w14:paraId="66E3B15B" w14:textId="3A22F72E" w:rsidR="006056BE" w:rsidRPr="006056BE" w:rsidRDefault="006056BE" w:rsidP="006056BE">
            <w:pPr>
              <w:pStyle w:val="TableBody"/>
              <w:ind w:left="113" w:right="113"/>
              <w:jc w:val="center"/>
            </w:pPr>
            <w:r w:rsidRPr="006056BE">
              <w:t>Correlation</w:t>
            </w:r>
            <w:r w:rsidR="00806505">
              <w:t xml:space="preserve"> </w:t>
            </w:r>
            <w:r w:rsidRPr="006056BE">
              <w:t>Analysis</w:t>
            </w:r>
          </w:p>
        </w:tc>
        <w:tc>
          <w:tcPr>
            <w:tcW w:w="1144" w:type="dxa"/>
            <w:vAlign w:val="center"/>
            <w:hideMark/>
          </w:tcPr>
          <w:p w14:paraId="4817DEF4" w14:textId="56A56971" w:rsidR="006056BE" w:rsidRPr="006056BE" w:rsidRDefault="006056BE" w:rsidP="006056BE">
            <w:pPr>
              <w:pStyle w:val="TableBody"/>
            </w:pPr>
            <w:r w:rsidRPr="006056BE">
              <w:t>Deployment</w:t>
            </w:r>
            <w:r w:rsidR="00806505">
              <w:t xml:space="preserve"> </w:t>
            </w:r>
            <w:r w:rsidRPr="006056BE">
              <w:t>vs</w:t>
            </w:r>
            <w:r w:rsidR="00806505">
              <w:t xml:space="preserve"> </w:t>
            </w:r>
            <w:r w:rsidRPr="006056BE">
              <w:t>Error</w:t>
            </w:r>
            <w:r w:rsidR="00806505">
              <w:t xml:space="preserve"> </w:t>
            </w:r>
            <w:r w:rsidRPr="006056BE">
              <w:t>Spike</w:t>
            </w:r>
          </w:p>
        </w:tc>
        <w:tc>
          <w:tcPr>
            <w:tcW w:w="1241" w:type="dxa"/>
            <w:vAlign w:val="center"/>
            <w:hideMark/>
          </w:tcPr>
          <w:p w14:paraId="56D109E3" w14:textId="787CF2A7" w:rsidR="006056BE" w:rsidRPr="006056BE" w:rsidRDefault="006056BE" w:rsidP="006056BE">
            <w:pPr>
              <w:pStyle w:val="TableBody"/>
            </w:pPr>
            <w:r w:rsidRPr="006056BE">
              <w:t>Correlation</w:t>
            </w:r>
            <w:r w:rsidR="00806505">
              <w:t xml:space="preserve"> </w:t>
            </w:r>
            <w:r w:rsidRPr="006056BE">
              <w:t>coefficient</w:t>
            </w:r>
            <w:r w:rsidR="00806505">
              <w:t xml:space="preserve"> </w:t>
            </w:r>
            <w:r w:rsidRPr="006056BE">
              <w:t>(r)</w:t>
            </w:r>
            <w:r w:rsidR="00806505">
              <w:t xml:space="preserve"> </w:t>
            </w:r>
            <w:r w:rsidRPr="006056BE">
              <w:t>between</w:t>
            </w:r>
            <w:r w:rsidR="00806505">
              <w:t xml:space="preserve"> </w:t>
            </w:r>
            <w:r w:rsidRPr="006056BE">
              <w:t>recent</w:t>
            </w:r>
            <w:r w:rsidR="00806505">
              <w:t xml:space="preserve"> </w:t>
            </w:r>
            <w:r w:rsidRPr="006056BE">
              <w:t>deployments</w:t>
            </w:r>
            <w:r w:rsidR="00806505">
              <w:t xml:space="preserve"> </w:t>
            </w:r>
            <w:r w:rsidRPr="006056BE">
              <w:t>and</w:t>
            </w:r>
            <w:r w:rsidR="00806505">
              <w:t xml:space="preserve"> </w:t>
            </w:r>
            <w:r w:rsidRPr="006056BE">
              <w:t>error</w:t>
            </w:r>
            <w:r w:rsidRPr="006056BE">
              <w:noBreakHyphen/>
              <w:t>rate</w:t>
            </w:r>
            <w:r w:rsidR="00806505">
              <w:t xml:space="preserve"> </w:t>
            </w:r>
            <w:r w:rsidRPr="006056BE">
              <w:t>change</w:t>
            </w:r>
          </w:p>
        </w:tc>
        <w:tc>
          <w:tcPr>
            <w:tcW w:w="1221" w:type="dxa"/>
            <w:vAlign w:val="center"/>
            <w:hideMark/>
          </w:tcPr>
          <w:p w14:paraId="5D68053E" w14:textId="3ACD3FFB" w:rsidR="006056BE" w:rsidRDefault="006056BE" w:rsidP="006056BE">
            <w:pPr>
              <w:pStyle w:val="TableBody"/>
            </w:pPr>
            <w:r w:rsidRPr="006056BE">
              <w:t>r</w:t>
            </w:r>
            <w:r w:rsidR="00806505">
              <w:t xml:space="preserve"> </w:t>
            </w:r>
            <w:r w:rsidRPr="006056BE">
              <w:t>&lt;</w:t>
            </w:r>
            <w:r w:rsidR="00806505">
              <w:t xml:space="preserve"> </w:t>
            </w:r>
            <w:r w:rsidRPr="006056BE">
              <w:t>0.3</w:t>
            </w:r>
            <w:r w:rsidR="00806505">
              <w:t xml:space="preserve"> </w:t>
            </w:r>
          </w:p>
          <w:p w14:paraId="2C751BBD" w14:textId="6F1C5E71" w:rsidR="006056BE" w:rsidRPr="006056BE" w:rsidRDefault="006056BE" w:rsidP="006056BE">
            <w:pPr>
              <w:pStyle w:val="TableBody"/>
            </w:pPr>
            <w:r w:rsidRPr="006056BE">
              <w:t>(weak</w:t>
            </w:r>
            <w:r w:rsidR="00806505">
              <w:t xml:space="preserve"> </w:t>
            </w:r>
            <w:r w:rsidRPr="006056BE">
              <w:t>correlation)</w:t>
            </w:r>
          </w:p>
        </w:tc>
        <w:tc>
          <w:tcPr>
            <w:tcW w:w="1306" w:type="dxa"/>
            <w:vAlign w:val="center"/>
            <w:hideMark/>
          </w:tcPr>
          <w:p w14:paraId="23B5E612" w14:textId="35F9DD7F" w:rsidR="006056BE" w:rsidRPr="006056BE" w:rsidRDefault="006056BE" w:rsidP="006056BE">
            <w:pPr>
              <w:pStyle w:val="TableBody"/>
            </w:pPr>
            <w:r w:rsidRPr="006056BE">
              <w:t>0.3–0.6</w:t>
            </w:r>
            <w:r w:rsidR="00806505">
              <w:t xml:space="preserve"> </w:t>
            </w:r>
            <w:r w:rsidRPr="006056BE">
              <w:t>(moderate</w:t>
            </w:r>
            <w:r w:rsidR="00806505">
              <w:t xml:space="preserve"> </w:t>
            </w:r>
            <w:r w:rsidRPr="006056BE">
              <w:t>correlation)</w:t>
            </w:r>
          </w:p>
        </w:tc>
        <w:tc>
          <w:tcPr>
            <w:tcW w:w="1246" w:type="dxa"/>
            <w:vAlign w:val="center"/>
            <w:hideMark/>
          </w:tcPr>
          <w:p w14:paraId="14481429" w14:textId="4C02A75E" w:rsidR="006056BE" w:rsidRPr="006056BE" w:rsidRDefault="006056BE" w:rsidP="006056BE">
            <w:pPr>
              <w:pStyle w:val="TableBody"/>
            </w:pPr>
            <w:r w:rsidRPr="006056BE">
              <w:t>r</w:t>
            </w:r>
            <w:r w:rsidR="00806505">
              <w:t xml:space="preserve"> </w:t>
            </w:r>
            <w:r w:rsidRPr="006056BE">
              <w:t>&gt;</w:t>
            </w:r>
            <w:r w:rsidR="00806505">
              <w:t xml:space="preserve"> </w:t>
            </w:r>
            <w:r w:rsidRPr="006056BE">
              <w:t>0.6</w:t>
            </w:r>
            <w:r w:rsidR="00806505">
              <w:t xml:space="preserve"> </w:t>
            </w:r>
            <w:r w:rsidRPr="006056BE">
              <w:t>(strong</w:t>
            </w:r>
            <w:r w:rsidR="00806505">
              <w:t xml:space="preserve"> </w:t>
            </w:r>
            <w:r w:rsidRPr="006056BE">
              <w:t>correlation)</w:t>
            </w:r>
          </w:p>
        </w:tc>
        <w:tc>
          <w:tcPr>
            <w:tcW w:w="3231" w:type="dxa"/>
            <w:vAlign w:val="center"/>
            <w:hideMark/>
          </w:tcPr>
          <w:p w14:paraId="2C3A37A5" w14:textId="30C7A8A5" w:rsidR="006056BE" w:rsidRPr="006056BE" w:rsidRDefault="006056BE" w:rsidP="006056BE">
            <w:pPr>
              <w:pStyle w:val="TableBody"/>
            </w:pPr>
            <w:r w:rsidRPr="006056BE">
              <w:t>Strong</w:t>
            </w:r>
            <w:r w:rsidR="00806505">
              <w:t xml:space="preserve"> </w:t>
            </w:r>
            <w:r w:rsidRPr="006056BE">
              <w:t>positive</w:t>
            </w:r>
            <w:r w:rsidR="00806505">
              <w:t xml:space="preserve"> </w:t>
            </w:r>
            <w:r w:rsidRPr="006056BE">
              <w:t>correlation</w:t>
            </w:r>
            <w:r w:rsidR="00806505">
              <w:t xml:space="preserve"> </w:t>
            </w:r>
            <w:r w:rsidRPr="006056BE">
              <w:t>suggests</w:t>
            </w:r>
            <w:r w:rsidR="00806505">
              <w:t xml:space="preserve"> </w:t>
            </w:r>
            <w:r w:rsidRPr="006056BE">
              <w:t>that</w:t>
            </w:r>
            <w:r w:rsidR="00806505">
              <w:t xml:space="preserve"> </w:t>
            </w:r>
            <w:r w:rsidRPr="006056BE">
              <w:t>recent</w:t>
            </w:r>
            <w:r w:rsidR="00806505">
              <w:t xml:space="preserve"> </w:t>
            </w:r>
            <w:r w:rsidRPr="006056BE">
              <w:t>deployments</w:t>
            </w:r>
            <w:r w:rsidR="00806505">
              <w:t xml:space="preserve"> </w:t>
            </w:r>
            <w:r w:rsidRPr="006056BE">
              <w:t>are</w:t>
            </w:r>
            <w:r w:rsidR="00806505">
              <w:t xml:space="preserve"> </w:t>
            </w:r>
            <w:r w:rsidRPr="006056BE">
              <w:t>likely</w:t>
            </w:r>
            <w:r w:rsidR="00806505">
              <w:t xml:space="preserve"> </w:t>
            </w:r>
            <w:r w:rsidRPr="006056BE">
              <w:t>contributing</w:t>
            </w:r>
            <w:r w:rsidR="00806505">
              <w:t xml:space="preserve"> </w:t>
            </w:r>
            <w:r w:rsidRPr="006056BE">
              <w:t>to</w:t>
            </w:r>
            <w:r w:rsidR="00806505">
              <w:t xml:space="preserve"> </w:t>
            </w:r>
            <w:r w:rsidRPr="006056BE">
              <w:t>error</w:t>
            </w:r>
            <w:r w:rsidRPr="006056BE">
              <w:noBreakHyphen/>
              <w:t>rate</w:t>
            </w:r>
            <w:r w:rsidR="00806505">
              <w:t xml:space="preserve"> </w:t>
            </w:r>
            <w:r w:rsidRPr="006056BE">
              <w:t>increases.</w:t>
            </w:r>
            <w:r w:rsidR="00806505">
              <w:t xml:space="preserve"> </w:t>
            </w:r>
            <w:r w:rsidRPr="006056BE">
              <w:t>Correlation</w:t>
            </w:r>
            <w:r w:rsidR="00806505">
              <w:t xml:space="preserve"> </w:t>
            </w:r>
            <w:r w:rsidRPr="006056BE">
              <w:t>insights</w:t>
            </w:r>
            <w:r w:rsidR="00806505">
              <w:t xml:space="preserve"> </w:t>
            </w:r>
            <w:r w:rsidRPr="006056BE">
              <w:t>are</w:t>
            </w:r>
            <w:r w:rsidR="00806505">
              <w:t xml:space="preserve"> </w:t>
            </w:r>
            <w:r w:rsidRPr="006056BE">
              <w:t>to</w:t>
            </w:r>
            <w:r w:rsidR="00806505">
              <w:t xml:space="preserve"> </w:t>
            </w:r>
            <w:r w:rsidRPr="006056BE">
              <w:t>be</w:t>
            </w:r>
            <w:r w:rsidR="00806505">
              <w:t xml:space="preserve"> </w:t>
            </w:r>
            <w:r w:rsidRPr="006056BE">
              <w:t>reviewed</w:t>
            </w:r>
            <w:r w:rsidR="00806505">
              <w:t xml:space="preserve"> </w:t>
            </w:r>
            <w:r w:rsidRPr="006056BE">
              <w:t>and</w:t>
            </w:r>
            <w:r w:rsidR="00806505">
              <w:t xml:space="preserve"> </w:t>
            </w:r>
            <w:r w:rsidRPr="006056BE">
              <w:t>fed</w:t>
            </w:r>
            <w:r w:rsidR="00806505">
              <w:t xml:space="preserve"> </w:t>
            </w:r>
            <w:r w:rsidRPr="006056BE">
              <w:t>back</w:t>
            </w:r>
            <w:r w:rsidR="00806505">
              <w:t xml:space="preserve"> </w:t>
            </w:r>
            <w:r w:rsidRPr="006056BE">
              <w:t>into</w:t>
            </w:r>
            <w:r w:rsidR="00806505">
              <w:t xml:space="preserve"> </w:t>
            </w:r>
            <w:r w:rsidRPr="006056BE">
              <w:t>deployment</w:t>
            </w:r>
            <w:r w:rsidR="00806505">
              <w:t xml:space="preserve"> </w:t>
            </w:r>
            <w:r w:rsidRPr="006056BE">
              <w:t>practices.</w:t>
            </w:r>
          </w:p>
        </w:tc>
      </w:tr>
      <w:tr w:rsidR="006056BE" w:rsidRPr="006056BE" w14:paraId="6A32541C" w14:textId="77777777" w:rsidTr="006056BE">
        <w:tc>
          <w:tcPr>
            <w:tcW w:w="1067" w:type="dxa"/>
            <w:vMerge/>
            <w:vAlign w:val="center"/>
            <w:hideMark/>
          </w:tcPr>
          <w:p w14:paraId="486686AA" w14:textId="77777777" w:rsidR="006056BE" w:rsidRPr="006056BE" w:rsidRDefault="006056BE" w:rsidP="006056BE">
            <w:pPr>
              <w:pStyle w:val="TableBody"/>
            </w:pPr>
          </w:p>
        </w:tc>
        <w:tc>
          <w:tcPr>
            <w:tcW w:w="1144" w:type="dxa"/>
            <w:vAlign w:val="center"/>
            <w:hideMark/>
          </w:tcPr>
          <w:p w14:paraId="20490B44" w14:textId="21D62A3D" w:rsidR="006056BE" w:rsidRPr="006056BE" w:rsidRDefault="006056BE" w:rsidP="006056BE">
            <w:pPr>
              <w:pStyle w:val="TableBody"/>
            </w:pPr>
            <w:r w:rsidRPr="006056BE">
              <w:t>Scaling</w:t>
            </w:r>
            <w:r w:rsidR="00806505">
              <w:t xml:space="preserve"> </w:t>
            </w:r>
            <w:r w:rsidRPr="006056BE">
              <w:t>vs</w:t>
            </w:r>
            <w:r w:rsidR="00806505">
              <w:t xml:space="preserve"> </w:t>
            </w:r>
            <w:r w:rsidRPr="006056BE">
              <w:t>Database</w:t>
            </w:r>
            <w:r w:rsidR="00806505">
              <w:t xml:space="preserve"> </w:t>
            </w:r>
            <w:r w:rsidRPr="006056BE">
              <w:t>Saturation</w:t>
            </w:r>
          </w:p>
        </w:tc>
        <w:tc>
          <w:tcPr>
            <w:tcW w:w="1241" w:type="dxa"/>
            <w:vAlign w:val="center"/>
            <w:hideMark/>
          </w:tcPr>
          <w:p w14:paraId="2D41EB93" w14:textId="2F5B06B1" w:rsidR="006056BE" w:rsidRPr="006056BE" w:rsidRDefault="006056BE" w:rsidP="006056BE">
            <w:pPr>
              <w:pStyle w:val="TableBody"/>
            </w:pPr>
            <w:r w:rsidRPr="006056BE">
              <w:t>Correlation</w:t>
            </w:r>
            <w:r w:rsidR="00806505">
              <w:t xml:space="preserve"> </w:t>
            </w:r>
            <w:r w:rsidRPr="006056BE">
              <w:t>coefficient</w:t>
            </w:r>
            <w:r w:rsidR="00806505">
              <w:t xml:space="preserve"> </w:t>
            </w:r>
            <w:r w:rsidRPr="006056BE">
              <w:t>(r)</w:t>
            </w:r>
            <w:r w:rsidR="00806505">
              <w:t xml:space="preserve"> </w:t>
            </w:r>
            <w:r w:rsidRPr="006056BE">
              <w:t>between</w:t>
            </w:r>
            <w:r w:rsidR="00806505">
              <w:t xml:space="preserve"> </w:t>
            </w:r>
            <w:r w:rsidRPr="006056BE">
              <w:t>auto</w:t>
            </w:r>
            <w:r w:rsidRPr="006056BE">
              <w:noBreakHyphen/>
              <w:t>scale</w:t>
            </w:r>
            <w:r w:rsidR="00806505">
              <w:t xml:space="preserve"> </w:t>
            </w:r>
            <w:r w:rsidRPr="006056BE">
              <w:t>events</w:t>
            </w:r>
            <w:r w:rsidR="00806505">
              <w:t xml:space="preserve"> </w:t>
            </w:r>
            <w:r w:rsidRPr="006056BE">
              <w:t>and</w:t>
            </w:r>
            <w:r w:rsidR="00806505">
              <w:t xml:space="preserve"> </w:t>
            </w:r>
            <w:r w:rsidRPr="006056BE">
              <w:t>database</w:t>
            </w:r>
            <w:r w:rsidR="00806505">
              <w:t xml:space="preserve"> </w:t>
            </w:r>
            <w:r w:rsidRPr="006056BE">
              <w:t>resource</w:t>
            </w:r>
            <w:r w:rsidR="00806505">
              <w:t xml:space="preserve"> </w:t>
            </w:r>
            <w:r w:rsidRPr="006056BE">
              <w:t>utilisation</w:t>
            </w:r>
            <w:r w:rsidR="00806505">
              <w:t xml:space="preserve"> </w:t>
            </w:r>
            <w:r w:rsidRPr="006056BE">
              <w:t>(%)</w:t>
            </w:r>
          </w:p>
        </w:tc>
        <w:tc>
          <w:tcPr>
            <w:tcW w:w="1221" w:type="dxa"/>
            <w:vAlign w:val="center"/>
            <w:hideMark/>
          </w:tcPr>
          <w:p w14:paraId="54F71EE6" w14:textId="2D3524DD" w:rsidR="006056BE" w:rsidRPr="006056BE" w:rsidRDefault="006056BE" w:rsidP="006056BE">
            <w:pPr>
              <w:pStyle w:val="TableBody"/>
            </w:pPr>
            <w:r w:rsidRPr="006056BE">
              <w:t>r</w:t>
            </w:r>
            <w:r w:rsidR="00806505">
              <w:t xml:space="preserve"> </w:t>
            </w:r>
            <w:r w:rsidRPr="006056BE">
              <w:t>&lt;</w:t>
            </w:r>
            <w:r w:rsidR="00806505">
              <w:t xml:space="preserve"> </w:t>
            </w:r>
            <w:r w:rsidRPr="006056BE">
              <w:t>0.4</w:t>
            </w:r>
          </w:p>
        </w:tc>
        <w:tc>
          <w:tcPr>
            <w:tcW w:w="1306" w:type="dxa"/>
            <w:vAlign w:val="center"/>
            <w:hideMark/>
          </w:tcPr>
          <w:p w14:paraId="276935BF" w14:textId="77777777" w:rsidR="006056BE" w:rsidRPr="006056BE" w:rsidRDefault="006056BE" w:rsidP="006056BE">
            <w:pPr>
              <w:pStyle w:val="TableBody"/>
            </w:pPr>
            <w:r w:rsidRPr="006056BE">
              <w:t>0.4–0.7</w:t>
            </w:r>
          </w:p>
        </w:tc>
        <w:tc>
          <w:tcPr>
            <w:tcW w:w="1246" w:type="dxa"/>
            <w:vAlign w:val="center"/>
            <w:hideMark/>
          </w:tcPr>
          <w:p w14:paraId="0A3FB236" w14:textId="60A33EAC" w:rsidR="006056BE" w:rsidRPr="006056BE" w:rsidRDefault="006056BE" w:rsidP="006056BE">
            <w:pPr>
              <w:pStyle w:val="TableBody"/>
            </w:pPr>
            <w:r w:rsidRPr="006056BE">
              <w:t>r</w:t>
            </w:r>
            <w:r w:rsidR="00806505">
              <w:t xml:space="preserve"> </w:t>
            </w:r>
            <w:r w:rsidRPr="006056BE">
              <w:t>&gt;</w:t>
            </w:r>
            <w:r w:rsidR="00806505">
              <w:t xml:space="preserve"> </w:t>
            </w:r>
            <w:r w:rsidRPr="006056BE">
              <w:t>0.7</w:t>
            </w:r>
          </w:p>
        </w:tc>
        <w:tc>
          <w:tcPr>
            <w:tcW w:w="3231" w:type="dxa"/>
            <w:vAlign w:val="center"/>
            <w:hideMark/>
          </w:tcPr>
          <w:p w14:paraId="48A48294" w14:textId="2F10ED8E" w:rsidR="006056BE" w:rsidRPr="006056BE" w:rsidRDefault="006056BE" w:rsidP="006056BE">
            <w:pPr>
              <w:pStyle w:val="TableBody"/>
            </w:pPr>
            <w:r w:rsidRPr="006056BE">
              <w:t>Strong</w:t>
            </w:r>
            <w:r w:rsidR="00806505">
              <w:t xml:space="preserve"> </w:t>
            </w:r>
            <w:r w:rsidRPr="006056BE">
              <w:t>positive</w:t>
            </w:r>
            <w:r w:rsidR="00806505">
              <w:t xml:space="preserve"> </w:t>
            </w:r>
            <w:r w:rsidRPr="006056BE">
              <w:t>correlation</w:t>
            </w:r>
            <w:r w:rsidR="00806505">
              <w:t xml:space="preserve"> </w:t>
            </w:r>
            <w:r w:rsidRPr="006056BE">
              <w:t>indicates</w:t>
            </w:r>
            <w:r w:rsidR="00806505">
              <w:t xml:space="preserve"> </w:t>
            </w:r>
            <w:r w:rsidRPr="006056BE">
              <w:t>that</w:t>
            </w:r>
            <w:r w:rsidR="00806505">
              <w:t xml:space="preserve"> </w:t>
            </w:r>
            <w:r w:rsidRPr="006056BE">
              <w:t>scaling</w:t>
            </w:r>
            <w:r w:rsidR="00806505">
              <w:t xml:space="preserve"> </w:t>
            </w:r>
            <w:r w:rsidRPr="006056BE">
              <w:t>events</w:t>
            </w:r>
            <w:r w:rsidR="00806505">
              <w:t xml:space="preserve"> </w:t>
            </w:r>
            <w:r w:rsidRPr="006056BE">
              <w:t>are</w:t>
            </w:r>
            <w:r w:rsidR="00806505">
              <w:t xml:space="preserve"> </w:t>
            </w:r>
            <w:r w:rsidRPr="006056BE">
              <w:t>associated</w:t>
            </w:r>
            <w:r w:rsidR="00806505">
              <w:t xml:space="preserve"> </w:t>
            </w:r>
            <w:r w:rsidRPr="006056BE">
              <w:t>with</w:t>
            </w:r>
            <w:r w:rsidR="00806505">
              <w:t xml:space="preserve"> </w:t>
            </w:r>
            <w:r w:rsidRPr="006056BE">
              <w:t>database</w:t>
            </w:r>
            <w:r w:rsidR="00806505">
              <w:t xml:space="preserve"> </w:t>
            </w:r>
            <w:r w:rsidRPr="006056BE">
              <w:t>saturation,</w:t>
            </w:r>
            <w:r w:rsidR="00806505">
              <w:t xml:space="preserve"> </w:t>
            </w:r>
            <w:r w:rsidRPr="006056BE">
              <w:t>signalling</w:t>
            </w:r>
            <w:r w:rsidR="00806505">
              <w:t xml:space="preserve"> </w:t>
            </w:r>
            <w:r w:rsidRPr="006056BE">
              <w:t>a</w:t>
            </w:r>
            <w:r w:rsidR="00806505">
              <w:t xml:space="preserve"> </w:t>
            </w:r>
            <w:r w:rsidRPr="006056BE">
              <w:t>need</w:t>
            </w:r>
            <w:r w:rsidR="00806505">
              <w:t xml:space="preserve"> </w:t>
            </w:r>
            <w:r w:rsidRPr="006056BE">
              <w:t>to</w:t>
            </w:r>
            <w:r w:rsidR="00806505">
              <w:t xml:space="preserve"> </w:t>
            </w:r>
            <w:r w:rsidRPr="006056BE">
              <w:t>adjust</w:t>
            </w:r>
            <w:r w:rsidR="00806505">
              <w:t xml:space="preserve"> </w:t>
            </w:r>
            <w:r w:rsidRPr="006056BE">
              <w:t>scaling</w:t>
            </w:r>
            <w:r w:rsidR="00806505">
              <w:t xml:space="preserve"> </w:t>
            </w:r>
            <w:r w:rsidRPr="006056BE">
              <w:t>strategies</w:t>
            </w:r>
            <w:r w:rsidR="00806505">
              <w:t xml:space="preserve"> </w:t>
            </w:r>
            <w:r w:rsidRPr="006056BE">
              <w:t>or</w:t>
            </w:r>
            <w:r w:rsidR="00806505">
              <w:t xml:space="preserve"> </w:t>
            </w:r>
            <w:r w:rsidRPr="006056BE">
              <w:t>database</w:t>
            </w:r>
            <w:r w:rsidR="00806505">
              <w:t xml:space="preserve"> </w:t>
            </w:r>
            <w:r w:rsidRPr="006056BE">
              <w:t>capacity</w:t>
            </w:r>
            <w:r w:rsidR="00806505">
              <w:t xml:space="preserve"> </w:t>
            </w:r>
            <w:r w:rsidRPr="006056BE">
              <w:t>and</w:t>
            </w:r>
            <w:r w:rsidR="00806505">
              <w:t xml:space="preserve"> </w:t>
            </w:r>
            <w:r w:rsidRPr="006056BE">
              <w:t>tuning.</w:t>
            </w:r>
          </w:p>
        </w:tc>
      </w:tr>
    </w:tbl>
    <w:p w14:paraId="349AE847" w14:textId="7D6BF4AC" w:rsidR="00385D50" w:rsidRPr="00385D50" w:rsidRDefault="00385D50" w:rsidP="0038693B">
      <w:pPr>
        <w:pStyle w:val="Heading2"/>
      </w:pPr>
      <w:bookmarkStart w:id="2233" w:name="_Toc228549518"/>
      <w:bookmarkStart w:id="2234" w:name="_Toc228784906"/>
      <w:r w:rsidRPr="00385D50">
        <w:t>Interpreting</w:t>
      </w:r>
      <w:r w:rsidR="00806505">
        <w:t xml:space="preserve"> </w:t>
      </w:r>
      <w:r w:rsidRPr="00385D50">
        <w:t>the</w:t>
      </w:r>
      <w:r w:rsidR="00806505">
        <w:t xml:space="preserve"> </w:t>
      </w:r>
      <w:r w:rsidRPr="00385D50">
        <w:t>AI</w:t>
      </w:r>
      <w:r w:rsidRPr="00385D50">
        <w:noBreakHyphen/>
        <w:t>Driven</w:t>
      </w:r>
      <w:r w:rsidR="00806505">
        <w:t xml:space="preserve"> </w:t>
      </w:r>
      <w:r w:rsidRPr="00385D50">
        <w:t>Metrics</w:t>
      </w:r>
      <w:bookmarkEnd w:id="2233"/>
      <w:bookmarkEnd w:id="2234"/>
    </w:p>
    <w:tbl>
      <w:tblPr>
        <w:tblW w:w="10485" w:type="dxa"/>
        <w:tblLook w:val="04A0" w:firstRow="1" w:lastRow="0" w:firstColumn="1" w:lastColumn="0" w:noHBand="0" w:noVBand="1"/>
      </w:tblPr>
      <w:tblGrid>
        <w:gridCol w:w="1980"/>
        <w:gridCol w:w="3827"/>
        <w:gridCol w:w="4678"/>
      </w:tblGrid>
      <w:tr w:rsidR="007A1F80" w:rsidRPr="007A1F80" w14:paraId="341A6FA4" w14:textId="77777777" w:rsidTr="007A1F80">
        <w:tc>
          <w:tcPr>
            <w:tcW w:w="0" w:type="auto"/>
            <w:vAlign w:val="center"/>
            <w:hideMark/>
          </w:tcPr>
          <w:p w14:paraId="240E4576" w14:textId="77777777" w:rsidR="007A1F80" w:rsidRPr="007A1F80" w:rsidRDefault="007A1F80" w:rsidP="007A1F80">
            <w:pPr>
              <w:pStyle w:val="TableTitle"/>
            </w:pPr>
            <w:r w:rsidRPr="007A1F80">
              <w:t>Element</w:t>
            </w:r>
          </w:p>
        </w:tc>
        <w:tc>
          <w:tcPr>
            <w:tcW w:w="3827" w:type="dxa"/>
            <w:vAlign w:val="center"/>
            <w:hideMark/>
          </w:tcPr>
          <w:p w14:paraId="528B8FAA" w14:textId="729EB2A6" w:rsidR="007A1F80" w:rsidRPr="007A1F80" w:rsidRDefault="007A1F80" w:rsidP="007A1F80">
            <w:pPr>
              <w:pStyle w:val="TableTitle"/>
            </w:pPr>
            <w:r w:rsidRPr="007A1F80">
              <w:t>Interpretation</w:t>
            </w:r>
            <w:r w:rsidR="00806505">
              <w:t xml:space="preserve"> </w:t>
            </w:r>
            <w:r w:rsidRPr="007A1F80">
              <w:t>/</w:t>
            </w:r>
            <w:r w:rsidR="00806505">
              <w:t xml:space="preserve"> </w:t>
            </w:r>
            <w:r w:rsidRPr="007A1F80">
              <w:t>Goal</w:t>
            </w:r>
          </w:p>
        </w:tc>
        <w:tc>
          <w:tcPr>
            <w:tcW w:w="4678" w:type="dxa"/>
            <w:vAlign w:val="center"/>
            <w:hideMark/>
          </w:tcPr>
          <w:p w14:paraId="4F1357C1" w14:textId="4D38700F" w:rsidR="007A1F80" w:rsidRPr="007A1F80" w:rsidRDefault="007A1F80" w:rsidP="007A1F80">
            <w:pPr>
              <w:pStyle w:val="TableTitle"/>
            </w:pPr>
            <w:r w:rsidRPr="007A1F80">
              <w:t>Tuning</w:t>
            </w:r>
            <w:r w:rsidR="00806505">
              <w:t xml:space="preserve"> </w:t>
            </w:r>
            <w:r w:rsidRPr="007A1F80">
              <w:t>Guidance</w:t>
            </w:r>
          </w:p>
        </w:tc>
      </w:tr>
      <w:tr w:rsidR="007A1F80" w:rsidRPr="007A1F80" w14:paraId="52876618" w14:textId="77777777" w:rsidTr="007A1F80">
        <w:tc>
          <w:tcPr>
            <w:tcW w:w="0" w:type="auto"/>
            <w:vAlign w:val="center"/>
            <w:hideMark/>
          </w:tcPr>
          <w:p w14:paraId="7539A8F6" w14:textId="092FBCB4" w:rsidR="007A1F80" w:rsidRPr="007A1F80" w:rsidRDefault="007A1F80" w:rsidP="007A1F80">
            <w:pPr>
              <w:pStyle w:val="TableBody"/>
            </w:pPr>
            <w:r w:rsidRPr="007A1F80">
              <w:t>Model</w:t>
            </w:r>
            <w:r w:rsidR="00806505">
              <w:t xml:space="preserve"> </w:t>
            </w:r>
            <w:r w:rsidRPr="007A1F80">
              <w:t>Confidence</w:t>
            </w:r>
          </w:p>
        </w:tc>
        <w:tc>
          <w:tcPr>
            <w:tcW w:w="3827" w:type="dxa"/>
            <w:vAlign w:val="center"/>
            <w:hideMark/>
          </w:tcPr>
          <w:p w14:paraId="4013E306" w14:textId="0D7E2052" w:rsidR="007A1F80" w:rsidRPr="007A1F80" w:rsidRDefault="007A1F80" w:rsidP="007A1F80">
            <w:pPr>
              <w:pStyle w:val="TableBody"/>
            </w:pPr>
            <w:r w:rsidRPr="007A1F80">
              <w:t>Indicates</w:t>
            </w:r>
            <w:r w:rsidR="00806505">
              <w:t xml:space="preserve"> </w:t>
            </w:r>
            <w:r w:rsidRPr="007A1F80">
              <w:t>the</w:t>
            </w:r>
            <w:r w:rsidR="00806505">
              <w:t xml:space="preserve"> </w:t>
            </w:r>
            <w:r w:rsidRPr="007A1F80">
              <w:t>strength</w:t>
            </w:r>
            <w:r w:rsidR="00806505">
              <w:t xml:space="preserve"> </w:t>
            </w:r>
            <w:r w:rsidRPr="007A1F80">
              <w:t>of</w:t>
            </w:r>
            <w:r w:rsidR="00806505">
              <w:t xml:space="preserve"> </w:t>
            </w:r>
            <w:r w:rsidRPr="007A1F80">
              <w:t>the</w:t>
            </w:r>
            <w:r w:rsidR="00806505">
              <w:t xml:space="preserve"> </w:t>
            </w:r>
            <w:r w:rsidRPr="007A1F80">
              <w:t>AI’s</w:t>
            </w:r>
            <w:r w:rsidR="00806505">
              <w:t xml:space="preserve"> </w:t>
            </w:r>
            <w:r w:rsidRPr="007A1F80">
              <w:t>detection</w:t>
            </w:r>
            <w:r w:rsidR="00806505">
              <w:t xml:space="preserve"> </w:t>
            </w:r>
            <w:r w:rsidRPr="007A1F80">
              <w:t>(for</w:t>
            </w:r>
            <w:r w:rsidR="00806505">
              <w:t xml:space="preserve"> </w:t>
            </w:r>
            <w:r w:rsidRPr="007A1F80">
              <w:t>example,</w:t>
            </w:r>
            <w:r w:rsidR="00806505">
              <w:t xml:space="preserve"> </w:t>
            </w:r>
            <w:r w:rsidRPr="007A1F80">
              <w:t>probability</w:t>
            </w:r>
            <w:r w:rsidR="00806505">
              <w:t xml:space="preserve"> </w:t>
            </w:r>
            <w:r w:rsidRPr="007A1F80">
              <w:t>&gt;</w:t>
            </w:r>
            <w:r w:rsidR="00806505">
              <w:t xml:space="preserve"> </w:t>
            </w:r>
            <w:r w:rsidRPr="007A1F80">
              <w:t>90</w:t>
            </w:r>
            <w:r w:rsidR="00806505">
              <w:t xml:space="preserve"> </w:t>
            </w:r>
            <w:r w:rsidRPr="007A1F80">
              <w:t>%).</w:t>
            </w:r>
          </w:p>
        </w:tc>
        <w:tc>
          <w:tcPr>
            <w:tcW w:w="4678" w:type="dxa"/>
            <w:vAlign w:val="center"/>
            <w:hideMark/>
          </w:tcPr>
          <w:p w14:paraId="55F9282F" w14:textId="3B72AE48" w:rsidR="007A1F80" w:rsidRPr="007A1F80" w:rsidRDefault="007A1F80" w:rsidP="007A1F80">
            <w:pPr>
              <w:pStyle w:val="TableBody"/>
            </w:pPr>
            <w:r w:rsidRPr="007A1F80">
              <w:t>High</w:t>
            </w:r>
            <w:r w:rsidRPr="007A1F80">
              <w:noBreakHyphen/>
              <w:t>confidence</w:t>
            </w:r>
            <w:r w:rsidR="00806505">
              <w:t xml:space="preserve"> </w:t>
            </w:r>
            <w:r w:rsidRPr="007A1F80">
              <w:t>thresholds</w:t>
            </w:r>
            <w:r w:rsidR="00806505">
              <w:t xml:space="preserve"> </w:t>
            </w:r>
            <w:r w:rsidRPr="007A1F80">
              <w:t>are</w:t>
            </w:r>
            <w:r w:rsidR="00806505">
              <w:t xml:space="preserve"> </w:t>
            </w:r>
            <w:r w:rsidRPr="007A1F80">
              <w:t>to</w:t>
            </w:r>
            <w:r w:rsidR="00806505">
              <w:t xml:space="preserve"> </w:t>
            </w:r>
            <w:r w:rsidRPr="007A1F80">
              <w:t>be</w:t>
            </w:r>
            <w:r w:rsidR="00806505">
              <w:t xml:space="preserve"> </w:t>
            </w:r>
            <w:r w:rsidRPr="007A1F80">
              <w:t>used</w:t>
            </w:r>
            <w:r w:rsidR="00806505">
              <w:t xml:space="preserve"> </w:t>
            </w:r>
            <w:r w:rsidRPr="007A1F80">
              <w:t>for</w:t>
            </w:r>
            <w:r w:rsidR="00806505">
              <w:t xml:space="preserve"> </w:t>
            </w:r>
            <w:r w:rsidRPr="007A1F80">
              <w:t>critical</w:t>
            </w:r>
            <w:r w:rsidR="00806505">
              <w:t xml:space="preserve"> </w:t>
            </w:r>
            <w:r w:rsidRPr="007A1F80">
              <w:t>alerts</w:t>
            </w:r>
            <w:r w:rsidR="00806505">
              <w:t xml:space="preserve"> </w:t>
            </w:r>
            <w:r w:rsidRPr="007A1F80">
              <w:t>to</w:t>
            </w:r>
            <w:r w:rsidR="00806505">
              <w:t xml:space="preserve"> </w:t>
            </w:r>
            <w:r w:rsidRPr="007A1F80">
              <w:t>reduce</w:t>
            </w:r>
            <w:r w:rsidR="00806505">
              <w:t xml:space="preserve"> </w:t>
            </w:r>
            <w:r w:rsidRPr="007A1F80">
              <w:t>noise;</w:t>
            </w:r>
            <w:r w:rsidR="00806505">
              <w:t xml:space="preserve"> </w:t>
            </w:r>
            <w:r w:rsidRPr="007A1F80">
              <w:t>sensitivity</w:t>
            </w:r>
            <w:r w:rsidR="00806505">
              <w:t xml:space="preserve"> </w:t>
            </w:r>
            <w:r w:rsidRPr="007A1F80">
              <w:t>is</w:t>
            </w:r>
            <w:r w:rsidR="00806505">
              <w:t xml:space="preserve"> </w:t>
            </w:r>
            <w:r w:rsidRPr="007A1F80">
              <w:t>to</w:t>
            </w:r>
            <w:r w:rsidR="00806505">
              <w:t xml:space="preserve"> </w:t>
            </w:r>
            <w:r w:rsidRPr="007A1F80">
              <w:t>be</w:t>
            </w:r>
            <w:r w:rsidR="00806505">
              <w:t xml:space="preserve"> </w:t>
            </w:r>
            <w:r w:rsidRPr="007A1F80">
              <w:t>adjusted</w:t>
            </w:r>
            <w:r w:rsidR="00806505">
              <w:t xml:space="preserve"> </w:t>
            </w:r>
            <w:r w:rsidRPr="007A1F80">
              <w:t>per</w:t>
            </w:r>
            <w:r w:rsidR="00806505">
              <w:t xml:space="preserve"> </w:t>
            </w:r>
            <w:r w:rsidRPr="007A1F80">
              <w:t>metric.</w:t>
            </w:r>
          </w:p>
        </w:tc>
      </w:tr>
      <w:tr w:rsidR="007A1F80" w:rsidRPr="007A1F80" w14:paraId="24C9D129" w14:textId="77777777" w:rsidTr="007A1F80">
        <w:tc>
          <w:tcPr>
            <w:tcW w:w="0" w:type="auto"/>
            <w:vAlign w:val="center"/>
            <w:hideMark/>
          </w:tcPr>
          <w:p w14:paraId="2F648A73" w14:textId="3994C850" w:rsidR="007A1F80" w:rsidRPr="007A1F80" w:rsidRDefault="007A1F80" w:rsidP="007A1F80">
            <w:pPr>
              <w:pStyle w:val="TableBody"/>
            </w:pPr>
            <w:r w:rsidRPr="007A1F80">
              <w:t>Deviation</w:t>
            </w:r>
            <w:r w:rsidR="00806505">
              <w:t xml:space="preserve"> </w:t>
            </w:r>
            <w:r w:rsidRPr="007A1F80">
              <w:t>Thresholds</w:t>
            </w:r>
          </w:p>
        </w:tc>
        <w:tc>
          <w:tcPr>
            <w:tcW w:w="3827" w:type="dxa"/>
            <w:vAlign w:val="center"/>
            <w:hideMark/>
          </w:tcPr>
          <w:p w14:paraId="3F202E8D" w14:textId="719A2D81" w:rsidR="007A1F80" w:rsidRPr="007A1F80" w:rsidRDefault="007A1F80" w:rsidP="007A1F80">
            <w:pPr>
              <w:pStyle w:val="TableBody"/>
            </w:pPr>
            <w:r w:rsidRPr="007A1F80">
              <w:t>Represents</w:t>
            </w:r>
            <w:r w:rsidR="00806505">
              <w:t xml:space="preserve"> </w:t>
            </w:r>
            <w:r w:rsidRPr="007A1F80">
              <w:t>percentage</w:t>
            </w:r>
            <w:r w:rsidR="00806505">
              <w:t xml:space="preserve"> </w:t>
            </w:r>
            <w:r w:rsidRPr="007A1F80">
              <w:t>change</w:t>
            </w:r>
            <w:r w:rsidR="00806505">
              <w:t xml:space="preserve"> </w:t>
            </w:r>
            <w:r w:rsidRPr="007A1F80">
              <w:t>from</w:t>
            </w:r>
            <w:r w:rsidR="00806505">
              <w:t xml:space="preserve"> </w:t>
            </w:r>
            <w:r w:rsidRPr="007A1F80">
              <w:t>the</w:t>
            </w:r>
            <w:r w:rsidR="00806505">
              <w:t xml:space="preserve"> </w:t>
            </w:r>
            <w:r w:rsidRPr="007A1F80">
              <w:t>historical</w:t>
            </w:r>
            <w:r w:rsidR="00806505">
              <w:t xml:space="preserve"> </w:t>
            </w:r>
            <w:r w:rsidRPr="007A1F80">
              <w:t>or</w:t>
            </w:r>
            <w:r w:rsidR="00806505">
              <w:t xml:space="preserve"> </w:t>
            </w:r>
            <w:r w:rsidRPr="007A1F80">
              <w:t>expected</w:t>
            </w:r>
            <w:r w:rsidR="00806505">
              <w:t xml:space="preserve"> </w:t>
            </w:r>
            <w:r w:rsidRPr="007A1F80">
              <w:t>baseline.</w:t>
            </w:r>
          </w:p>
        </w:tc>
        <w:tc>
          <w:tcPr>
            <w:tcW w:w="4678" w:type="dxa"/>
            <w:vAlign w:val="center"/>
            <w:hideMark/>
          </w:tcPr>
          <w:p w14:paraId="50A6A9B8" w14:textId="41C84FB2" w:rsidR="007A1F80" w:rsidRPr="007A1F80" w:rsidRDefault="007A1F80" w:rsidP="007A1F80">
            <w:pPr>
              <w:pStyle w:val="TableBody"/>
            </w:pPr>
            <w:r w:rsidRPr="007A1F80">
              <w:t>Baselines</w:t>
            </w:r>
            <w:r w:rsidR="00806505">
              <w:t xml:space="preserve"> </w:t>
            </w:r>
            <w:r w:rsidRPr="007A1F80">
              <w:t>are</w:t>
            </w:r>
            <w:r w:rsidR="00806505">
              <w:t xml:space="preserve"> </w:t>
            </w:r>
            <w:r w:rsidRPr="007A1F80">
              <w:t>to</w:t>
            </w:r>
            <w:r w:rsidR="00806505">
              <w:t xml:space="preserve"> </w:t>
            </w:r>
            <w:r w:rsidRPr="007A1F80">
              <w:t>be</w:t>
            </w:r>
            <w:r w:rsidR="00806505">
              <w:t xml:space="preserve"> </w:t>
            </w:r>
            <w:r w:rsidRPr="007A1F80">
              <w:t>computed</w:t>
            </w:r>
            <w:r w:rsidR="00806505">
              <w:t xml:space="preserve"> </w:t>
            </w:r>
            <w:r w:rsidRPr="007A1F80">
              <w:t>over</w:t>
            </w:r>
            <w:r w:rsidR="00806505">
              <w:t xml:space="preserve"> </w:t>
            </w:r>
            <w:r w:rsidRPr="007A1F80">
              <w:t>rolling</w:t>
            </w:r>
            <w:r w:rsidR="00806505">
              <w:t xml:space="preserve"> </w:t>
            </w:r>
            <w:r w:rsidRPr="007A1F80">
              <w:t>windows</w:t>
            </w:r>
            <w:r w:rsidR="00806505">
              <w:t xml:space="preserve"> </w:t>
            </w:r>
            <w:r w:rsidRPr="007A1F80">
              <w:t>(for</w:t>
            </w:r>
            <w:r w:rsidR="00806505">
              <w:t xml:space="preserve"> </w:t>
            </w:r>
            <w:r w:rsidRPr="007A1F80">
              <w:t>example,</w:t>
            </w:r>
            <w:r w:rsidR="00806505">
              <w:t xml:space="preserve"> </w:t>
            </w:r>
            <w:r w:rsidRPr="007A1F80">
              <w:t>24</w:t>
            </w:r>
            <w:r w:rsidR="00806505">
              <w:t xml:space="preserve"> </w:t>
            </w:r>
            <w:r w:rsidRPr="007A1F80">
              <w:t>hours</w:t>
            </w:r>
            <w:r w:rsidR="00806505">
              <w:t xml:space="preserve"> </w:t>
            </w:r>
            <w:r w:rsidRPr="007A1F80">
              <w:t>or</w:t>
            </w:r>
            <w:r w:rsidR="00806505">
              <w:t xml:space="preserve"> </w:t>
            </w:r>
            <w:r w:rsidRPr="007A1F80">
              <w:t>the</w:t>
            </w:r>
            <w:r w:rsidR="00806505">
              <w:t xml:space="preserve"> </w:t>
            </w:r>
            <w:r w:rsidRPr="007A1F80">
              <w:t>same</w:t>
            </w:r>
            <w:r w:rsidR="00806505">
              <w:t xml:space="preserve"> </w:t>
            </w:r>
            <w:r w:rsidRPr="007A1F80">
              <w:t>day</w:t>
            </w:r>
            <w:r w:rsidR="00806505">
              <w:t xml:space="preserve"> </w:t>
            </w:r>
            <w:r w:rsidRPr="007A1F80">
              <w:t>of</w:t>
            </w:r>
            <w:r w:rsidR="00806505">
              <w:t xml:space="preserve"> </w:t>
            </w:r>
            <w:r w:rsidRPr="007A1F80">
              <w:t>week).</w:t>
            </w:r>
          </w:p>
        </w:tc>
      </w:tr>
      <w:tr w:rsidR="007A1F80" w:rsidRPr="007A1F80" w14:paraId="2375C3BB" w14:textId="77777777" w:rsidTr="007A1F80">
        <w:tc>
          <w:tcPr>
            <w:tcW w:w="0" w:type="auto"/>
            <w:vAlign w:val="center"/>
            <w:hideMark/>
          </w:tcPr>
          <w:p w14:paraId="6D69D926" w14:textId="51630B3D" w:rsidR="007A1F80" w:rsidRPr="007A1F80" w:rsidRDefault="007A1F80" w:rsidP="007A1F80">
            <w:pPr>
              <w:pStyle w:val="TableBody"/>
            </w:pPr>
            <w:r w:rsidRPr="007A1F80">
              <w:t>Correlation</w:t>
            </w:r>
            <w:r w:rsidR="00806505">
              <w:t xml:space="preserve"> </w:t>
            </w:r>
            <w:r w:rsidRPr="007A1F80">
              <w:t>Coefficient</w:t>
            </w:r>
            <w:r w:rsidR="00806505">
              <w:t xml:space="preserve"> </w:t>
            </w:r>
            <w:r w:rsidRPr="007A1F80">
              <w:t>(r)</w:t>
            </w:r>
          </w:p>
        </w:tc>
        <w:tc>
          <w:tcPr>
            <w:tcW w:w="3827" w:type="dxa"/>
            <w:vAlign w:val="center"/>
            <w:hideMark/>
          </w:tcPr>
          <w:p w14:paraId="10BC7D0B" w14:textId="74AA6580" w:rsidR="007A1F80" w:rsidRPr="007A1F80" w:rsidRDefault="007A1F80" w:rsidP="007A1F80">
            <w:pPr>
              <w:pStyle w:val="TableBody"/>
            </w:pPr>
            <w:r w:rsidRPr="007A1F80">
              <w:t>Quantifies</w:t>
            </w:r>
            <w:r w:rsidR="00806505">
              <w:t xml:space="preserve"> </w:t>
            </w:r>
            <w:r w:rsidRPr="007A1F80">
              <w:t>the</w:t>
            </w:r>
            <w:r w:rsidR="00806505">
              <w:t xml:space="preserve"> </w:t>
            </w:r>
            <w:r w:rsidRPr="007A1F80">
              <w:t>relationship</w:t>
            </w:r>
            <w:r w:rsidR="00806505">
              <w:t xml:space="preserve"> </w:t>
            </w:r>
            <w:r w:rsidRPr="007A1F80">
              <w:t>between</w:t>
            </w:r>
            <w:r w:rsidR="00806505">
              <w:t xml:space="preserve"> </w:t>
            </w:r>
            <w:r w:rsidRPr="007A1F80">
              <w:t>two</w:t>
            </w:r>
            <w:r w:rsidR="00806505">
              <w:t xml:space="preserve"> </w:t>
            </w:r>
            <w:r w:rsidRPr="007A1F80">
              <w:t>event</w:t>
            </w:r>
            <w:r w:rsidR="00806505">
              <w:t xml:space="preserve"> </w:t>
            </w:r>
            <w:r w:rsidRPr="007A1F80">
              <w:t>series</w:t>
            </w:r>
            <w:r w:rsidR="00806505">
              <w:t xml:space="preserve"> </w:t>
            </w:r>
            <w:r w:rsidRPr="007A1F80">
              <w:t>(−1</w:t>
            </w:r>
            <w:r w:rsidR="00806505">
              <w:t xml:space="preserve"> </w:t>
            </w:r>
            <w:r w:rsidRPr="007A1F80">
              <w:t>to</w:t>
            </w:r>
            <w:r w:rsidR="00806505">
              <w:t xml:space="preserve"> </w:t>
            </w:r>
            <w:r w:rsidRPr="007A1F80">
              <w:t>+1).</w:t>
            </w:r>
          </w:p>
        </w:tc>
        <w:tc>
          <w:tcPr>
            <w:tcW w:w="4678" w:type="dxa"/>
            <w:vAlign w:val="center"/>
            <w:hideMark/>
          </w:tcPr>
          <w:p w14:paraId="2A15DAC0" w14:textId="20A84297" w:rsidR="007A1F80" w:rsidRPr="007A1F80" w:rsidRDefault="007A1F80" w:rsidP="007A1F80">
            <w:pPr>
              <w:pStyle w:val="TableBody"/>
            </w:pPr>
            <w:r w:rsidRPr="007A1F80">
              <w:t>Absolute</w:t>
            </w:r>
            <w:r w:rsidR="00806505">
              <w:t xml:space="preserve"> </w:t>
            </w:r>
            <w:r w:rsidRPr="007A1F80">
              <w:t>values</w:t>
            </w:r>
            <w:r w:rsidR="00806505">
              <w:t xml:space="preserve"> </w:t>
            </w:r>
            <w:r w:rsidRPr="007A1F80">
              <w:t>of</w:t>
            </w:r>
            <w:r w:rsidR="00806505">
              <w:t xml:space="preserve"> </w:t>
            </w:r>
            <w:r>
              <w:t>“</w:t>
            </w:r>
            <w:r w:rsidRPr="007A1F80">
              <w:t>r</w:t>
            </w:r>
            <w:r>
              <w:t>”</w:t>
            </w:r>
            <w:r w:rsidR="00806505">
              <w:t xml:space="preserve"> </w:t>
            </w:r>
            <w:r w:rsidRPr="007A1F80">
              <w:t>are</w:t>
            </w:r>
            <w:r w:rsidR="00806505">
              <w:t xml:space="preserve"> </w:t>
            </w:r>
            <w:r w:rsidRPr="007A1F80">
              <w:t>to</w:t>
            </w:r>
            <w:r w:rsidR="00806505">
              <w:t xml:space="preserve"> </w:t>
            </w:r>
            <w:r w:rsidRPr="007A1F80">
              <w:t>be</w:t>
            </w:r>
            <w:r w:rsidR="00806505">
              <w:t xml:space="preserve"> </w:t>
            </w:r>
            <w:r w:rsidRPr="007A1F80">
              <w:t>used;</w:t>
            </w:r>
            <w:r w:rsidR="00806505">
              <w:t xml:space="preserve"> </w:t>
            </w:r>
            <w:r w:rsidRPr="007A1F80">
              <w:t>higher</w:t>
            </w:r>
            <w:r w:rsidR="00806505">
              <w:t xml:space="preserve"> </w:t>
            </w:r>
            <w:r w:rsidRPr="007A1F80">
              <w:t>values</w:t>
            </w:r>
            <w:r w:rsidR="00806505">
              <w:t xml:space="preserve"> </w:t>
            </w:r>
            <w:r w:rsidRPr="007A1F80">
              <w:t>indicate</w:t>
            </w:r>
            <w:r w:rsidR="00806505">
              <w:t xml:space="preserve"> </w:t>
            </w:r>
            <w:r w:rsidRPr="007A1F80">
              <w:t>stronger</w:t>
            </w:r>
            <w:r w:rsidR="00806505">
              <w:t xml:space="preserve"> </w:t>
            </w:r>
            <w:r w:rsidRPr="007A1F80">
              <w:t>correlation.</w:t>
            </w:r>
            <w:r w:rsidR="00806505">
              <w:t xml:space="preserve"> </w:t>
            </w:r>
            <w:r w:rsidRPr="007A1F80">
              <w:t>Thresholds</w:t>
            </w:r>
            <w:r w:rsidR="00806505">
              <w:t xml:space="preserve"> </w:t>
            </w:r>
            <w:r w:rsidRPr="007A1F80">
              <w:t>are</w:t>
            </w:r>
            <w:r w:rsidR="00806505">
              <w:t xml:space="preserve"> </w:t>
            </w:r>
            <w:r w:rsidRPr="007A1F80">
              <w:t>to</w:t>
            </w:r>
            <w:r w:rsidR="00806505">
              <w:t xml:space="preserve"> </w:t>
            </w:r>
            <w:r w:rsidRPr="007A1F80">
              <w:t>be</w:t>
            </w:r>
            <w:r w:rsidR="00806505">
              <w:t xml:space="preserve"> </w:t>
            </w:r>
            <w:r w:rsidRPr="007A1F80">
              <w:t>derived</w:t>
            </w:r>
            <w:r w:rsidR="00806505">
              <w:t xml:space="preserve"> </w:t>
            </w:r>
            <w:r w:rsidRPr="007A1F80">
              <w:t>from</w:t>
            </w:r>
            <w:r w:rsidR="00806505">
              <w:t xml:space="preserve"> </w:t>
            </w:r>
            <w:r w:rsidRPr="007A1F80">
              <w:t>historical</w:t>
            </w:r>
            <w:r w:rsidR="00806505">
              <w:t xml:space="preserve"> </w:t>
            </w:r>
            <w:r w:rsidRPr="007A1F80">
              <w:t>data.</w:t>
            </w:r>
          </w:p>
        </w:tc>
      </w:tr>
    </w:tbl>
    <w:p w14:paraId="611C80B0" w14:textId="4AD911A9" w:rsidR="007A1F80" w:rsidRDefault="007A1F80" w:rsidP="007A1F80">
      <w:pPr>
        <w:tabs>
          <w:tab w:val="left" w:pos="3761"/>
        </w:tabs>
      </w:pPr>
    </w:p>
    <w:p w14:paraId="1316FD23" w14:textId="7AF48029" w:rsidR="00385D50" w:rsidRPr="00385D50" w:rsidRDefault="00385D50" w:rsidP="0038693B">
      <w:pPr>
        <w:pStyle w:val="Heading2"/>
      </w:pPr>
      <w:bookmarkStart w:id="2235" w:name="_Toc228549519"/>
      <w:bookmarkStart w:id="2236" w:name="_Toc228784907"/>
      <w:r w:rsidRPr="00385D50">
        <w:lastRenderedPageBreak/>
        <w:t>Severity</w:t>
      </w:r>
      <w:r w:rsidR="00806505">
        <w:t xml:space="preserve"> </w:t>
      </w:r>
      <w:r w:rsidRPr="00385D50">
        <w:t>Policy</w:t>
      </w:r>
      <w:r w:rsidR="00806505">
        <w:t xml:space="preserve"> </w:t>
      </w:r>
      <w:r w:rsidRPr="00385D50">
        <w:t>for</w:t>
      </w:r>
      <w:r w:rsidR="00806505">
        <w:t xml:space="preserve"> </w:t>
      </w:r>
      <w:r w:rsidRPr="00385D50">
        <w:t>AI</w:t>
      </w:r>
      <w:r w:rsidRPr="00385D50">
        <w:noBreakHyphen/>
        <w:t>Detected</w:t>
      </w:r>
      <w:r w:rsidR="00806505">
        <w:t xml:space="preserve"> </w:t>
      </w:r>
      <w:r w:rsidRPr="00385D50">
        <w:t>Events</w:t>
      </w:r>
      <w:bookmarkEnd w:id="2235"/>
      <w:bookmarkEnd w:id="2236"/>
    </w:p>
    <w:tbl>
      <w:tblPr>
        <w:tblW w:w="0" w:type="dxa"/>
        <w:tblCellMar>
          <w:top w:w="28" w:type="dxa"/>
          <w:left w:w="57" w:type="dxa"/>
          <w:bottom w:w="28" w:type="dxa"/>
          <w:right w:w="57" w:type="dxa"/>
        </w:tblCellMar>
        <w:tblLook w:val="04A0" w:firstRow="1" w:lastRow="0" w:firstColumn="1" w:lastColumn="0" w:noHBand="0" w:noVBand="1"/>
      </w:tblPr>
      <w:tblGrid>
        <w:gridCol w:w="1060"/>
        <w:gridCol w:w="4733"/>
        <w:gridCol w:w="4673"/>
      </w:tblGrid>
      <w:tr w:rsidR="00385D50" w:rsidRPr="00385D50" w14:paraId="4AB41471" w14:textId="77777777" w:rsidTr="00FB53E0">
        <w:trPr>
          <w:tblHeader/>
        </w:trPr>
        <w:tc>
          <w:tcPr>
            <w:tcW w:w="0" w:type="auto"/>
            <w:noWrap/>
            <w:vAlign w:val="center"/>
            <w:hideMark/>
          </w:tcPr>
          <w:p w14:paraId="73F9D2A5" w14:textId="77777777" w:rsidR="00385D50" w:rsidRPr="00380A01" w:rsidRDefault="00385D50" w:rsidP="00FB53E0">
            <w:pPr>
              <w:pStyle w:val="TableTitle"/>
            </w:pPr>
            <w:r w:rsidRPr="00380A01">
              <w:t>Severity</w:t>
            </w:r>
          </w:p>
        </w:tc>
        <w:tc>
          <w:tcPr>
            <w:tcW w:w="0" w:type="auto"/>
            <w:noWrap/>
            <w:vAlign w:val="center"/>
            <w:hideMark/>
          </w:tcPr>
          <w:p w14:paraId="52130737" w14:textId="10E59FDB" w:rsidR="00385D50" w:rsidRPr="00380A01" w:rsidRDefault="00385D50" w:rsidP="00FB53E0">
            <w:pPr>
              <w:pStyle w:val="TableTitle"/>
            </w:pPr>
            <w:r w:rsidRPr="00380A01">
              <w:t>Trigger</w:t>
            </w:r>
            <w:r w:rsidR="00806505">
              <w:t xml:space="preserve"> </w:t>
            </w:r>
            <w:r w:rsidRPr="00380A01">
              <w:t>Example</w:t>
            </w:r>
          </w:p>
        </w:tc>
        <w:tc>
          <w:tcPr>
            <w:tcW w:w="0" w:type="auto"/>
            <w:noWrap/>
            <w:vAlign w:val="center"/>
            <w:hideMark/>
          </w:tcPr>
          <w:p w14:paraId="3F08ABD0" w14:textId="54324AE1" w:rsidR="00385D50" w:rsidRPr="00380A01" w:rsidRDefault="00385D50" w:rsidP="00FB53E0">
            <w:pPr>
              <w:pStyle w:val="TableTitle"/>
            </w:pPr>
            <w:r w:rsidRPr="00380A01">
              <w:t>Recommended</w:t>
            </w:r>
            <w:r w:rsidR="00806505">
              <w:t xml:space="preserve"> </w:t>
            </w:r>
            <w:r w:rsidRPr="00380A01">
              <w:t>Action</w:t>
            </w:r>
          </w:p>
        </w:tc>
      </w:tr>
      <w:tr w:rsidR="00385D50" w:rsidRPr="00385D50" w14:paraId="7C984630" w14:textId="77777777" w:rsidTr="00380A01">
        <w:tc>
          <w:tcPr>
            <w:tcW w:w="0" w:type="auto"/>
            <w:vAlign w:val="center"/>
            <w:hideMark/>
          </w:tcPr>
          <w:p w14:paraId="798110A2" w14:textId="5AA878C9" w:rsidR="00385D50" w:rsidRPr="00380A01" w:rsidRDefault="00385D50" w:rsidP="00FB53E0">
            <w:pPr>
              <w:pStyle w:val="TableBody"/>
            </w:pPr>
            <w:r w:rsidRPr="00380A01">
              <w:t>Info</w:t>
            </w:r>
            <w:r w:rsidR="00806505">
              <w:t xml:space="preserve"> </w:t>
            </w:r>
            <w:r w:rsidRPr="00380A01">
              <w:t>/</w:t>
            </w:r>
            <w:r w:rsidR="00806505">
              <w:t xml:space="preserve"> </w:t>
            </w:r>
            <w:r w:rsidRPr="00380A01">
              <w:t>Normal</w:t>
            </w:r>
          </w:p>
        </w:tc>
        <w:tc>
          <w:tcPr>
            <w:tcW w:w="0" w:type="auto"/>
            <w:vAlign w:val="center"/>
            <w:hideMark/>
          </w:tcPr>
          <w:p w14:paraId="67681208" w14:textId="36BCE9B5" w:rsidR="00385D50" w:rsidRPr="00380A01" w:rsidRDefault="00385D50" w:rsidP="00FB53E0">
            <w:pPr>
              <w:pStyle w:val="TableBody"/>
            </w:pPr>
            <w:r w:rsidRPr="00380A01">
              <w:t>Deviation</w:t>
            </w:r>
            <w:r w:rsidR="00806505">
              <w:t xml:space="preserve"> </w:t>
            </w:r>
            <w:r w:rsidRPr="00380A01">
              <w:t>&lt;</w:t>
            </w:r>
            <w:r w:rsidR="00806505">
              <w:rPr>
                <w:rFonts w:ascii="Arial" w:hAnsi="Arial" w:cs="Arial"/>
              </w:rPr>
              <w:t xml:space="preserve"> </w:t>
            </w:r>
            <w:r w:rsidRPr="00380A01">
              <w:t>Warning</w:t>
            </w:r>
            <w:r w:rsidR="00806505">
              <w:rPr>
                <w:rFonts w:ascii="Arial" w:hAnsi="Arial" w:cs="Arial"/>
              </w:rPr>
              <w:t xml:space="preserve"> </w:t>
            </w:r>
            <w:r w:rsidRPr="00380A01">
              <w:t>threshold</w:t>
            </w:r>
            <w:r w:rsidR="00806505">
              <w:rPr>
                <w:rFonts w:ascii="Arial" w:hAnsi="Arial" w:cs="Arial"/>
              </w:rPr>
              <w:t xml:space="preserve"> </w:t>
            </w:r>
            <w:r w:rsidRPr="00380A01">
              <w:t>OR</w:t>
            </w:r>
            <w:r w:rsidR="00806505">
              <w:t xml:space="preserve"> </w:t>
            </w:r>
            <w:r w:rsidRPr="00380A01">
              <w:t>anomaly</w:t>
            </w:r>
            <w:r w:rsidR="00806505">
              <w:rPr>
                <w:rFonts w:ascii="Arial" w:hAnsi="Arial" w:cs="Arial"/>
              </w:rPr>
              <w:t xml:space="preserve"> </w:t>
            </w:r>
            <w:r w:rsidRPr="00380A01">
              <w:t>confidence</w:t>
            </w:r>
            <w:r w:rsidR="00806505">
              <w:rPr>
                <w:rFonts w:ascii="Arial" w:hAnsi="Arial" w:cs="Arial"/>
              </w:rPr>
              <w:t xml:space="preserve"> </w:t>
            </w:r>
            <w:r w:rsidRPr="00380A01">
              <w:t>&lt;</w:t>
            </w:r>
            <w:r w:rsidR="00806505">
              <w:rPr>
                <w:rFonts w:ascii="Arial" w:hAnsi="Arial" w:cs="Arial"/>
              </w:rPr>
              <w:t xml:space="preserve"> </w:t>
            </w:r>
            <w:r w:rsidRPr="00380A01">
              <w:t>70</w:t>
            </w:r>
            <w:r w:rsidR="00806505">
              <w:rPr>
                <w:rFonts w:ascii="Arial" w:hAnsi="Arial" w:cs="Arial"/>
              </w:rPr>
              <w:t xml:space="preserve"> </w:t>
            </w:r>
            <w:r w:rsidRPr="00380A01">
              <w:t>%</w:t>
            </w:r>
          </w:p>
        </w:tc>
        <w:tc>
          <w:tcPr>
            <w:tcW w:w="0" w:type="auto"/>
            <w:vAlign w:val="center"/>
            <w:hideMark/>
          </w:tcPr>
          <w:p w14:paraId="1E88AE6D" w14:textId="2D7DD60E" w:rsidR="00385D50" w:rsidRPr="00380A01" w:rsidRDefault="00385D50" w:rsidP="00FB53E0">
            <w:pPr>
              <w:pStyle w:val="TableBody"/>
            </w:pPr>
            <w:r w:rsidRPr="00380A01">
              <w:t>Record</w:t>
            </w:r>
            <w:r w:rsidR="00806505">
              <w:t xml:space="preserve"> </w:t>
            </w:r>
            <w:r w:rsidRPr="00380A01">
              <w:t>event</w:t>
            </w:r>
            <w:r w:rsidR="00806505">
              <w:t xml:space="preserve"> </w:t>
            </w:r>
            <w:r w:rsidRPr="00380A01">
              <w:t>for</w:t>
            </w:r>
            <w:r w:rsidR="00806505">
              <w:t xml:space="preserve"> </w:t>
            </w:r>
            <w:r w:rsidRPr="00380A01">
              <w:t>model</w:t>
            </w:r>
            <w:r w:rsidR="00806505">
              <w:t xml:space="preserve"> </w:t>
            </w:r>
            <w:r w:rsidRPr="00380A01">
              <w:t>training;</w:t>
            </w:r>
            <w:r w:rsidR="00806505">
              <w:t xml:space="preserve"> </w:t>
            </w:r>
            <w:r w:rsidRPr="00380A01">
              <w:t>no</w:t>
            </w:r>
            <w:r w:rsidR="00806505">
              <w:t xml:space="preserve"> </w:t>
            </w:r>
            <w:r w:rsidRPr="00380A01">
              <w:t>alert.</w:t>
            </w:r>
          </w:p>
        </w:tc>
      </w:tr>
      <w:tr w:rsidR="00385D50" w:rsidRPr="00385D50" w14:paraId="31D9A807" w14:textId="77777777" w:rsidTr="00380A01">
        <w:tc>
          <w:tcPr>
            <w:tcW w:w="0" w:type="auto"/>
            <w:vAlign w:val="center"/>
            <w:hideMark/>
          </w:tcPr>
          <w:p w14:paraId="78C9A149" w14:textId="77777777" w:rsidR="00385D50" w:rsidRPr="00380A01" w:rsidRDefault="00385D50" w:rsidP="00FB53E0">
            <w:pPr>
              <w:pStyle w:val="TableBody"/>
            </w:pPr>
            <w:r w:rsidRPr="00380A01">
              <w:t>Warning</w:t>
            </w:r>
          </w:p>
        </w:tc>
        <w:tc>
          <w:tcPr>
            <w:tcW w:w="0" w:type="auto"/>
            <w:vAlign w:val="center"/>
            <w:hideMark/>
          </w:tcPr>
          <w:p w14:paraId="6A3D657A" w14:textId="53F27D3A" w:rsidR="00385D50" w:rsidRPr="00380A01" w:rsidRDefault="00385D50" w:rsidP="00FB53E0">
            <w:pPr>
              <w:pStyle w:val="TableBody"/>
            </w:pPr>
            <w:r w:rsidRPr="00380A01">
              <w:t>Deviation</w:t>
            </w:r>
            <w:r w:rsidR="00806505">
              <w:t xml:space="preserve"> </w:t>
            </w:r>
            <w:r w:rsidRPr="00380A01">
              <w:t>crosses</w:t>
            </w:r>
            <w:r w:rsidR="00806505">
              <w:t xml:space="preserve"> </w:t>
            </w:r>
            <w:r w:rsidRPr="00380A01">
              <w:t>warning,</w:t>
            </w:r>
            <w:r w:rsidR="00806505">
              <w:t xml:space="preserve"> </w:t>
            </w:r>
            <w:r w:rsidRPr="00380A01">
              <w:t>confidence</w:t>
            </w:r>
            <w:r w:rsidR="00806505">
              <w:rPr>
                <w:rFonts w:ascii="Arial" w:hAnsi="Arial" w:cs="Arial"/>
              </w:rPr>
              <w:t xml:space="preserve"> </w:t>
            </w:r>
            <w:r w:rsidRPr="00380A01">
              <w:rPr>
                <w:rFonts w:ascii="Aptos" w:hAnsi="Aptos" w:cs="Aptos"/>
              </w:rPr>
              <w:t>≥</w:t>
            </w:r>
            <w:r w:rsidR="00806505">
              <w:rPr>
                <w:rFonts w:ascii="Arial" w:hAnsi="Arial" w:cs="Arial"/>
              </w:rPr>
              <w:t xml:space="preserve"> </w:t>
            </w:r>
            <w:r w:rsidRPr="00380A01">
              <w:t>80</w:t>
            </w:r>
            <w:r w:rsidR="00806505">
              <w:rPr>
                <w:rFonts w:ascii="Arial" w:hAnsi="Arial" w:cs="Arial"/>
              </w:rPr>
              <w:t xml:space="preserve"> </w:t>
            </w:r>
            <w:r w:rsidRPr="00380A01">
              <w:t>%</w:t>
            </w:r>
          </w:p>
        </w:tc>
        <w:tc>
          <w:tcPr>
            <w:tcW w:w="0" w:type="auto"/>
            <w:vAlign w:val="center"/>
            <w:hideMark/>
          </w:tcPr>
          <w:p w14:paraId="506AF22E" w14:textId="06A5E618" w:rsidR="00385D50" w:rsidRPr="00380A01" w:rsidRDefault="00385D50" w:rsidP="00FB53E0">
            <w:pPr>
              <w:pStyle w:val="TableBody"/>
            </w:pPr>
            <w:r w:rsidRPr="00380A01">
              <w:t>Validate</w:t>
            </w:r>
            <w:r w:rsidR="00806505">
              <w:t xml:space="preserve"> </w:t>
            </w:r>
            <w:r w:rsidRPr="00380A01">
              <w:t>with</w:t>
            </w:r>
            <w:r w:rsidR="00806505">
              <w:t xml:space="preserve"> </w:t>
            </w:r>
            <w:r w:rsidRPr="00380A01">
              <w:t>human</w:t>
            </w:r>
            <w:r w:rsidR="00806505">
              <w:t xml:space="preserve"> </w:t>
            </w:r>
            <w:r w:rsidRPr="00380A01">
              <w:t>triage;</w:t>
            </w:r>
            <w:r w:rsidR="00806505">
              <w:t xml:space="preserve"> </w:t>
            </w:r>
            <w:r w:rsidRPr="00380A01">
              <w:t>check</w:t>
            </w:r>
            <w:r w:rsidR="00806505">
              <w:t xml:space="preserve"> </w:t>
            </w:r>
            <w:r w:rsidRPr="00380A01">
              <w:t>recent</w:t>
            </w:r>
            <w:r w:rsidR="00806505">
              <w:t xml:space="preserve"> </w:t>
            </w:r>
            <w:r w:rsidRPr="00380A01">
              <w:t>deployments</w:t>
            </w:r>
            <w:r w:rsidR="00806505">
              <w:t xml:space="preserve"> </w:t>
            </w:r>
            <w:r w:rsidRPr="00380A01">
              <w:t>or</w:t>
            </w:r>
            <w:r w:rsidR="00806505">
              <w:t xml:space="preserve"> </w:t>
            </w:r>
            <w:r w:rsidRPr="00380A01">
              <w:t>infra</w:t>
            </w:r>
            <w:r w:rsidR="00806505">
              <w:t xml:space="preserve"> </w:t>
            </w:r>
            <w:r w:rsidRPr="00380A01">
              <w:t>changes.</w:t>
            </w:r>
          </w:p>
        </w:tc>
      </w:tr>
      <w:tr w:rsidR="00385D50" w:rsidRPr="00385D50" w14:paraId="4791C13A" w14:textId="77777777" w:rsidTr="00380A01">
        <w:tc>
          <w:tcPr>
            <w:tcW w:w="0" w:type="auto"/>
            <w:vAlign w:val="center"/>
            <w:hideMark/>
          </w:tcPr>
          <w:p w14:paraId="060FDBCE" w14:textId="77777777" w:rsidR="00385D50" w:rsidRPr="00380A01" w:rsidRDefault="00385D50" w:rsidP="00FB53E0">
            <w:pPr>
              <w:pStyle w:val="TableBody"/>
            </w:pPr>
            <w:r w:rsidRPr="00380A01">
              <w:t>Critical</w:t>
            </w:r>
          </w:p>
        </w:tc>
        <w:tc>
          <w:tcPr>
            <w:tcW w:w="0" w:type="auto"/>
            <w:vAlign w:val="center"/>
            <w:hideMark/>
          </w:tcPr>
          <w:p w14:paraId="29701759" w14:textId="650623BD" w:rsidR="00385D50" w:rsidRPr="00380A01" w:rsidRDefault="00385D50" w:rsidP="00FB53E0">
            <w:pPr>
              <w:pStyle w:val="TableBody"/>
            </w:pPr>
            <w:r w:rsidRPr="00380A01">
              <w:t>Critical</w:t>
            </w:r>
            <w:r w:rsidR="00806505">
              <w:t xml:space="preserve"> </w:t>
            </w:r>
            <w:r w:rsidRPr="00380A01">
              <w:t>threshold</w:t>
            </w:r>
            <w:r w:rsidR="00806505">
              <w:t xml:space="preserve"> </w:t>
            </w:r>
            <w:r w:rsidRPr="00380A01">
              <w:t>crossed,</w:t>
            </w:r>
            <w:r w:rsidR="00806505">
              <w:t xml:space="preserve"> </w:t>
            </w:r>
            <w:r w:rsidRPr="00380A01">
              <w:t>anomaly</w:t>
            </w:r>
            <w:r w:rsidR="00806505">
              <w:rPr>
                <w:rFonts w:ascii="Arial" w:hAnsi="Arial" w:cs="Arial"/>
              </w:rPr>
              <w:t xml:space="preserve"> </w:t>
            </w:r>
            <w:r w:rsidRPr="00380A01">
              <w:t>confidence</w:t>
            </w:r>
            <w:r w:rsidR="00806505">
              <w:rPr>
                <w:rFonts w:ascii="Arial" w:hAnsi="Arial" w:cs="Arial"/>
              </w:rPr>
              <w:t xml:space="preserve"> </w:t>
            </w:r>
            <w:r w:rsidRPr="00380A01">
              <w:rPr>
                <w:rFonts w:ascii="Aptos" w:hAnsi="Aptos" w:cs="Aptos"/>
              </w:rPr>
              <w:t>≥</w:t>
            </w:r>
            <w:r w:rsidR="00806505">
              <w:rPr>
                <w:rFonts w:ascii="Arial" w:hAnsi="Arial" w:cs="Arial"/>
              </w:rPr>
              <w:t xml:space="preserve"> </w:t>
            </w:r>
            <w:r w:rsidRPr="00380A01">
              <w:t>90</w:t>
            </w:r>
            <w:r w:rsidR="00806505">
              <w:rPr>
                <w:rFonts w:ascii="Arial" w:hAnsi="Arial" w:cs="Arial"/>
              </w:rPr>
              <w:t xml:space="preserve"> </w:t>
            </w:r>
            <w:r w:rsidRPr="00380A01">
              <w:t>%</w:t>
            </w:r>
            <w:r w:rsidR="00806505">
              <w:rPr>
                <w:rFonts w:ascii="Arial" w:hAnsi="Arial" w:cs="Arial"/>
              </w:rPr>
              <w:t xml:space="preserve"> </w:t>
            </w:r>
            <w:r w:rsidRPr="00380A01">
              <w:t>OR</w:t>
            </w:r>
            <w:r w:rsidR="00806505">
              <w:t xml:space="preserve"> </w:t>
            </w:r>
            <w:r w:rsidRPr="00380A01">
              <w:t>correlation</w:t>
            </w:r>
            <w:r w:rsidR="00806505">
              <w:rPr>
                <w:rFonts w:ascii="Arial" w:hAnsi="Arial" w:cs="Arial"/>
              </w:rPr>
              <w:t xml:space="preserve"> </w:t>
            </w:r>
            <w:r w:rsidRPr="00380A01">
              <w:t>&gt;</w:t>
            </w:r>
            <w:r w:rsidR="00806505">
              <w:rPr>
                <w:rFonts w:ascii="Arial" w:hAnsi="Arial" w:cs="Arial"/>
              </w:rPr>
              <w:t xml:space="preserve"> </w:t>
            </w:r>
            <w:r w:rsidRPr="00380A01">
              <w:t>0.6</w:t>
            </w:r>
            <w:r w:rsidR="00806505">
              <w:rPr>
                <w:rFonts w:ascii="Arial" w:hAnsi="Arial" w:cs="Arial"/>
              </w:rPr>
              <w:t xml:space="preserve"> </w:t>
            </w:r>
            <w:r w:rsidRPr="00380A01">
              <w:t>sustained</w:t>
            </w:r>
          </w:p>
        </w:tc>
        <w:tc>
          <w:tcPr>
            <w:tcW w:w="0" w:type="auto"/>
            <w:vAlign w:val="center"/>
            <w:hideMark/>
          </w:tcPr>
          <w:p w14:paraId="4C3C7CEF" w14:textId="0C50FA03" w:rsidR="00385D50" w:rsidRPr="00380A01" w:rsidRDefault="00385D50" w:rsidP="00FB53E0">
            <w:pPr>
              <w:pStyle w:val="TableBody"/>
            </w:pPr>
            <w:r w:rsidRPr="00380A01">
              <w:t>Automatic</w:t>
            </w:r>
            <w:r w:rsidR="00806505">
              <w:t xml:space="preserve"> </w:t>
            </w:r>
            <w:r w:rsidRPr="00380A01">
              <w:t>incident</w:t>
            </w:r>
            <w:r w:rsidR="00806505">
              <w:t xml:space="preserve"> </w:t>
            </w:r>
            <w:r w:rsidRPr="00380A01">
              <w:t>creation</w:t>
            </w:r>
            <w:r w:rsidR="00806505">
              <w:t xml:space="preserve"> </w:t>
            </w:r>
            <w:r w:rsidRPr="00380A01">
              <w:t>or</w:t>
            </w:r>
            <w:r w:rsidR="00806505">
              <w:t xml:space="preserve"> </w:t>
            </w:r>
            <w:r w:rsidRPr="00380A01">
              <w:t>rollback</w:t>
            </w:r>
            <w:r w:rsidR="00806505">
              <w:t xml:space="preserve"> </w:t>
            </w:r>
            <w:r w:rsidRPr="00380A01">
              <w:t>trigger;</w:t>
            </w:r>
            <w:r w:rsidR="00806505">
              <w:t xml:space="preserve"> </w:t>
            </w:r>
            <w:r w:rsidRPr="00380A01">
              <w:t>strong</w:t>
            </w:r>
            <w:r w:rsidR="00806505">
              <w:t xml:space="preserve"> </w:t>
            </w:r>
            <w:r w:rsidRPr="00380A01">
              <w:t>indicator</w:t>
            </w:r>
            <w:r w:rsidR="00806505">
              <w:t xml:space="preserve"> </w:t>
            </w:r>
            <w:r w:rsidRPr="00380A01">
              <w:t>of</w:t>
            </w:r>
            <w:r w:rsidR="00806505">
              <w:t xml:space="preserve"> </w:t>
            </w:r>
            <w:r w:rsidRPr="00380A01">
              <w:t>system</w:t>
            </w:r>
            <w:r w:rsidR="00806505">
              <w:t xml:space="preserve"> </w:t>
            </w:r>
            <w:r w:rsidRPr="00380A01">
              <w:t>issue.</w:t>
            </w:r>
          </w:p>
        </w:tc>
      </w:tr>
    </w:tbl>
    <w:p w14:paraId="72B6CCEE" w14:textId="19940D8C" w:rsidR="00385D50" w:rsidRPr="00385D50" w:rsidRDefault="00385D50" w:rsidP="0038693B">
      <w:pPr>
        <w:pStyle w:val="Heading2"/>
      </w:pPr>
      <w:bookmarkStart w:id="2237" w:name="_Toc228549520"/>
      <w:bookmarkStart w:id="2238" w:name="_Toc228784908"/>
      <w:r w:rsidRPr="00385D50">
        <w:t>Implementation</w:t>
      </w:r>
      <w:r w:rsidR="00806505">
        <w:t xml:space="preserve"> </w:t>
      </w:r>
      <w:r w:rsidRPr="00385D50">
        <w:t>Recommendations</w:t>
      </w:r>
      <w:bookmarkEnd w:id="2237"/>
      <w:bookmarkEnd w:id="2238"/>
    </w:p>
    <w:p w14:paraId="69E0C982" w14:textId="308AAD59" w:rsidR="00385D50" w:rsidRPr="001610D7" w:rsidRDefault="00385D50" w:rsidP="008F18DC">
      <w:pPr>
        <w:pStyle w:val="Bullets"/>
      </w:pPr>
      <w:r w:rsidRPr="001610D7">
        <w:rPr>
          <w:b/>
          <w:bCs/>
        </w:rPr>
        <w:t>Data</w:t>
      </w:r>
      <w:r w:rsidR="00806505">
        <w:rPr>
          <w:b/>
          <w:bCs/>
        </w:rPr>
        <w:t xml:space="preserve"> </w:t>
      </w:r>
      <w:r w:rsidRPr="001610D7">
        <w:rPr>
          <w:b/>
          <w:bCs/>
        </w:rPr>
        <w:t>sources:</w:t>
      </w:r>
      <w:r w:rsidR="00806505">
        <w:t xml:space="preserve"> </w:t>
      </w:r>
      <w:r w:rsidR="00B77694" w:rsidRPr="00B77694">
        <w:t>Latency,</w:t>
      </w:r>
      <w:r w:rsidR="00806505">
        <w:t xml:space="preserve"> </w:t>
      </w:r>
      <w:r w:rsidR="00B77694" w:rsidRPr="00B77694">
        <w:t>error,</w:t>
      </w:r>
      <w:r w:rsidR="00806505">
        <w:t xml:space="preserve"> </w:t>
      </w:r>
      <w:r w:rsidR="00B77694" w:rsidRPr="00B77694">
        <w:t>and</w:t>
      </w:r>
      <w:r w:rsidR="00806505">
        <w:t xml:space="preserve"> </w:t>
      </w:r>
      <w:r w:rsidR="00B77694" w:rsidRPr="00B77694">
        <w:t>throughput</w:t>
      </w:r>
      <w:r w:rsidR="00806505">
        <w:t xml:space="preserve"> </w:t>
      </w:r>
      <w:r w:rsidR="00B77694" w:rsidRPr="00B77694">
        <w:t>metrics</w:t>
      </w:r>
      <w:r w:rsidR="00806505">
        <w:t xml:space="preserve"> </w:t>
      </w:r>
      <w:r w:rsidR="00B77694" w:rsidRPr="00B77694">
        <w:t>are</w:t>
      </w:r>
      <w:r w:rsidR="00806505">
        <w:t xml:space="preserve"> </w:t>
      </w:r>
      <w:r w:rsidR="00B77694" w:rsidRPr="00B77694">
        <w:t>to</w:t>
      </w:r>
      <w:r w:rsidR="00806505">
        <w:t xml:space="preserve"> </w:t>
      </w:r>
      <w:r w:rsidR="00B77694" w:rsidRPr="00B77694">
        <w:t>be</w:t>
      </w:r>
      <w:r w:rsidR="00806505">
        <w:t xml:space="preserve"> </w:t>
      </w:r>
      <w:r w:rsidR="00B77694" w:rsidRPr="00B77694">
        <w:t>ingested</w:t>
      </w:r>
      <w:r w:rsidR="00806505">
        <w:t xml:space="preserve"> </w:t>
      </w:r>
      <w:r w:rsidR="00B77694" w:rsidRPr="00B77694">
        <w:t>from</w:t>
      </w:r>
      <w:r w:rsidR="00806505">
        <w:t xml:space="preserve"> </w:t>
      </w:r>
      <w:r w:rsidR="00B77694" w:rsidRPr="00B77694">
        <w:t>OpenTelemetry,</w:t>
      </w:r>
      <w:r w:rsidR="00806505">
        <w:t xml:space="preserve"> </w:t>
      </w:r>
      <w:r w:rsidR="00B77694" w:rsidRPr="00B77694">
        <w:t>together</w:t>
      </w:r>
      <w:r w:rsidR="00806505">
        <w:t xml:space="preserve"> </w:t>
      </w:r>
      <w:r w:rsidR="00B77694" w:rsidRPr="00B77694">
        <w:t>with</w:t>
      </w:r>
      <w:r w:rsidR="00806505">
        <w:t xml:space="preserve"> </w:t>
      </w:r>
      <w:r w:rsidR="00B77694" w:rsidRPr="00B77694">
        <w:t>external</w:t>
      </w:r>
      <w:r w:rsidR="00806505">
        <w:t xml:space="preserve"> </w:t>
      </w:r>
      <w:r w:rsidR="00B77694" w:rsidRPr="00B77694">
        <w:t>business</w:t>
      </w:r>
      <w:r w:rsidR="00806505">
        <w:t xml:space="preserve"> </w:t>
      </w:r>
      <w:r w:rsidR="00B77694" w:rsidRPr="00B77694">
        <w:t>event</w:t>
      </w:r>
      <w:r w:rsidR="00806505">
        <w:t xml:space="preserve"> </w:t>
      </w:r>
      <w:r w:rsidR="00B77694" w:rsidRPr="00B77694">
        <w:t>streams</w:t>
      </w:r>
      <w:r w:rsidR="00806505">
        <w:t xml:space="preserve"> </w:t>
      </w:r>
      <w:r w:rsidR="00B77694" w:rsidRPr="00B77694">
        <w:t>(for</w:t>
      </w:r>
      <w:r w:rsidR="00806505">
        <w:t xml:space="preserve"> </w:t>
      </w:r>
      <w:r w:rsidR="00B77694" w:rsidRPr="00B77694">
        <w:t>example,</w:t>
      </w:r>
      <w:r w:rsidR="00806505">
        <w:t xml:space="preserve"> </w:t>
      </w:r>
      <w:r w:rsidR="00B77694" w:rsidRPr="00B77694">
        <w:t>deployments</w:t>
      </w:r>
      <w:r w:rsidR="00806505">
        <w:t xml:space="preserve"> </w:t>
      </w:r>
      <w:r w:rsidR="00B77694" w:rsidRPr="00B77694">
        <w:t>and</w:t>
      </w:r>
      <w:r w:rsidR="00806505">
        <w:t xml:space="preserve"> </w:t>
      </w:r>
      <w:r w:rsidR="00B77694" w:rsidRPr="00B77694">
        <w:t>scaling</w:t>
      </w:r>
      <w:r w:rsidR="00806505">
        <w:t xml:space="preserve"> </w:t>
      </w:r>
      <w:r w:rsidR="00B77694" w:rsidRPr="00B77694">
        <w:t>events)</w:t>
      </w:r>
      <w:r w:rsidRPr="001610D7">
        <w:t>.</w:t>
      </w:r>
      <w:r w:rsidR="00806505">
        <w:t xml:space="preserve"> </w:t>
      </w:r>
    </w:p>
    <w:p w14:paraId="6F9F7496" w14:textId="46B60246" w:rsidR="00385D50" w:rsidRPr="001610D7" w:rsidRDefault="00385D50" w:rsidP="008F18DC">
      <w:pPr>
        <w:pStyle w:val="Bullets"/>
      </w:pPr>
      <w:r w:rsidRPr="001610D7">
        <w:rPr>
          <w:b/>
          <w:bCs/>
        </w:rPr>
        <w:t>AI</w:t>
      </w:r>
      <w:r w:rsidR="00806505">
        <w:rPr>
          <w:b/>
          <w:bCs/>
        </w:rPr>
        <w:t xml:space="preserve"> </w:t>
      </w:r>
      <w:r w:rsidRPr="001610D7">
        <w:rPr>
          <w:b/>
          <w:bCs/>
        </w:rPr>
        <w:t>models:</w:t>
      </w:r>
      <w:r w:rsidR="00806505">
        <w:t xml:space="preserve"> </w:t>
      </w:r>
      <w:r w:rsidR="00B77694" w:rsidRPr="00B77694">
        <w:t>Moving</w:t>
      </w:r>
      <w:r w:rsidR="00B77694" w:rsidRPr="00B77694">
        <w:rPr>
          <w:rFonts w:ascii="Cambria Math" w:hAnsi="Cambria Math" w:cs="Cambria Math"/>
        </w:rPr>
        <w:t>‑</w:t>
      </w:r>
      <w:r w:rsidR="00B77694" w:rsidRPr="00B77694">
        <w:t>average</w:t>
      </w:r>
      <w:r w:rsidR="00806505">
        <w:t xml:space="preserve"> </w:t>
      </w:r>
      <w:r w:rsidR="00B77694" w:rsidRPr="00B77694">
        <w:t>methods,</w:t>
      </w:r>
      <w:r w:rsidR="00806505">
        <w:t xml:space="preserve"> </w:t>
      </w:r>
      <w:r w:rsidR="00B77694" w:rsidRPr="00B77694">
        <w:t>seasonal</w:t>
      </w:r>
      <w:r w:rsidR="00B77694" w:rsidRPr="00B77694">
        <w:rPr>
          <w:rFonts w:ascii="Cambria Math" w:hAnsi="Cambria Math" w:cs="Cambria Math"/>
        </w:rPr>
        <w:t>‑</w:t>
      </w:r>
      <w:r w:rsidR="00B77694" w:rsidRPr="00B77694">
        <w:t>trend</w:t>
      </w:r>
      <w:r w:rsidR="00806505">
        <w:t xml:space="preserve"> </w:t>
      </w:r>
      <w:r w:rsidR="00B77694" w:rsidRPr="00B77694">
        <w:t>decomposition,</w:t>
      </w:r>
      <w:r w:rsidR="00806505">
        <w:t xml:space="preserve"> </w:t>
      </w:r>
      <w:r w:rsidR="00B77694" w:rsidRPr="00B77694">
        <w:t>or</w:t>
      </w:r>
      <w:r w:rsidR="00806505">
        <w:t xml:space="preserve"> </w:t>
      </w:r>
      <w:r w:rsidR="00B77694" w:rsidRPr="00B77694">
        <w:t>ML</w:t>
      </w:r>
      <w:r w:rsidR="00B77694" w:rsidRPr="00B77694">
        <w:rPr>
          <w:rFonts w:ascii="Cambria Math" w:hAnsi="Cambria Math" w:cs="Cambria Math"/>
        </w:rPr>
        <w:t>‑</w:t>
      </w:r>
      <w:r w:rsidR="00B77694" w:rsidRPr="00B77694">
        <w:t>based</w:t>
      </w:r>
      <w:r w:rsidR="00806505">
        <w:t xml:space="preserve"> </w:t>
      </w:r>
      <w:r w:rsidR="00B77694" w:rsidRPr="00B77694">
        <w:t>outlier</w:t>
      </w:r>
      <w:r w:rsidR="00B77694" w:rsidRPr="00B77694">
        <w:rPr>
          <w:rFonts w:ascii="Cambria Math" w:hAnsi="Cambria Math" w:cs="Cambria Math"/>
        </w:rPr>
        <w:t>‑</w:t>
      </w:r>
      <w:r w:rsidR="00B77694" w:rsidRPr="00B77694">
        <w:t>detection</w:t>
      </w:r>
      <w:r w:rsidR="00806505">
        <w:t xml:space="preserve"> </w:t>
      </w:r>
      <w:r w:rsidR="00B77694" w:rsidRPr="00B77694">
        <w:t>techniques</w:t>
      </w:r>
      <w:r w:rsidR="00806505">
        <w:t xml:space="preserve"> </w:t>
      </w:r>
      <w:r w:rsidR="00B77694" w:rsidRPr="00B77694">
        <w:t>(such</w:t>
      </w:r>
      <w:r w:rsidR="00806505">
        <w:t xml:space="preserve"> </w:t>
      </w:r>
      <w:r w:rsidR="00B77694" w:rsidRPr="00B77694">
        <w:t>as</w:t>
      </w:r>
      <w:r w:rsidR="00806505">
        <w:t xml:space="preserve"> </w:t>
      </w:r>
      <w:r w:rsidR="00B77694" w:rsidRPr="00B77694">
        <w:t>Prophet</w:t>
      </w:r>
      <w:r w:rsidR="00806505">
        <w:t xml:space="preserve"> </w:t>
      </w:r>
      <w:r w:rsidR="00B77694" w:rsidRPr="00B77694">
        <w:t>or</w:t>
      </w:r>
      <w:r w:rsidR="00806505">
        <w:t xml:space="preserve"> </w:t>
      </w:r>
      <w:r w:rsidR="00B77694" w:rsidRPr="00B77694">
        <w:t>Isolation</w:t>
      </w:r>
      <w:r w:rsidR="00806505">
        <w:t xml:space="preserve"> </w:t>
      </w:r>
      <w:r w:rsidR="00B77694" w:rsidRPr="00B77694">
        <w:t>Forest)</w:t>
      </w:r>
      <w:r w:rsidR="00806505">
        <w:t xml:space="preserve"> </w:t>
      </w:r>
      <w:r w:rsidR="00B77694" w:rsidRPr="00B77694">
        <w:t>are</w:t>
      </w:r>
      <w:r w:rsidR="00806505">
        <w:t xml:space="preserve"> </w:t>
      </w:r>
      <w:r w:rsidR="00B77694" w:rsidRPr="00B77694">
        <w:t>to</w:t>
      </w:r>
      <w:r w:rsidR="00806505">
        <w:t xml:space="preserve"> </w:t>
      </w:r>
      <w:r w:rsidR="00B77694" w:rsidRPr="00B77694">
        <w:t>be</w:t>
      </w:r>
      <w:r w:rsidR="00806505">
        <w:t xml:space="preserve"> </w:t>
      </w:r>
      <w:r w:rsidR="00B77694" w:rsidRPr="00B77694">
        <w:t>used</w:t>
      </w:r>
      <w:r w:rsidRPr="001610D7">
        <w:t>.</w:t>
      </w:r>
      <w:r w:rsidR="00806505">
        <w:t xml:space="preserve"> </w:t>
      </w:r>
    </w:p>
    <w:p w14:paraId="5348A211" w14:textId="4F8204E8" w:rsidR="00385D50" w:rsidRPr="001610D7" w:rsidRDefault="00385D50" w:rsidP="008F18DC">
      <w:pPr>
        <w:pStyle w:val="Bullets"/>
      </w:pPr>
      <w:r w:rsidRPr="00B77694">
        <w:rPr>
          <w:b/>
          <w:bCs/>
        </w:rPr>
        <w:t>Visualization</w:t>
      </w:r>
      <w:r w:rsidRPr="001610D7">
        <w:t>:</w:t>
      </w:r>
      <w:r w:rsidR="00806505">
        <w:t xml:space="preserve"> </w:t>
      </w:r>
    </w:p>
    <w:p w14:paraId="19D06936" w14:textId="3A554147" w:rsidR="00B77694" w:rsidRPr="00B77694" w:rsidRDefault="00B77694" w:rsidP="00B77694">
      <w:pPr>
        <w:pStyle w:val="Bullets"/>
        <w:numPr>
          <w:ilvl w:val="1"/>
          <w:numId w:val="1"/>
        </w:numPr>
      </w:pPr>
      <w:r w:rsidRPr="00B77694">
        <w:t>Predicted</w:t>
      </w:r>
      <w:r w:rsidR="00806505">
        <w:t xml:space="preserve"> </w:t>
      </w:r>
      <w:r w:rsidRPr="00B77694">
        <w:t>versus</w:t>
      </w:r>
      <w:r w:rsidR="00806505">
        <w:t xml:space="preserve"> </w:t>
      </w:r>
      <w:r w:rsidRPr="00B77694">
        <w:t>actual</w:t>
      </w:r>
      <w:r w:rsidR="00806505">
        <w:t xml:space="preserve"> </w:t>
      </w:r>
      <w:r w:rsidRPr="00B77694">
        <w:t>curves</w:t>
      </w:r>
      <w:r w:rsidR="00806505">
        <w:t xml:space="preserve"> </w:t>
      </w:r>
      <w:r w:rsidRPr="00B77694">
        <w:t>are</w:t>
      </w:r>
      <w:r w:rsidR="00806505">
        <w:t xml:space="preserve"> </w:t>
      </w:r>
      <w:r w:rsidRPr="00B77694">
        <w:t>to</w:t>
      </w:r>
      <w:r w:rsidR="00806505">
        <w:t xml:space="preserve"> </w:t>
      </w:r>
      <w:r w:rsidRPr="00B77694">
        <w:t>be</w:t>
      </w:r>
      <w:r w:rsidR="00806505">
        <w:t xml:space="preserve"> </w:t>
      </w:r>
      <w:r w:rsidRPr="00B77694">
        <w:t>overlaid</w:t>
      </w:r>
      <w:r w:rsidR="00806505">
        <w:t xml:space="preserve"> </w:t>
      </w:r>
      <w:r w:rsidRPr="00B77694">
        <w:t>in</w:t>
      </w:r>
      <w:r w:rsidR="00806505">
        <w:t xml:space="preserve"> </w:t>
      </w:r>
      <w:r w:rsidRPr="00B77694">
        <w:t>Grafana.</w:t>
      </w:r>
      <w:r w:rsidR="00806505">
        <w:t xml:space="preserve"> </w:t>
      </w:r>
    </w:p>
    <w:p w14:paraId="1A312DB7" w14:textId="01D1BFEC" w:rsidR="00385D50" w:rsidRPr="001610D7" w:rsidRDefault="00B77694" w:rsidP="00B77694">
      <w:pPr>
        <w:pStyle w:val="Bullets"/>
        <w:numPr>
          <w:ilvl w:val="1"/>
          <w:numId w:val="1"/>
        </w:numPr>
      </w:pPr>
      <w:r w:rsidRPr="00B77694">
        <w:t>Anomaly</w:t>
      </w:r>
      <w:r w:rsidR="00806505">
        <w:t xml:space="preserve"> </w:t>
      </w:r>
      <w:r w:rsidRPr="00B77694">
        <w:t>deviation</w:t>
      </w:r>
      <w:r w:rsidR="00806505">
        <w:t xml:space="preserve"> </w:t>
      </w:r>
      <w:r w:rsidRPr="00B77694">
        <w:t>percentages</w:t>
      </w:r>
      <w:r w:rsidR="00806505">
        <w:t xml:space="preserve"> </w:t>
      </w:r>
      <w:r w:rsidRPr="00B77694">
        <w:t>and</w:t>
      </w:r>
      <w:r w:rsidR="00806505">
        <w:t xml:space="preserve"> </w:t>
      </w:r>
      <w:r w:rsidRPr="00B77694">
        <w:t>model</w:t>
      </w:r>
      <w:r w:rsidR="00806505">
        <w:t xml:space="preserve"> </w:t>
      </w:r>
      <w:r w:rsidRPr="00B77694">
        <w:t>confidence</w:t>
      </w:r>
      <w:r w:rsidR="00806505">
        <w:t xml:space="preserve"> </w:t>
      </w:r>
      <w:r w:rsidRPr="00B77694">
        <w:t>values</w:t>
      </w:r>
      <w:r w:rsidR="00806505">
        <w:t xml:space="preserve"> </w:t>
      </w:r>
      <w:r w:rsidRPr="00B77694">
        <w:t>are</w:t>
      </w:r>
      <w:r w:rsidR="00806505">
        <w:t xml:space="preserve"> </w:t>
      </w:r>
      <w:r w:rsidRPr="00B77694">
        <w:t>to</w:t>
      </w:r>
      <w:r w:rsidR="00806505">
        <w:t xml:space="preserve"> </w:t>
      </w:r>
      <w:r w:rsidRPr="00B77694">
        <w:t>be</w:t>
      </w:r>
      <w:r w:rsidR="00806505">
        <w:t xml:space="preserve"> </w:t>
      </w:r>
      <w:r w:rsidRPr="00B77694">
        <w:t>displayed</w:t>
      </w:r>
      <w:r w:rsidR="00806505">
        <w:t xml:space="preserve"> </w:t>
      </w:r>
      <w:r w:rsidRPr="00B77694">
        <w:t>on</w:t>
      </w:r>
      <w:r w:rsidR="00806505">
        <w:t xml:space="preserve"> </w:t>
      </w:r>
      <w:r w:rsidRPr="00B77694">
        <w:t>dashboards</w:t>
      </w:r>
      <w:r w:rsidR="00385D50" w:rsidRPr="001610D7">
        <w:t>.</w:t>
      </w:r>
    </w:p>
    <w:p w14:paraId="6BB37E33" w14:textId="6502A177" w:rsidR="00385D50" w:rsidRPr="001610D7" w:rsidRDefault="00385D50" w:rsidP="008F18DC">
      <w:pPr>
        <w:pStyle w:val="Bullets"/>
      </w:pPr>
      <w:r w:rsidRPr="00B77694">
        <w:rPr>
          <w:b/>
          <w:bCs/>
        </w:rPr>
        <w:t>Success</w:t>
      </w:r>
      <w:r w:rsidR="00806505">
        <w:t xml:space="preserve"> </w:t>
      </w:r>
      <w:r w:rsidRPr="00B77694">
        <w:rPr>
          <w:b/>
          <w:bCs/>
        </w:rPr>
        <w:t>criteria</w:t>
      </w:r>
      <w:r w:rsidRPr="001610D7">
        <w:t>:</w:t>
      </w:r>
      <w:r w:rsidR="00806505">
        <w:t xml:space="preserve"> </w:t>
      </w:r>
    </w:p>
    <w:p w14:paraId="4F88A874" w14:textId="2CF16FB5" w:rsidR="00B77694" w:rsidRDefault="00B77694" w:rsidP="00B77694">
      <w:pPr>
        <w:pStyle w:val="Bullets"/>
        <w:numPr>
          <w:ilvl w:val="1"/>
          <w:numId w:val="1"/>
        </w:numPr>
      </w:pPr>
      <w:r>
        <w:t>False</w:t>
      </w:r>
      <w:r>
        <w:rPr>
          <w:rFonts w:ascii="Cambria Math" w:hAnsi="Cambria Math" w:cs="Cambria Math"/>
        </w:rPr>
        <w:t>‑</w:t>
      </w:r>
      <w:r>
        <w:t>positive</w:t>
      </w:r>
      <w:r w:rsidR="00806505">
        <w:t xml:space="preserve"> </w:t>
      </w:r>
      <w:r>
        <w:t>rate</w:t>
      </w:r>
      <w:r w:rsidR="00806505">
        <w:t xml:space="preserve"> </w:t>
      </w:r>
      <w:r>
        <w:t>maintained</w:t>
      </w:r>
      <w:r w:rsidR="00806505">
        <w:t xml:space="preserve"> </w:t>
      </w:r>
      <w:r>
        <w:t>below</w:t>
      </w:r>
      <w:r w:rsidR="00806505">
        <w:t xml:space="preserve"> </w:t>
      </w:r>
      <w:r>
        <w:t>5</w:t>
      </w:r>
      <w:r w:rsidR="00806505">
        <w:t xml:space="preserve"> </w:t>
      </w:r>
      <w:r>
        <w:t>%.</w:t>
      </w:r>
    </w:p>
    <w:p w14:paraId="48B34747" w14:textId="1D43C2CB" w:rsidR="00B77694" w:rsidRDefault="00B77694" w:rsidP="00B77694">
      <w:pPr>
        <w:pStyle w:val="Bullets"/>
        <w:numPr>
          <w:ilvl w:val="1"/>
          <w:numId w:val="1"/>
        </w:numPr>
      </w:pPr>
      <w:r>
        <w:t>Detection</w:t>
      </w:r>
      <w:r w:rsidR="00806505">
        <w:t xml:space="preserve"> </w:t>
      </w:r>
      <w:r>
        <w:t>latency</w:t>
      </w:r>
      <w:r w:rsidR="00806505">
        <w:t xml:space="preserve"> </w:t>
      </w:r>
      <w:r>
        <w:t>kept</w:t>
      </w:r>
      <w:r w:rsidR="00806505">
        <w:t xml:space="preserve"> </w:t>
      </w:r>
      <w:r>
        <w:t>below</w:t>
      </w:r>
      <w:r w:rsidR="00806505">
        <w:t xml:space="preserve"> </w:t>
      </w:r>
      <w:r>
        <w:t>2</w:t>
      </w:r>
      <w:r w:rsidR="00806505">
        <w:t xml:space="preserve"> </w:t>
      </w:r>
      <w:r>
        <w:t>minutes</w:t>
      </w:r>
      <w:r w:rsidR="00806505">
        <w:t xml:space="preserve"> </w:t>
      </w:r>
      <w:r>
        <w:t>from</w:t>
      </w:r>
      <w:r w:rsidR="00806505">
        <w:t xml:space="preserve"> </w:t>
      </w:r>
      <w:r>
        <w:t>anomaly</w:t>
      </w:r>
      <w:r w:rsidR="00806505">
        <w:t xml:space="preserve"> </w:t>
      </w:r>
      <w:r>
        <w:t>onset.</w:t>
      </w:r>
    </w:p>
    <w:p w14:paraId="2BC8706D" w14:textId="7E353F08" w:rsidR="00B77694" w:rsidRDefault="00B77694" w:rsidP="00B77694">
      <w:pPr>
        <w:pStyle w:val="Bullets"/>
        <w:numPr>
          <w:ilvl w:val="1"/>
          <w:numId w:val="1"/>
        </w:numPr>
      </w:pPr>
      <w:r>
        <w:t>Auto</w:t>
      </w:r>
      <w:r>
        <w:rPr>
          <w:rFonts w:ascii="Cambria Math" w:hAnsi="Cambria Math" w:cs="Cambria Math"/>
        </w:rPr>
        <w:t>‑</w:t>
      </w:r>
      <w:r>
        <w:t>correlation</w:t>
      </w:r>
      <w:r w:rsidR="00806505">
        <w:t xml:space="preserve"> </w:t>
      </w:r>
      <w:r>
        <w:t>insights</w:t>
      </w:r>
      <w:r w:rsidR="00806505">
        <w:t xml:space="preserve"> </w:t>
      </w:r>
      <w:r>
        <w:t>(for</w:t>
      </w:r>
      <w:r w:rsidR="00806505">
        <w:t xml:space="preserve"> </w:t>
      </w:r>
      <w:r>
        <w:t>example,</w:t>
      </w:r>
      <w:r w:rsidR="00806505">
        <w:t xml:space="preserve"> </w:t>
      </w:r>
      <w:r>
        <w:t>deployment</w:t>
      </w:r>
      <w:r w:rsidR="00806505">
        <w:t xml:space="preserve"> </w:t>
      </w:r>
      <w:r>
        <w:rPr>
          <w:rFonts w:ascii="Aptos" w:hAnsi="Aptos" w:cs="Aptos"/>
        </w:rPr>
        <w:t>→</w:t>
      </w:r>
      <w:r w:rsidR="00806505">
        <w:t xml:space="preserve"> </w:t>
      </w:r>
      <w:r>
        <w:t>error,</w:t>
      </w:r>
      <w:r w:rsidR="00806505">
        <w:t xml:space="preserve"> </w:t>
      </w:r>
      <w:r>
        <w:t>scaling</w:t>
      </w:r>
      <w:r w:rsidR="00806505">
        <w:t xml:space="preserve"> </w:t>
      </w:r>
      <w:r>
        <w:rPr>
          <w:rFonts w:ascii="Aptos" w:hAnsi="Aptos" w:cs="Aptos"/>
        </w:rPr>
        <w:t>→</w:t>
      </w:r>
      <w:r w:rsidR="00806505">
        <w:t xml:space="preserve"> </w:t>
      </w:r>
      <w:r>
        <w:t>load)</w:t>
      </w:r>
      <w:r w:rsidR="00806505">
        <w:t xml:space="preserve"> </w:t>
      </w:r>
      <w:r>
        <w:t>routinely</w:t>
      </w:r>
      <w:r w:rsidR="00806505">
        <w:t xml:space="preserve"> </w:t>
      </w:r>
      <w:r>
        <w:t>validated</w:t>
      </w:r>
      <w:r w:rsidR="00806505">
        <w:t xml:space="preserve"> </w:t>
      </w:r>
      <w:r>
        <w:t>by</w:t>
      </w:r>
      <w:r w:rsidR="00806505">
        <w:t xml:space="preserve"> </w:t>
      </w:r>
      <w:r>
        <w:t>operators</w:t>
      </w:r>
      <w:r w:rsidR="00806505">
        <w:t xml:space="preserve"> </w:t>
      </w:r>
      <w:r>
        <w:t>for</w:t>
      </w:r>
      <w:r w:rsidR="00806505">
        <w:t xml:space="preserve"> </w:t>
      </w:r>
      <w:r>
        <w:t>model</w:t>
      </w:r>
      <w:r w:rsidR="00806505">
        <w:t xml:space="preserve"> </w:t>
      </w:r>
      <w:r>
        <w:t>retraining.</w:t>
      </w:r>
    </w:p>
    <w:p w14:paraId="28E7B7A6" w14:textId="2FF8BC65" w:rsidR="00385D50" w:rsidRPr="00385D50" w:rsidRDefault="00B77694" w:rsidP="00B77694">
      <w:r w:rsidRPr="00B77694">
        <w:t>These</w:t>
      </w:r>
      <w:r w:rsidR="00806505">
        <w:t xml:space="preserve"> </w:t>
      </w:r>
      <w:r w:rsidRPr="00B77694">
        <w:t>ranges</w:t>
      </w:r>
      <w:r w:rsidR="00806505">
        <w:t xml:space="preserve"> </w:t>
      </w:r>
      <w:r w:rsidRPr="00B77694">
        <w:t>enable</w:t>
      </w:r>
      <w:r w:rsidR="00806505">
        <w:t xml:space="preserve"> </w:t>
      </w:r>
      <w:r w:rsidRPr="00B77694">
        <w:t>quantitative</w:t>
      </w:r>
      <w:r w:rsidR="00806505">
        <w:t xml:space="preserve"> </w:t>
      </w:r>
      <w:r w:rsidRPr="00B77694">
        <w:t>assessment</w:t>
      </w:r>
      <w:r w:rsidR="00806505">
        <w:t xml:space="preserve"> </w:t>
      </w:r>
      <w:r w:rsidRPr="00B77694">
        <w:t>of</w:t>
      </w:r>
      <w:r w:rsidR="00806505">
        <w:t xml:space="preserve"> </w:t>
      </w:r>
      <w:r w:rsidRPr="00B77694">
        <w:t>AI</w:t>
      </w:r>
      <w:r w:rsidRPr="00B77694">
        <w:noBreakHyphen/>
        <w:t>augmentation</w:t>
      </w:r>
      <w:r w:rsidR="00806505">
        <w:t xml:space="preserve"> </w:t>
      </w:r>
      <w:r w:rsidRPr="00B77694">
        <w:t>performance,</w:t>
      </w:r>
      <w:r w:rsidR="00806505">
        <w:t xml:space="preserve"> </w:t>
      </w:r>
      <w:r w:rsidRPr="00B77694">
        <w:t>covering</w:t>
      </w:r>
      <w:r w:rsidR="00806505">
        <w:t xml:space="preserve"> </w:t>
      </w:r>
      <w:r w:rsidRPr="00B77694">
        <w:t>both</w:t>
      </w:r>
      <w:r w:rsidR="00806505">
        <w:t xml:space="preserve"> </w:t>
      </w:r>
      <w:r w:rsidRPr="00B77694">
        <w:t>anomaly</w:t>
      </w:r>
      <w:r w:rsidR="00806505">
        <w:t xml:space="preserve"> </w:t>
      </w:r>
      <w:r w:rsidRPr="00B77694">
        <w:t>detection</w:t>
      </w:r>
      <w:r w:rsidR="00806505">
        <w:t xml:space="preserve"> </w:t>
      </w:r>
      <w:r w:rsidRPr="00B77694">
        <w:t>and</w:t>
      </w:r>
      <w:r w:rsidR="00806505">
        <w:t xml:space="preserve"> </w:t>
      </w:r>
      <w:r w:rsidRPr="00B77694">
        <w:t>recognition</w:t>
      </w:r>
      <w:r w:rsidR="00806505">
        <w:t xml:space="preserve"> </w:t>
      </w:r>
      <w:r w:rsidRPr="00B77694">
        <w:t>of</w:t>
      </w:r>
      <w:r w:rsidR="00806505">
        <w:t xml:space="preserve"> </w:t>
      </w:r>
      <w:r w:rsidRPr="00B77694">
        <w:t>cause</w:t>
      </w:r>
      <w:r w:rsidRPr="00B77694">
        <w:noBreakHyphen/>
        <w:t>and</w:t>
      </w:r>
      <w:r w:rsidRPr="00B77694">
        <w:noBreakHyphen/>
        <w:t>effect</w:t>
      </w:r>
      <w:r w:rsidR="00806505">
        <w:t xml:space="preserve"> </w:t>
      </w:r>
      <w:r w:rsidRPr="00B77694">
        <w:t>relationships</w:t>
      </w:r>
      <w:r w:rsidR="00385D50" w:rsidRPr="00385D50">
        <w:t>.</w:t>
      </w:r>
    </w:p>
    <w:p w14:paraId="5354407B" w14:textId="6905F09E" w:rsidR="00050678" w:rsidRDefault="001F4908" w:rsidP="002228DF">
      <w:r w:rsidRPr="001F4908">
        <w:rPr>
          <w:noProof/>
        </w:rPr>
        <w:drawing>
          <wp:inline distT="0" distB="0" distL="0" distR="0" wp14:anchorId="61164E33" wp14:editId="1ED8CEF6">
            <wp:extent cx="6645910" cy="2447925"/>
            <wp:effectExtent l="0" t="0" r="2540" b="9525"/>
            <wp:docPr id="14750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01972" name=""/>
                    <pic:cNvPicPr/>
                  </pic:nvPicPr>
                  <pic:blipFill>
                    <a:blip r:embed="rId23"/>
                    <a:stretch>
                      <a:fillRect/>
                    </a:stretch>
                  </pic:blipFill>
                  <pic:spPr>
                    <a:xfrm>
                      <a:off x="0" y="0"/>
                      <a:ext cx="6645910" cy="2447925"/>
                    </a:xfrm>
                    <a:prstGeom prst="rect">
                      <a:avLst/>
                    </a:prstGeom>
                  </pic:spPr>
                </pic:pic>
              </a:graphicData>
            </a:graphic>
          </wp:inline>
        </w:drawing>
      </w:r>
    </w:p>
    <w:p w14:paraId="02A21D17" w14:textId="4AFFFA8D" w:rsidR="00050678" w:rsidRDefault="00050678" w:rsidP="002228DF">
      <w:bookmarkStart w:id="2239" w:name="_Toc225423284"/>
      <w:bookmarkStart w:id="2240" w:name="_Toc225423532"/>
      <w:bookmarkStart w:id="2241" w:name="_Toc225423653"/>
      <w:bookmarkEnd w:id="2239"/>
      <w:bookmarkEnd w:id="2240"/>
      <w:bookmarkEnd w:id="2241"/>
      <w:r>
        <w:br w:type="page"/>
      </w:r>
    </w:p>
    <w:p w14:paraId="7C2561C3" w14:textId="3FE191AD" w:rsidR="006A3E9A" w:rsidRDefault="007067DB" w:rsidP="002228DF">
      <w:pPr>
        <w:pStyle w:val="Heading1"/>
      </w:pPr>
      <w:bookmarkStart w:id="2242" w:name="_Toc226050737"/>
      <w:bookmarkStart w:id="2243" w:name="_Toc228549521"/>
      <w:bookmarkStart w:id="2244" w:name="_Toc228784909"/>
      <w:bookmarkEnd w:id="2242"/>
      <w:r w:rsidRPr="004562A9">
        <w:lastRenderedPageBreak/>
        <w:t>Infrastructure</w:t>
      </w:r>
      <w:r w:rsidR="00806505">
        <w:t xml:space="preserve"> </w:t>
      </w:r>
      <w:r w:rsidRPr="004562A9">
        <w:t>as</w:t>
      </w:r>
      <w:r w:rsidR="00806505">
        <w:t xml:space="preserve"> </w:t>
      </w:r>
      <w:r w:rsidRPr="004562A9">
        <w:t>a</w:t>
      </w:r>
      <w:r w:rsidR="00806505">
        <w:t xml:space="preserve"> </w:t>
      </w:r>
      <w:r w:rsidRPr="004562A9">
        <w:t>Code</w:t>
      </w:r>
      <w:r w:rsidR="00806505">
        <w:t xml:space="preserve"> </w:t>
      </w:r>
      <w:r w:rsidR="005730A1" w:rsidRPr="004562A9">
        <w:t>Role</w:t>
      </w:r>
      <w:r w:rsidR="00806505">
        <w:t xml:space="preserve"> </w:t>
      </w:r>
      <w:r w:rsidR="005730A1" w:rsidRPr="004562A9">
        <w:t>in</w:t>
      </w:r>
      <w:r w:rsidR="00806505">
        <w:t xml:space="preserve"> </w:t>
      </w:r>
      <w:r w:rsidR="005730A1" w:rsidRPr="004562A9">
        <w:t>OpenTelemetry</w:t>
      </w:r>
      <w:r w:rsidR="00806505">
        <w:t xml:space="preserve"> </w:t>
      </w:r>
      <w:r w:rsidR="005730A1" w:rsidRPr="004562A9">
        <w:t>Deployment</w:t>
      </w:r>
      <w:bookmarkEnd w:id="2243"/>
      <w:bookmarkEnd w:id="2244"/>
    </w:p>
    <w:p w14:paraId="117E3A56" w14:textId="2B388437" w:rsidR="00050678" w:rsidRPr="00050678" w:rsidRDefault="00050678" w:rsidP="0038693B">
      <w:pPr>
        <w:pStyle w:val="Heading2"/>
      </w:pPr>
      <w:bookmarkStart w:id="2245" w:name="_Toc228549522"/>
      <w:bookmarkStart w:id="2246" w:name="_Toc228784910"/>
      <w:r w:rsidRPr="00050678">
        <w:t>Key</w:t>
      </w:r>
      <w:r w:rsidR="00806505">
        <w:t xml:space="preserve"> </w:t>
      </w:r>
      <w:r w:rsidRPr="00050678">
        <w:t>Metrics</w:t>
      </w:r>
      <w:r w:rsidR="00806505">
        <w:t xml:space="preserve"> </w:t>
      </w:r>
      <w:r w:rsidRPr="00050678">
        <w:t>for</w:t>
      </w:r>
      <w:r w:rsidR="00806505">
        <w:t xml:space="preserve"> </w:t>
      </w:r>
      <w:r w:rsidRPr="00050678">
        <w:t>Infrastructure</w:t>
      </w:r>
      <w:r w:rsidRPr="00050678">
        <w:noBreakHyphen/>
        <w:t>as</w:t>
      </w:r>
      <w:r w:rsidRPr="00050678">
        <w:noBreakHyphen/>
        <w:t>Code</w:t>
      </w:r>
      <w:r w:rsidR="00806505">
        <w:t xml:space="preserve"> </w:t>
      </w:r>
      <w:r w:rsidRPr="00050678">
        <w:t>Role</w:t>
      </w:r>
      <w:r w:rsidR="00806505">
        <w:t xml:space="preserve"> </w:t>
      </w:r>
      <w:r w:rsidRPr="00050678">
        <w:t>in</w:t>
      </w:r>
      <w:r w:rsidR="00806505">
        <w:t xml:space="preserve"> </w:t>
      </w:r>
      <w:r w:rsidRPr="00050678">
        <w:t>OpenTelemetry</w:t>
      </w:r>
      <w:r w:rsidR="00806505">
        <w:t xml:space="preserve"> </w:t>
      </w:r>
      <w:r w:rsidRPr="00050678">
        <w:t>Deployments</w:t>
      </w:r>
      <w:bookmarkEnd w:id="2245"/>
      <w:bookmarkEnd w:id="2246"/>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699"/>
        <w:gridCol w:w="1706"/>
        <w:gridCol w:w="1403"/>
        <w:gridCol w:w="1007"/>
        <w:gridCol w:w="1281"/>
        <w:gridCol w:w="1659"/>
        <w:gridCol w:w="2701"/>
      </w:tblGrid>
      <w:tr w:rsidR="008F18DC" w:rsidRPr="002D2D7F" w14:paraId="70F98BC8" w14:textId="77777777" w:rsidTr="003E31E5">
        <w:tc>
          <w:tcPr>
            <w:tcW w:w="699" w:type="dxa"/>
            <w:noWrap/>
            <w:vAlign w:val="center"/>
            <w:hideMark/>
          </w:tcPr>
          <w:p w14:paraId="32909CF5" w14:textId="33C7345C" w:rsidR="00050678" w:rsidRPr="002D2D7F" w:rsidRDefault="00050678" w:rsidP="00FB53E0">
            <w:pPr>
              <w:pStyle w:val="TableTitle"/>
            </w:pPr>
          </w:p>
        </w:tc>
        <w:tc>
          <w:tcPr>
            <w:tcW w:w="1706" w:type="dxa"/>
            <w:noWrap/>
            <w:vAlign w:val="center"/>
            <w:hideMark/>
          </w:tcPr>
          <w:p w14:paraId="70E220D1" w14:textId="77777777" w:rsidR="00050678" w:rsidRPr="002D2D7F" w:rsidRDefault="00050678" w:rsidP="00FB53E0">
            <w:pPr>
              <w:pStyle w:val="TableTitle"/>
            </w:pPr>
            <w:r w:rsidRPr="002D2D7F">
              <w:t>Metric</w:t>
            </w:r>
          </w:p>
        </w:tc>
        <w:tc>
          <w:tcPr>
            <w:tcW w:w="1403" w:type="dxa"/>
            <w:noWrap/>
            <w:vAlign w:val="center"/>
            <w:hideMark/>
          </w:tcPr>
          <w:p w14:paraId="2E11EC83" w14:textId="3863C557" w:rsidR="00050678" w:rsidRPr="002D2D7F" w:rsidRDefault="00050678" w:rsidP="00FB53E0">
            <w:pPr>
              <w:pStyle w:val="TableTitle"/>
            </w:pPr>
            <w:r w:rsidRPr="002D2D7F">
              <w:t>Unit</w:t>
            </w:r>
            <w:r w:rsidR="00806505">
              <w:t xml:space="preserve"> </w:t>
            </w:r>
            <w:r w:rsidRPr="002D2D7F">
              <w:t>/</w:t>
            </w:r>
            <w:r w:rsidR="00806505">
              <w:t xml:space="preserve"> </w:t>
            </w:r>
            <w:r w:rsidRPr="002D2D7F">
              <w:t>Scope</w:t>
            </w:r>
          </w:p>
        </w:tc>
        <w:tc>
          <w:tcPr>
            <w:tcW w:w="1007" w:type="dxa"/>
            <w:noWrap/>
            <w:vAlign w:val="center"/>
            <w:hideMark/>
          </w:tcPr>
          <w:p w14:paraId="00AB175D" w14:textId="669673B1" w:rsidR="00050678" w:rsidRPr="002D2D7F" w:rsidRDefault="00050678" w:rsidP="00FB53E0">
            <w:pPr>
              <w:pStyle w:val="TableTitle"/>
            </w:pPr>
            <w:r w:rsidRPr="002D2D7F">
              <w:t>Healthy</w:t>
            </w:r>
            <w:r w:rsidR="00806505">
              <w:t xml:space="preserve"> </w:t>
            </w:r>
            <w:r w:rsidRPr="002D2D7F">
              <w:t>Range</w:t>
            </w:r>
          </w:p>
        </w:tc>
        <w:tc>
          <w:tcPr>
            <w:tcW w:w="1281" w:type="dxa"/>
            <w:noWrap/>
            <w:vAlign w:val="center"/>
            <w:hideMark/>
          </w:tcPr>
          <w:p w14:paraId="3EABFFFC" w14:textId="34E14C61" w:rsidR="00050678" w:rsidRPr="002D2D7F" w:rsidRDefault="00050678" w:rsidP="00FB53E0">
            <w:pPr>
              <w:pStyle w:val="TableTitle"/>
            </w:pPr>
            <w:r w:rsidRPr="002D2D7F">
              <w:t>Warning</w:t>
            </w:r>
            <w:r w:rsidR="00806505">
              <w:t xml:space="preserve"> </w:t>
            </w:r>
            <w:r w:rsidRPr="002D2D7F">
              <w:t>Threshold</w:t>
            </w:r>
          </w:p>
        </w:tc>
        <w:tc>
          <w:tcPr>
            <w:tcW w:w="1659" w:type="dxa"/>
            <w:noWrap/>
            <w:vAlign w:val="center"/>
            <w:hideMark/>
          </w:tcPr>
          <w:p w14:paraId="67883F09" w14:textId="423C017A" w:rsidR="00050678" w:rsidRPr="002D2D7F" w:rsidRDefault="00050678" w:rsidP="00FB53E0">
            <w:pPr>
              <w:pStyle w:val="TableTitle"/>
            </w:pPr>
            <w:r w:rsidRPr="002D2D7F">
              <w:t>Critical</w:t>
            </w:r>
            <w:r w:rsidR="00806505">
              <w:t xml:space="preserve"> </w:t>
            </w:r>
            <w:r w:rsidRPr="002D2D7F">
              <w:t>Threshold</w:t>
            </w:r>
          </w:p>
        </w:tc>
        <w:tc>
          <w:tcPr>
            <w:tcW w:w="2701" w:type="dxa"/>
            <w:noWrap/>
            <w:vAlign w:val="center"/>
            <w:hideMark/>
          </w:tcPr>
          <w:p w14:paraId="70E7356D" w14:textId="17A6DD7B" w:rsidR="00050678" w:rsidRPr="002D2D7F" w:rsidRDefault="00050678" w:rsidP="00FB53E0">
            <w:pPr>
              <w:pStyle w:val="TableTitle"/>
            </w:pPr>
            <w:r w:rsidRPr="002D2D7F">
              <w:t>Notes</w:t>
            </w:r>
            <w:r w:rsidR="00806505">
              <w:t xml:space="preserve"> </w:t>
            </w:r>
            <w:r w:rsidRPr="002D2D7F">
              <w:t>/</w:t>
            </w:r>
            <w:r w:rsidR="00806505">
              <w:t xml:space="preserve"> </w:t>
            </w:r>
            <w:r w:rsidRPr="002D2D7F">
              <w:t>Success</w:t>
            </w:r>
            <w:r w:rsidR="00806505">
              <w:t xml:space="preserve"> </w:t>
            </w:r>
            <w:r w:rsidRPr="002D2D7F">
              <w:t>Criteria</w:t>
            </w:r>
          </w:p>
        </w:tc>
      </w:tr>
      <w:tr w:rsidR="008F18DC" w:rsidRPr="00050678" w14:paraId="5D830DF6" w14:textId="77777777" w:rsidTr="003E31E5">
        <w:tc>
          <w:tcPr>
            <w:tcW w:w="699" w:type="dxa"/>
            <w:vMerge w:val="restart"/>
            <w:textDirection w:val="btLr"/>
            <w:vAlign w:val="center"/>
            <w:hideMark/>
          </w:tcPr>
          <w:p w14:paraId="48039968" w14:textId="778B85D5" w:rsidR="00E8220B" w:rsidRDefault="00050678" w:rsidP="00FB53E0">
            <w:pPr>
              <w:pStyle w:val="TableTitle"/>
              <w:rPr>
                <w:rFonts w:ascii="Arial" w:hAnsi="Arial" w:cs="Arial"/>
              </w:rPr>
            </w:pPr>
            <w:r w:rsidRPr="002D2D7F">
              <w:t>Telemetry</w:t>
            </w:r>
            <w:r w:rsidR="00806505">
              <w:rPr>
                <w:rFonts w:ascii="Arial" w:hAnsi="Arial" w:cs="Arial"/>
              </w:rPr>
              <w:t xml:space="preserve"> </w:t>
            </w:r>
          </w:p>
          <w:p w14:paraId="30747B28" w14:textId="075AF8B3" w:rsidR="00050678" w:rsidRPr="002D2D7F" w:rsidRDefault="00050678" w:rsidP="00FB53E0">
            <w:pPr>
              <w:pStyle w:val="TableTitle"/>
            </w:pPr>
            <w:r w:rsidRPr="002D2D7F">
              <w:t>Infrastructure</w:t>
            </w:r>
          </w:p>
        </w:tc>
        <w:tc>
          <w:tcPr>
            <w:tcW w:w="1706" w:type="dxa"/>
            <w:vAlign w:val="center"/>
            <w:hideMark/>
          </w:tcPr>
          <w:p w14:paraId="7FA57EFA" w14:textId="3AEB364B" w:rsidR="00050678" w:rsidRPr="002D2D7F" w:rsidRDefault="00050678" w:rsidP="00FB53E0">
            <w:pPr>
              <w:pStyle w:val="TableBody"/>
            </w:pPr>
            <w:r w:rsidRPr="002D2D7F">
              <w:t>Deploy</w:t>
            </w:r>
            <w:r w:rsidR="00806505">
              <w:rPr>
                <w:rFonts w:ascii="Arial" w:hAnsi="Arial" w:cs="Arial"/>
              </w:rPr>
              <w:t xml:space="preserve"> </w:t>
            </w:r>
            <w:r w:rsidRPr="002D2D7F">
              <w:t>OpenTelemetry</w:t>
            </w:r>
            <w:r w:rsidR="00806505">
              <w:rPr>
                <w:rFonts w:ascii="Arial" w:hAnsi="Arial" w:cs="Arial"/>
              </w:rPr>
              <w:t xml:space="preserve"> </w:t>
            </w:r>
            <w:r w:rsidRPr="002D2D7F">
              <w:t>Collectors</w:t>
            </w:r>
          </w:p>
        </w:tc>
        <w:tc>
          <w:tcPr>
            <w:tcW w:w="1403" w:type="dxa"/>
            <w:vAlign w:val="center"/>
            <w:hideMark/>
          </w:tcPr>
          <w:p w14:paraId="0B0527AC" w14:textId="2DEE94D9" w:rsidR="00050678" w:rsidRPr="002D2D7F" w:rsidRDefault="00050678" w:rsidP="00FB53E0">
            <w:pPr>
              <w:pStyle w:val="TableBody"/>
            </w:pPr>
            <w:r w:rsidRPr="002D2D7F">
              <w:t>Deployment</w:t>
            </w:r>
            <w:r w:rsidR="00806505">
              <w:t xml:space="preserve"> </w:t>
            </w:r>
            <w:r w:rsidRPr="002D2D7F">
              <w:t>success</w:t>
            </w:r>
            <w:r w:rsidR="00806505">
              <w:t xml:space="preserve"> </w:t>
            </w:r>
            <w:r w:rsidRPr="002D2D7F">
              <w:t>%</w:t>
            </w:r>
            <w:r w:rsidR="00806505">
              <w:t xml:space="preserve"> </w:t>
            </w:r>
            <w:r w:rsidRPr="002D2D7F">
              <w:t>across</w:t>
            </w:r>
            <w:r w:rsidR="00806505">
              <w:t xml:space="preserve"> </w:t>
            </w:r>
            <w:r w:rsidRPr="002D2D7F">
              <w:t>environments</w:t>
            </w:r>
          </w:p>
        </w:tc>
        <w:tc>
          <w:tcPr>
            <w:tcW w:w="1007" w:type="dxa"/>
            <w:vAlign w:val="center"/>
            <w:hideMark/>
          </w:tcPr>
          <w:p w14:paraId="5FCFA5DC" w14:textId="34D10719" w:rsidR="00050678" w:rsidRPr="002D2D7F" w:rsidRDefault="00050678" w:rsidP="00FB53E0">
            <w:pPr>
              <w:pStyle w:val="TableBody"/>
            </w:pPr>
            <w:r w:rsidRPr="002D2D7F">
              <w:t>100</w:t>
            </w:r>
            <w:r w:rsidR="00806505">
              <w:rPr>
                <w:rFonts w:ascii="Arial" w:hAnsi="Arial" w:cs="Arial"/>
              </w:rPr>
              <w:t xml:space="preserve"> </w:t>
            </w:r>
            <w:r w:rsidRPr="002D2D7F">
              <w:t>%</w:t>
            </w:r>
          </w:p>
        </w:tc>
        <w:tc>
          <w:tcPr>
            <w:tcW w:w="1281" w:type="dxa"/>
            <w:vAlign w:val="center"/>
            <w:hideMark/>
          </w:tcPr>
          <w:p w14:paraId="3C1AC17D" w14:textId="025730AC" w:rsidR="00050678" w:rsidRPr="002D2D7F" w:rsidRDefault="00050678" w:rsidP="00FB53E0">
            <w:pPr>
              <w:pStyle w:val="TableBody"/>
            </w:pPr>
            <w:r w:rsidRPr="002D2D7F">
              <w:t>&lt;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for</w:t>
            </w:r>
            <w:r w:rsidR="00806505">
              <w:t xml:space="preserve"> </w:t>
            </w:r>
            <w:r w:rsidRPr="002D2D7F">
              <w:t>one</w:t>
            </w:r>
            <w:r w:rsidR="00806505">
              <w:t xml:space="preserve"> </w:t>
            </w:r>
            <w:r w:rsidRPr="002D2D7F">
              <w:t>environment</w:t>
            </w:r>
          </w:p>
        </w:tc>
        <w:tc>
          <w:tcPr>
            <w:tcW w:w="1659" w:type="dxa"/>
            <w:vAlign w:val="center"/>
            <w:hideMark/>
          </w:tcPr>
          <w:p w14:paraId="697DA6B5" w14:textId="2EBB0394" w:rsidR="00050678" w:rsidRPr="002D2D7F" w:rsidRDefault="00050678" w:rsidP="00FB53E0">
            <w:pPr>
              <w:pStyle w:val="TableBody"/>
            </w:pPr>
            <w:r w:rsidRPr="002D2D7F">
              <w:t>&lt;</w:t>
            </w:r>
            <w:r w:rsidR="00806505">
              <w:rPr>
                <w:rFonts w:ascii="Arial" w:hAnsi="Arial" w:cs="Arial"/>
              </w:rPr>
              <w:t xml:space="preserve"> </w:t>
            </w:r>
            <w:r w:rsidRPr="002D2D7F">
              <w:t>95</w:t>
            </w:r>
            <w:r w:rsidR="00806505">
              <w:rPr>
                <w:rFonts w:ascii="Arial" w:hAnsi="Arial" w:cs="Arial"/>
              </w:rPr>
              <w:t xml:space="preserve"> </w:t>
            </w:r>
            <w:r w:rsidRPr="002D2D7F">
              <w:t>%</w:t>
            </w:r>
            <w:r w:rsidR="00806505">
              <w:t xml:space="preserve"> </w:t>
            </w:r>
            <w:r w:rsidRPr="002D2D7F">
              <w:t>or</w:t>
            </w:r>
            <w:r w:rsidR="00806505">
              <w:t xml:space="preserve"> </w:t>
            </w:r>
            <w:r w:rsidRPr="002D2D7F">
              <w:t>repeated</w:t>
            </w:r>
            <w:r w:rsidR="00806505">
              <w:t xml:space="preserve"> </w:t>
            </w:r>
            <w:r w:rsidRPr="002D2D7F">
              <w:t>deployment</w:t>
            </w:r>
            <w:r w:rsidR="00806505">
              <w:t xml:space="preserve"> </w:t>
            </w:r>
            <w:r w:rsidRPr="002D2D7F">
              <w:t>failures</w:t>
            </w:r>
          </w:p>
        </w:tc>
        <w:tc>
          <w:tcPr>
            <w:tcW w:w="2701" w:type="dxa"/>
            <w:vAlign w:val="center"/>
            <w:hideMark/>
          </w:tcPr>
          <w:p w14:paraId="147166D7" w14:textId="3B6DCA42" w:rsidR="00050678" w:rsidRPr="002D2D7F" w:rsidRDefault="00050678" w:rsidP="00FB53E0">
            <w:pPr>
              <w:pStyle w:val="TableBody"/>
            </w:pPr>
            <w:r w:rsidRPr="002D2D7F">
              <w:t>Collectors</w:t>
            </w:r>
            <w:r w:rsidR="00806505">
              <w:t xml:space="preserve"> </w:t>
            </w:r>
            <w:r w:rsidRPr="002D2D7F">
              <w:t>should</w:t>
            </w:r>
            <w:r w:rsidR="00806505">
              <w:t xml:space="preserve"> </w:t>
            </w:r>
            <w:r w:rsidRPr="002D2D7F">
              <w:t>deploy</w:t>
            </w:r>
            <w:r w:rsidR="00806505">
              <w:t xml:space="preserve"> </w:t>
            </w:r>
            <w:r w:rsidRPr="002D2D7F">
              <w:t>reliably;</w:t>
            </w:r>
            <w:r w:rsidR="00806505">
              <w:t xml:space="preserve"> </w:t>
            </w:r>
            <w:r w:rsidRPr="002D2D7F">
              <w:t>target</w:t>
            </w:r>
            <w:r w:rsidR="00806505">
              <w:rPr>
                <w:rFonts w:ascii="Arial" w:hAnsi="Arial" w:cs="Arial"/>
              </w:rPr>
              <w:t xml:space="preserve"> </w:t>
            </w:r>
            <w:r w:rsidRPr="002D2D7F">
              <w:rPr>
                <w:rFonts w:cs="Aptos"/>
              </w:rPr>
              <w: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success</w:t>
            </w:r>
            <w:r w:rsidR="00806505">
              <w:t xml:space="preserve"> </w:t>
            </w:r>
            <w:r w:rsidRPr="002D2D7F">
              <w:t>rate.</w:t>
            </w:r>
            <w:r w:rsidR="00806505">
              <w:t xml:space="preserve"> </w:t>
            </w:r>
            <w:r w:rsidRPr="002D2D7F">
              <w:t>Failures</w:t>
            </w:r>
            <w:r w:rsidR="00806505">
              <w:t xml:space="preserve"> </w:t>
            </w:r>
            <w:r w:rsidRPr="002D2D7F">
              <w:t>imply</w:t>
            </w:r>
            <w:r w:rsidR="00806505">
              <w:t xml:space="preserve"> </w:t>
            </w:r>
            <w:r w:rsidRPr="002D2D7F">
              <w:t>IaC</w:t>
            </w:r>
            <w:r w:rsidR="00806505">
              <w:t xml:space="preserve"> </w:t>
            </w:r>
            <w:r w:rsidRPr="002D2D7F">
              <w:t>drift</w:t>
            </w:r>
            <w:r w:rsidR="00806505">
              <w:t xml:space="preserve"> </w:t>
            </w:r>
            <w:r w:rsidRPr="002D2D7F">
              <w:t>or</w:t>
            </w:r>
            <w:r w:rsidR="00806505">
              <w:t xml:space="preserve"> </w:t>
            </w:r>
            <w:r w:rsidRPr="002D2D7F">
              <w:t>config</w:t>
            </w:r>
            <w:r w:rsidR="00806505">
              <w:t xml:space="preserve"> </w:t>
            </w:r>
            <w:r w:rsidRPr="002D2D7F">
              <w:t>errors.</w:t>
            </w:r>
          </w:p>
        </w:tc>
      </w:tr>
      <w:tr w:rsidR="008F18DC" w:rsidRPr="00050678" w14:paraId="72809C23" w14:textId="77777777" w:rsidTr="003E31E5">
        <w:tc>
          <w:tcPr>
            <w:tcW w:w="699" w:type="dxa"/>
            <w:vMerge/>
            <w:vAlign w:val="center"/>
            <w:hideMark/>
          </w:tcPr>
          <w:p w14:paraId="07BB77A1" w14:textId="77777777" w:rsidR="00050678" w:rsidRPr="002D2D7F" w:rsidRDefault="00050678" w:rsidP="00FB53E0">
            <w:pPr>
              <w:pStyle w:val="TableTitle"/>
            </w:pPr>
          </w:p>
        </w:tc>
        <w:tc>
          <w:tcPr>
            <w:tcW w:w="1706" w:type="dxa"/>
            <w:vAlign w:val="center"/>
            <w:hideMark/>
          </w:tcPr>
          <w:p w14:paraId="3DE9061F" w14:textId="7DF507E9" w:rsidR="00050678" w:rsidRPr="002D2D7F" w:rsidRDefault="00050678" w:rsidP="00FB53E0">
            <w:pPr>
              <w:pStyle w:val="TableBody"/>
            </w:pPr>
            <w:r w:rsidRPr="002D2D7F">
              <w:t>Configure</w:t>
            </w:r>
            <w:r w:rsidR="00806505">
              <w:rPr>
                <w:rFonts w:ascii="Arial" w:hAnsi="Arial" w:cs="Arial"/>
              </w:rPr>
              <w:t xml:space="preserve"> </w:t>
            </w:r>
            <w:r w:rsidRPr="002D2D7F">
              <w:t>Exporters</w:t>
            </w:r>
          </w:p>
        </w:tc>
        <w:tc>
          <w:tcPr>
            <w:tcW w:w="1403" w:type="dxa"/>
            <w:vAlign w:val="center"/>
            <w:hideMark/>
          </w:tcPr>
          <w:p w14:paraId="2F9CBAAA" w14:textId="3BBA6A82" w:rsidR="00050678" w:rsidRPr="002D2D7F" w:rsidRDefault="00050678" w:rsidP="00FB53E0">
            <w:pPr>
              <w:pStyle w:val="TableBody"/>
            </w:pPr>
            <w:r w:rsidRPr="002D2D7F">
              <w:t>Valid</w:t>
            </w:r>
            <w:r w:rsidR="00806505">
              <w:t xml:space="preserve"> </w:t>
            </w:r>
            <w:r w:rsidRPr="002D2D7F">
              <w:t>exporter</w:t>
            </w:r>
            <w:r w:rsidR="00806505">
              <w:t xml:space="preserve"> </w:t>
            </w:r>
            <w:r w:rsidRPr="002D2D7F">
              <w:t>configuration</w:t>
            </w:r>
            <w:r w:rsidR="00806505">
              <w:t xml:space="preserve"> </w:t>
            </w:r>
            <w:r w:rsidRPr="002D2D7F">
              <w:t>success</w:t>
            </w:r>
            <w:r w:rsidR="00806505">
              <w:t xml:space="preserve"> </w:t>
            </w:r>
            <w:r w:rsidRPr="002D2D7F">
              <w:t>rate</w:t>
            </w:r>
          </w:p>
        </w:tc>
        <w:tc>
          <w:tcPr>
            <w:tcW w:w="1007" w:type="dxa"/>
            <w:vAlign w:val="center"/>
            <w:hideMark/>
          </w:tcPr>
          <w:p w14:paraId="2AB1D8B6" w14:textId="5DF759C0" w:rsidR="00050678" w:rsidRPr="002D2D7F" w:rsidRDefault="00050678" w:rsidP="00FB53E0">
            <w:pPr>
              <w:pStyle w:val="TableBody"/>
            </w:pPr>
            <w:r w:rsidRPr="002D2D7F">
              <w:t>≥</w:t>
            </w:r>
            <w:r w:rsidR="00806505">
              <w:rPr>
                <w:rFonts w:ascii="Arial" w:hAnsi="Arial" w:cs="Arial"/>
              </w:rPr>
              <w:t xml:space="preserve"> </w:t>
            </w:r>
            <w:r w:rsidRPr="002D2D7F">
              <w:t>99</w:t>
            </w:r>
            <w:r w:rsidR="00806505">
              <w:rPr>
                <w:rFonts w:ascii="Arial" w:hAnsi="Arial" w:cs="Arial"/>
              </w:rPr>
              <w:t xml:space="preserve"> </w:t>
            </w:r>
            <w:r w:rsidRPr="002D2D7F">
              <w:t>%</w:t>
            </w:r>
          </w:p>
        </w:tc>
        <w:tc>
          <w:tcPr>
            <w:tcW w:w="1281" w:type="dxa"/>
            <w:vAlign w:val="center"/>
            <w:hideMark/>
          </w:tcPr>
          <w:p w14:paraId="03D38680" w14:textId="412BC76B" w:rsidR="00050678" w:rsidRPr="002D2D7F" w:rsidRDefault="00050678" w:rsidP="00FB53E0">
            <w:pPr>
              <w:pStyle w:val="TableBody"/>
            </w:pPr>
            <w:r w:rsidRPr="002D2D7F">
              <w:t>97</w:t>
            </w:r>
            <w:r w:rsidR="00806505">
              <w:rPr>
                <w:rFonts w:ascii="Arial" w:hAnsi="Arial" w:cs="Arial"/>
              </w:rPr>
              <w:t xml:space="preserve"> </w:t>
            </w:r>
            <w:r w:rsidRPr="002D2D7F">
              <w:rPr>
                <w:rFonts w:cs="Aptos"/>
              </w:rPr>
              <w:t>–</w:t>
            </w:r>
            <w:r w:rsidR="00806505">
              <w:rPr>
                <w:rFonts w:ascii="Arial" w:hAnsi="Arial" w:cs="Arial"/>
              </w:rPr>
              <w:t xml:space="preserve"> </w:t>
            </w:r>
            <w:r w:rsidRPr="002D2D7F">
              <w:t>99</w:t>
            </w:r>
            <w:r w:rsidR="00806505">
              <w:rPr>
                <w:rFonts w:ascii="Arial" w:hAnsi="Arial" w:cs="Arial"/>
              </w:rPr>
              <w:t xml:space="preserve"> </w:t>
            </w:r>
            <w:r w:rsidRPr="002D2D7F">
              <w:t>%</w:t>
            </w:r>
            <w:r w:rsidR="00806505">
              <w:t xml:space="preserve"> </w:t>
            </w:r>
            <w:r w:rsidRPr="002D2D7F">
              <w:t>sustained</w:t>
            </w:r>
          </w:p>
        </w:tc>
        <w:tc>
          <w:tcPr>
            <w:tcW w:w="1659" w:type="dxa"/>
            <w:vAlign w:val="center"/>
            <w:hideMark/>
          </w:tcPr>
          <w:p w14:paraId="64DBA1CF" w14:textId="4B560910" w:rsidR="00050678" w:rsidRPr="002D2D7F" w:rsidRDefault="00050678" w:rsidP="00FB53E0">
            <w:pPr>
              <w:pStyle w:val="TableBody"/>
            </w:pPr>
            <w:r w:rsidRPr="002D2D7F">
              <w:t>&lt;</w:t>
            </w:r>
            <w:r w:rsidR="00806505">
              <w:rPr>
                <w:rFonts w:ascii="Arial" w:hAnsi="Arial" w:cs="Arial"/>
              </w:rPr>
              <w:t xml:space="preserve"> </w:t>
            </w:r>
            <w:r w:rsidRPr="002D2D7F">
              <w:t>97</w:t>
            </w:r>
            <w:r w:rsidR="00806505">
              <w:rPr>
                <w:rFonts w:ascii="Arial" w:hAnsi="Arial" w:cs="Arial"/>
              </w:rPr>
              <w:t xml:space="preserve"> </w:t>
            </w:r>
            <w:r w:rsidRPr="002D2D7F">
              <w:t>%</w:t>
            </w:r>
            <w:r w:rsidR="00806505">
              <w:t xml:space="preserve"> </w:t>
            </w:r>
            <w:r w:rsidRPr="002D2D7F">
              <w:t>sustained</w:t>
            </w:r>
            <w:r w:rsidR="00806505">
              <w:t xml:space="preserve"> </w:t>
            </w:r>
            <w:r w:rsidRPr="002D2D7F">
              <w:t>or</w:t>
            </w:r>
            <w:r w:rsidR="00806505">
              <w:t xml:space="preserve"> </w:t>
            </w:r>
            <w:r w:rsidRPr="002D2D7F">
              <w:t>repeated</w:t>
            </w:r>
            <w:r w:rsidR="00806505">
              <w:t xml:space="preserve"> </w:t>
            </w:r>
            <w:r w:rsidRPr="002D2D7F">
              <w:t>misconfigurations</w:t>
            </w:r>
          </w:p>
        </w:tc>
        <w:tc>
          <w:tcPr>
            <w:tcW w:w="2701" w:type="dxa"/>
            <w:vAlign w:val="center"/>
            <w:hideMark/>
          </w:tcPr>
          <w:p w14:paraId="58DB5CB6" w14:textId="36FBACBD" w:rsidR="00050678" w:rsidRPr="002D2D7F" w:rsidRDefault="00050678" w:rsidP="00FB53E0">
            <w:pPr>
              <w:pStyle w:val="TableBody"/>
            </w:pPr>
            <w:r w:rsidRPr="002D2D7F">
              <w:t>Misconfigured</w:t>
            </w:r>
            <w:r w:rsidR="00806505">
              <w:t xml:space="preserve"> </w:t>
            </w:r>
            <w:r w:rsidRPr="002D2D7F">
              <w:t>exporters</w:t>
            </w:r>
            <w:r w:rsidR="00806505">
              <w:t xml:space="preserve"> </w:t>
            </w:r>
            <w:r w:rsidRPr="002D2D7F">
              <w:t>cause</w:t>
            </w:r>
            <w:r w:rsidR="00806505">
              <w:t xml:space="preserve"> </w:t>
            </w:r>
            <w:r w:rsidRPr="002D2D7F">
              <w:t>data</w:t>
            </w:r>
            <w:r w:rsidR="00806505">
              <w:t xml:space="preserve"> </w:t>
            </w:r>
            <w:r w:rsidRPr="002D2D7F">
              <w:t>gaps.</w:t>
            </w:r>
            <w:r w:rsidR="00806505">
              <w:t xml:space="preserve"> </w:t>
            </w:r>
            <w:r w:rsidRPr="002D2D7F">
              <w:t>Verify</w:t>
            </w:r>
            <w:r w:rsidR="00806505">
              <w:t xml:space="preserve"> </w:t>
            </w:r>
            <w:r w:rsidRPr="002D2D7F">
              <w:t>output</w:t>
            </w:r>
            <w:r w:rsidR="00806505">
              <w:t xml:space="preserve"> </w:t>
            </w:r>
            <w:r w:rsidRPr="002D2D7F">
              <w:t>endpoints</w:t>
            </w:r>
            <w:r w:rsidR="00806505">
              <w:t xml:space="preserve"> </w:t>
            </w:r>
            <w:r w:rsidRPr="002D2D7F">
              <w:t>per</w:t>
            </w:r>
            <w:r w:rsidR="00806505">
              <w:t xml:space="preserve"> </w:t>
            </w:r>
            <w:r w:rsidRPr="002D2D7F">
              <w:t>pipeline.</w:t>
            </w:r>
          </w:p>
        </w:tc>
      </w:tr>
      <w:tr w:rsidR="008F18DC" w:rsidRPr="00050678" w14:paraId="3EB1E626" w14:textId="77777777" w:rsidTr="003E31E5">
        <w:tc>
          <w:tcPr>
            <w:tcW w:w="699" w:type="dxa"/>
            <w:vMerge/>
            <w:vAlign w:val="center"/>
            <w:hideMark/>
          </w:tcPr>
          <w:p w14:paraId="4AF2EBBE" w14:textId="77777777" w:rsidR="00050678" w:rsidRPr="002D2D7F" w:rsidRDefault="00050678" w:rsidP="00FB53E0">
            <w:pPr>
              <w:pStyle w:val="TableTitle"/>
            </w:pPr>
          </w:p>
        </w:tc>
        <w:tc>
          <w:tcPr>
            <w:tcW w:w="1706" w:type="dxa"/>
            <w:vAlign w:val="center"/>
            <w:hideMark/>
          </w:tcPr>
          <w:p w14:paraId="644AA9C5" w14:textId="686255D3" w:rsidR="00050678" w:rsidRPr="002D2D7F" w:rsidRDefault="00050678" w:rsidP="00FB53E0">
            <w:pPr>
              <w:pStyle w:val="TableBody"/>
            </w:pPr>
            <w:r w:rsidRPr="002D2D7F">
              <w:rPr>
                <w:b/>
                <w:bCs/>
              </w:rPr>
              <w:t>Deploy</w:t>
            </w:r>
            <w:r w:rsidR="00806505">
              <w:rPr>
                <w:rFonts w:ascii="Arial" w:hAnsi="Arial" w:cs="Arial"/>
                <w:b/>
                <w:bCs/>
              </w:rPr>
              <w:t xml:space="preserve"> </w:t>
            </w:r>
            <w:r w:rsidRPr="002D2D7F">
              <w:rPr>
                <w:b/>
                <w:bCs/>
              </w:rPr>
              <w:t>Observability</w:t>
            </w:r>
            <w:r w:rsidR="00806505">
              <w:rPr>
                <w:rFonts w:ascii="Arial" w:hAnsi="Arial" w:cs="Arial"/>
                <w:b/>
                <w:bCs/>
              </w:rPr>
              <w:t xml:space="preserve"> </w:t>
            </w:r>
            <w:r w:rsidRPr="002D2D7F">
              <w:rPr>
                <w:b/>
                <w:bCs/>
              </w:rPr>
              <w:t>Stack</w:t>
            </w:r>
            <w:r w:rsidR="00806505">
              <w:t xml:space="preserve"> </w:t>
            </w:r>
            <w:r w:rsidRPr="002D2D7F">
              <w:t>(Prometheus</w:t>
            </w:r>
            <w:r w:rsidR="00806505">
              <w:t xml:space="preserve"> </w:t>
            </w:r>
            <w:r w:rsidRPr="002D2D7F">
              <w:t>/</w:t>
            </w:r>
            <w:r w:rsidR="00806505">
              <w:t xml:space="preserve"> </w:t>
            </w:r>
            <w:r w:rsidRPr="002D2D7F">
              <w:t>Grafana</w:t>
            </w:r>
            <w:r w:rsidR="00806505">
              <w:t xml:space="preserve"> </w:t>
            </w:r>
            <w:r w:rsidRPr="002D2D7F">
              <w:t>/</w:t>
            </w:r>
            <w:r w:rsidR="00806505">
              <w:t xml:space="preserve"> </w:t>
            </w:r>
            <w:r w:rsidRPr="002D2D7F">
              <w:t>Tempo</w:t>
            </w:r>
            <w:r w:rsidR="00806505">
              <w:t xml:space="preserve"> </w:t>
            </w:r>
            <w:r w:rsidRPr="002D2D7F">
              <w:t>/</w:t>
            </w:r>
            <w:r w:rsidR="00806505">
              <w:t xml:space="preserve"> </w:t>
            </w:r>
            <w:r w:rsidRPr="002D2D7F">
              <w:t>Loki</w:t>
            </w:r>
            <w:r w:rsidR="00806505">
              <w:t xml:space="preserve"> </w:t>
            </w:r>
            <w:r w:rsidRPr="002D2D7F">
              <w:t>etc.)</w:t>
            </w:r>
          </w:p>
        </w:tc>
        <w:tc>
          <w:tcPr>
            <w:tcW w:w="1403" w:type="dxa"/>
            <w:vAlign w:val="center"/>
            <w:hideMark/>
          </w:tcPr>
          <w:p w14:paraId="1F5FCAED" w14:textId="127FBD28" w:rsidR="00050678" w:rsidRPr="002D2D7F" w:rsidRDefault="00050678" w:rsidP="00FB53E0">
            <w:pPr>
              <w:pStyle w:val="TableBody"/>
            </w:pPr>
            <w:r w:rsidRPr="002D2D7F">
              <w:t>End</w:t>
            </w:r>
            <w:r w:rsidRPr="002D2D7F">
              <w:noBreakHyphen/>
              <w:t>to</w:t>
            </w:r>
            <w:r w:rsidRPr="002D2D7F">
              <w:noBreakHyphen/>
              <w:t>end</w:t>
            </w:r>
            <w:r w:rsidR="00806505">
              <w:t xml:space="preserve"> </w:t>
            </w:r>
            <w:r w:rsidRPr="002D2D7F">
              <w:t>deployment</w:t>
            </w:r>
            <w:r w:rsidR="00806505">
              <w:t xml:space="preserve"> </w:t>
            </w:r>
            <w:r w:rsidRPr="002D2D7F">
              <w:t>completion</w:t>
            </w:r>
            <w:r w:rsidR="00806505">
              <w:t xml:space="preserve"> </w:t>
            </w:r>
            <w:r w:rsidRPr="002D2D7F">
              <w:t>time</w:t>
            </w:r>
          </w:p>
        </w:tc>
        <w:tc>
          <w:tcPr>
            <w:tcW w:w="1007" w:type="dxa"/>
            <w:vAlign w:val="center"/>
            <w:hideMark/>
          </w:tcPr>
          <w:p w14:paraId="38F8B034" w14:textId="12B8A3A1" w:rsidR="00050678" w:rsidRPr="002D2D7F" w:rsidRDefault="00050678" w:rsidP="00FB53E0">
            <w:pPr>
              <w:pStyle w:val="TableBody"/>
            </w:pPr>
            <w:r w:rsidRPr="002D2D7F">
              <w:t>≤</w:t>
            </w:r>
            <w:r w:rsidR="00806505">
              <w:rPr>
                <w:rFonts w:ascii="Arial" w:hAnsi="Arial" w:cs="Arial"/>
              </w:rPr>
              <w:t xml:space="preserve"> </w:t>
            </w:r>
            <w:r w:rsidRPr="002D2D7F">
              <w:t>15</w:t>
            </w:r>
            <w:r w:rsidR="00806505">
              <w:rPr>
                <w:rFonts w:ascii="Arial" w:hAnsi="Arial" w:cs="Arial"/>
              </w:rPr>
              <w:t xml:space="preserve"> </w:t>
            </w:r>
            <w:r w:rsidRPr="002D2D7F">
              <w:t>min</w:t>
            </w:r>
          </w:p>
        </w:tc>
        <w:tc>
          <w:tcPr>
            <w:tcW w:w="1281" w:type="dxa"/>
            <w:vAlign w:val="center"/>
            <w:hideMark/>
          </w:tcPr>
          <w:p w14:paraId="378C8705" w14:textId="506A1621" w:rsidR="00050678" w:rsidRPr="002D2D7F" w:rsidRDefault="00050678" w:rsidP="00FB53E0">
            <w:pPr>
              <w:pStyle w:val="TableBody"/>
            </w:pPr>
            <w:r w:rsidRPr="002D2D7F">
              <w:t>15–25</w:t>
            </w:r>
            <w:r w:rsidR="00806505">
              <w:rPr>
                <w:rFonts w:ascii="Arial" w:hAnsi="Arial" w:cs="Arial"/>
              </w:rPr>
              <w:t xml:space="preserve"> </w:t>
            </w:r>
            <w:r w:rsidRPr="002D2D7F">
              <w:t>min</w:t>
            </w:r>
          </w:p>
        </w:tc>
        <w:tc>
          <w:tcPr>
            <w:tcW w:w="1659" w:type="dxa"/>
            <w:vAlign w:val="center"/>
            <w:hideMark/>
          </w:tcPr>
          <w:p w14:paraId="25249346" w14:textId="69F1427C" w:rsidR="00050678" w:rsidRPr="002D2D7F" w:rsidRDefault="00050678" w:rsidP="00FB53E0">
            <w:pPr>
              <w:pStyle w:val="TableBody"/>
            </w:pPr>
            <w:r w:rsidRPr="002D2D7F">
              <w:t>&gt;</w:t>
            </w:r>
            <w:r w:rsidR="00806505">
              <w:rPr>
                <w:rFonts w:ascii="Arial" w:hAnsi="Arial" w:cs="Arial"/>
              </w:rPr>
              <w:t xml:space="preserve"> </w:t>
            </w:r>
            <w:r w:rsidRPr="002D2D7F">
              <w:t>25</w:t>
            </w:r>
            <w:r w:rsidR="00806505">
              <w:rPr>
                <w:rFonts w:ascii="Arial" w:hAnsi="Arial" w:cs="Arial"/>
              </w:rPr>
              <w:t xml:space="preserve"> </w:t>
            </w:r>
            <w:r w:rsidRPr="002D2D7F">
              <w:t>min</w:t>
            </w:r>
            <w:r w:rsidR="00806505">
              <w:t xml:space="preserve"> </w:t>
            </w:r>
            <w:r w:rsidRPr="002D2D7F">
              <w:t>or</w:t>
            </w:r>
            <w:r w:rsidR="00806505">
              <w:t xml:space="preserve"> </w:t>
            </w:r>
            <w:r w:rsidRPr="002D2D7F">
              <w:t>deployment</w:t>
            </w:r>
            <w:r w:rsidR="00806505">
              <w:t xml:space="preserve"> </w:t>
            </w:r>
            <w:r w:rsidRPr="002D2D7F">
              <w:t>errors</w:t>
            </w:r>
            <w:r w:rsidR="00806505">
              <w:rPr>
                <w:rFonts w:ascii="Arial" w:hAnsi="Arial" w:cs="Arial"/>
              </w:rPr>
              <w:t xml:space="preserve"> </w:t>
            </w:r>
            <w:r w:rsidRPr="002D2D7F">
              <w:t>&gt;</w:t>
            </w:r>
            <w:r w:rsidR="00806505">
              <w:rPr>
                <w:rFonts w:ascii="Arial" w:hAnsi="Arial" w:cs="Arial"/>
              </w:rPr>
              <w:t xml:space="preserve"> </w:t>
            </w:r>
            <w:r w:rsidRPr="002D2D7F">
              <w:t>1</w:t>
            </w:r>
          </w:p>
        </w:tc>
        <w:tc>
          <w:tcPr>
            <w:tcW w:w="2701" w:type="dxa"/>
            <w:vAlign w:val="center"/>
            <w:hideMark/>
          </w:tcPr>
          <w:p w14:paraId="0732B0B6" w14:textId="58DB3EA3" w:rsidR="00050678" w:rsidRPr="002D2D7F" w:rsidRDefault="00050678" w:rsidP="00FB53E0">
            <w:pPr>
              <w:pStyle w:val="TableBody"/>
            </w:pPr>
            <w:r w:rsidRPr="002D2D7F">
              <w:t>Long</w:t>
            </w:r>
            <w:r w:rsidR="00806505">
              <w:t xml:space="preserve"> </w:t>
            </w:r>
            <w:r w:rsidRPr="002D2D7F">
              <w:t>deployment</w:t>
            </w:r>
            <w:r w:rsidR="00806505">
              <w:t xml:space="preserve"> </w:t>
            </w:r>
            <w:r w:rsidRPr="002D2D7F">
              <w:t>indicates</w:t>
            </w:r>
            <w:r w:rsidR="00806505">
              <w:t xml:space="preserve"> </w:t>
            </w:r>
            <w:r w:rsidRPr="002D2D7F">
              <w:t>IaC</w:t>
            </w:r>
            <w:r w:rsidR="00806505">
              <w:t xml:space="preserve"> </w:t>
            </w:r>
            <w:r w:rsidRPr="002D2D7F">
              <w:t>inefficiency.</w:t>
            </w:r>
            <w:r w:rsidR="00806505">
              <w:t xml:space="preserve"> </w:t>
            </w:r>
            <w:r w:rsidRPr="002D2D7F">
              <w:t>Use</w:t>
            </w:r>
            <w:r w:rsidR="00806505">
              <w:t xml:space="preserve"> </w:t>
            </w:r>
            <w:r w:rsidRPr="002D2D7F">
              <w:t>automation</w:t>
            </w:r>
            <w:r w:rsidR="00806505">
              <w:t xml:space="preserve"> </w:t>
            </w:r>
            <w:r w:rsidRPr="002D2D7F">
              <w:t>or</w:t>
            </w:r>
            <w:r w:rsidR="00806505">
              <w:t xml:space="preserve"> </w:t>
            </w:r>
            <w:r w:rsidRPr="002D2D7F">
              <w:t>caching</w:t>
            </w:r>
            <w:r w:rsidR="00806505">
              <w:t xml:space="preserve"> </w:t>
            </w:r>
            <w:r w:rsidRPr="002D2D7F">
              <w:t>to</w:t>
            </w:r>
            <w:r w:rsidR="00806505">
              <w:t xml:space="preserve"> </w:t>
            </w:r>
            <w:r w:rsidRPr="002D2D7F">
              <w:t>speed</w:t>
            </w:r>
            <w:r w:rsidR="00806505">
              <w:t xml:space="preserve"> </w:t>
            </w:r>
            <w:r w:rsidRPr="002D2D7F">
              <w:t>up.</w:t>
            </w:r>
          </w:p>
        </w:tc>
      </w:tr>
      <w:tr w:rsidR="008F18DC" w:rsidRPr="00050678" w14:paraId="362DA252" w14:textId="77777777" w:rsidTr="003E31E5">
        <w:tc>
          <w:tcPr>
            <w:tcW w:w="699" w:type="dxa"/>
            <w:vMerge w:val="restart"/>
            <w:textDirection w:val="btLr"/>
            <w:vAlign w:val="center"/>
            <w:hideMark/>
          </w:tcPr>
          <w:p w14:paraId="4FFF7D3D" w14:textId="6DFEE780" w:rsidR="00E8220B" w:rsidRDefault="00050678" w:rsidP="00FB53E0">
            <w:pPr>
              <w:pStyle w:val="TableTitle"/>
              <w:rPr>
                <w:rFonts w:ascii="Arial" w:hAnsi="Arial" w:cs="Arial"/>
              </w:rPr>
            </w:pPr>
            <w:r w:rsidRPr="002D2D7F">
              <w:t>Automatic</w:t>
            </w:r>
            <w:r w:rsidR="00806505">
              <w:rPr>
                <w:rFonts w:ascii="Arial" w:hAnsi="Arial" w:cs="Arial"/>
              </w:rPr>
              <w:t xml:space="preserve"> </w:t>
            </w:r>
          </w:p>
          <w:p w14:paraId="49D703D7" w14:textId="37123171" w:rsidR="00050678" w:rsidRPr="002D2D7F" w:rsidRDefault="00050678" w:rsidP="00FB53E0">
            <w:pPr>
              <w:pStyle w:val="TableTitle"/>
            </w:pPr>
            <w:r w:rsidRPr="002D2D7F">
              <w:t>Instrumentation</w:t>
            </w:r>
          </w:p>
        </w:tc>
        <w:tc>
          <w:tcPr>
            <w:tcW w:w="1706" w:type="dxa"/>
            <w:vAlign w:val="center"/>
            <w:hideMark/>
          </w:tcPr>
          <w:p w14:paraId="58BB263F" w14:textId="4321A452" w:rsidR="00050678" w:rsidRPr="002D2D7F" w:rsidRDefault="00050678" w:rsidP="00FB53E0">
            <w:pPr>
              <w:pStyle w:val="TableBody"/>
            </w:pPr>
            <w:r w:rsidRPr="002D2D7F">
              <w:t>Inject</w:t>
            </w:r>
            <w:r w:rsidR="00806505">
              <w:rPr>
                <w:rFonts w:ascii="Arial" w:hAnsi="Arial" w:cs="Arial"/>
              </w:rPr>
              <w:t xml:space="preserve"> </w:t>
            </w:r>
            <w:r w:rsidRPr="002D2D7F">
              <w:t>OpenTelemetry</w:t>
            </w:r>
            <w:r w:rsidR="00806505">
              <w:rPr>
                <w:rFonts w:ascii="Arial" w:hAnsi="Arial" w:cs="Arial"/>
              </w:rPr>
              <w:t xml:space="preserve"> </w:t>
            </w:r>
            <w:r w:rsidRPr="002D2D7F">
              <w:t>Sidecars</w:t>
            </w:r>
            <w:r w:rsidR="00806505">
              <w:rPr>
                <w:rFonts w:ascii="Arial" w:hAnsi="Arial" w:cs="Arial"/>
              </w:rPr>
              <w:t xml:space="preserve"> </w:t>
            </w:r>
            <w:r w:rsidRPr="002D2D7F">
              <w:t>(Pods/Services)</w:t>
            </w:r>
          </w:p>
        </w:tc>
        <w:tc>
          <w:tcPr>
            <w:tcW w:w="1403" w:type="dxa"/>
            <w:vAlign w:val="center"/>
            <w:hideMark/>
          </w:tcPr>
          <w:p w14:paraId="1EB7223E" w14:textId="27592905" w:rsidR="00050678" w:rsidRPr="002D2D7F" w:rsidRDefault="00050678" w:rsidP="00FB53E0">
            <w:pPr>
              <w:pStyle w:val="TableBody"/>
            </w:pPr>
            <w:r w:rsidRPr="002D2D7F">
              <w:t>%</w:t>
            </w:r>
            <w:r w:rsidR="00806505">
              <w:t xml:space="preserve"> </w:t>
            </w:r>
            <w:r w:rsidRPr="002D2D7F">
              <w:t>of</w:t>
            </w:r>
            <w:r w:rsidR="00806505">
              <w:t xml:space="preserve"> </w:t>
            </w:r>
            <w:r w:rsidRPr="002D2D7F">
              <w:t>targeted</w:t>
            </w:r>
            <w:r w:rsidR="00806505">
              <w:t xml:space="preserve"> </w:t>
            </w:r>
            <w:r w:rsidRPr="002D2D7F">
              <w:t>workloads</w:t>
            </w:r>
            <w:r w:rsidR="00806505">
              <w:t xml:space="preserve"> </w:t>
            </w:r>
            <w:r w:rsidRPr="002D2D7F">
              <w:t>instrumented</w:t>
            </w:r>
            <w:r w:rsidR="00806505">
              <w:t xml:space="preserve"> </w:t>
            </w:r>
            <w:r w:rsidRPr="002D2D7F">
              <w:t>automatically</w:t>
            </w:r>
          </w:p>
        </w:tc>
        <w:tc>
          <w:tcPr>
            <w:tcW w:w="1007" w:type="dxa"/>
            <w:vAlign w:val="center"/>
            <w:hideMark/>
          </w:tcPr>
          <w:p w14:paraId="72A978D1" w14:textId="3AD2CDD9" w:rsidR="00050678" w:rsidRPr="002D2D7F" w:rsidRDefault="00050678" w:rsidP="00FB53E0">
            <w:pPr>
              <w:pStyle w:val="TableBody"/>
            </w:pPr>
            <w:r w:rsidRPr="002D2D7F">
              <w:t>95</w:t>
            </w:r>
            <w:r w:rsidR="00806505">
              <w:rPr>
                <w:rFonts w:ascii="Arial" w:hAnsi="Arial" w:cs="Arial"/>
              </w:rPr>
              <w:t xml:space="preserve"> </w:t>
            </w:r>
            <w:r w:rsidRPr="002D2D7F">
              <w:rPr>
                <w:rFonts w:cs="Aptos"/>
              </w:rPr>
              <w:t>–</w:t>
            </w:r>
            <w:r w:rsidR="00806505">
              <w:rPr>
                <w:rFonts w:ascii="Arial" w:hAnsi="Arial" w:cs="Arial"/>
              </w:rPr>
              <w:t xml:space="preserve"> </w:t>
            </w:r>
            <w:r w:rsidRPr="002D2D7F">
              <w:t>100</w:t>
            </w:r>
            <w:r w:rsidR="00806505">
              <w:rPr>
                <w:rFonts w:ascii="Arial" w:hAnsi="Arial" w:cs="Arial"/>
              </w:rPr>
              <w:t xml:space="preserve"> </w:t>
            </w:r>
            <w:r w:rsidRPr="002D2D7F">
              <w:t>%</w:t>
            </w:r>
          </w:p>
        </w:tc>
        <w:tc>
          <w:tcPr>
            <w:tcW w:w="1281" w:type="dxa"/>
            <w:vAlign w:val="center"/>
            <w:hideMark/>
          </w:tcPr>
          <w:p w14:paraId="6A8CD106" w14:textId="52C4725D" w:rsidR="00050678" w:rsidRPr="002D2D7F" w:rsidRDefault="00050678" w:rsidP="00FB53E0">
            <w:pPr>
              <w:pStyle w:val="TableBody"/>
            </w:pPr>
            <w:r w:rsidRPr="002D2D7F">
              <w:t>85</w:t>
            </w:r>
            <w:r w:rsidR="00806505">
              <w:rPr>
                <w:rFonts w:ascii="Arial" w:hAnsi="Arial" w:cs="Arial"/>
              </w:rPr>
              <w:t xml:space="preserve"> </w:t>
            </w:r>
            <w:r w:rsidRPr="002D2D7F">
              <w:rPr>
                <w:rFonts w:cs="Aptos"/>
              </w:rPr>
              <w:t>–</w:t>
            </w:r>
            <w:r w:rsidR="00806505">
              <w:rPr>
                <w:rFonts w:ascii="Arial" w:hAnsi="Arial" w:cs="Arial"/>
              </w:rPr>
              <w:t xml:space="preserve"> </w:t>
            </w:r>
            <w:r w:rsidRPr="002D2D7F">
              <w:t>95</w:t>
            </w:r>
            <w:r w:rsidR="00806505">
              <w:rPr>
                <w:rFonts w:ascii="Arial" w:hAnsi="Arial" w:cs="Arial"/>
              </w:rPr>
              <w:t xml:space="preserve"> </w:t>
            </w:r>
            <w:r w:rsidRPr="002D2D7F">
              <w:t>%</w:t>
            </w:r>
            <w:r w:rsidR="00806505">
              <w:t xml:space="preserve"> </w:t>
            </w:r>
            <w:r w:rsidRPr="002D2D7F">
              <w:t>sustained</w:t>
            </w:r>
          </w:p>
        </w:tc>
        <w:tc>
          <w:tcPr>
            <w:tcW w:w="1659" w:type="dxa"/>
            <w:vAlign w:val="center"/>
            <w:hideMark/>
          </w:tcPr>
          <w:p w14:paraId="373BD0FC" w14:textId="3268B689" w:rsidR="00050678" w:rsidRPr="002D2D7F" w:rsidRDefault="00050678" w:rsidP="00FB53E0">
            <w:pPr>
              <w:pStyle w:val="TableBody"/>
            </w:pPr>
            <w:r w:rsidRPr="002D2D7F">
              <w:t>&lt;</w:t>
            </w:r>
            <w:r w:rsidR="00806505">
              <w:rPr>
                <w:rFonts w:ascii="Arial" w:hAnsi="Arial" w:cs="Arial"/>
              </w:rPr>
              <w:t xml:space="preserve"> </w:t>
            </w:r>
            <w:r w:rsidRPr="002D2D7F">
              <w:t>85</w:t>
            </w:r>
            <w:r w:rsidR="00806505">
              <w:rPr>
                <w:rFonts w:ascii="Arial" w:hAnsi="Arial" w:cs="Arial"/>
              </w:rPr>
              <w:t xml:space="preserve"> </w:t>
            </w:r>
            <w:r w:rsidRPr="002D2D7F">
              <w:t>%</w:t>
            </w:r>
            <w:r w:rsidR="00806505">
              <w:t xml:space="preserve"> </w:t>
            </w:r>
            <w:r w:rsidRPr="002D2D7F">
              <w:t>or</w:t>
            </w:r>
            <w:r w:rsidR="00806505">
              <w:t xml:space="preserve"> </w:t>
            </w:r>
            <w:r w:rsidRPr="002D2D7F">
              <w:t>error</w:t>
            </w:r>
            <w:r w:rsidR="00806505">
              <w:t xml:space="preserve"> </w:t>
            </w:r>
            <w:r w:rsidRPr="002D2D7F">
              <w:t>during</w:t>
            </w:r>
            <w:r w:rsidR="00806505">
              <w:t xml:space="preserve"> </w:t>
            </w:r>
            <w:r w:rsidRPr="002D2D7F">
              <w:t>injection</w:t>
            </w:r>
          </w:p>
        </w:tc>
        <w:tc>
          <w:tcPr>
            <w:tcW w:w="2701" w:type="dxa"/>
            <w:vAlign w:val="center"/>
            <w:hideMark/>
          </w:tcPr>
          <w:p w14:paraId="0CCD2C6A" w14:textId="65D78445" w:rsidR="00050678" w:rsidRPr="002D2D7F" w:rsidRDefault="00050678" w:rsidP="00FB53E0">
            <w:pPr>
              <w:pStyle w:val="TableBody"/>
            </w:pPr>
            <w:r w:rsidRPr="002D2D7F">
              <w:t>Sidecar</w:t>
            </w:r>
            <w:r w:rsidR="00806505">
              <w:t xml:space="preserve"> </w:t>
            </w:r>
            <w:r w:rsidRPr="002D2D7F">
              <w:t>injection</w:t>
            </w:r>
            <w:r w:rsidR="00806505">
              <w:t xml:space="preserve"> </w:t>
            </w:r>
            <w:r w:rsidRPr="002D2D7F">
              <w:t>ratio</w:t>
            </w:r>
            <w:r w:rsidR="00806505">
              <w:t xml:space="preserve"> </w:t>
            </w:r>
            <w:r w:rsidRPr="002D2D7F">
              <w:t>below</w:t>
            </w:r>
            <w:r w:rsidR="00806505">
              <w:rPr>
                <w:rFonts w:ascii="Arial" w:hAnsi="Arial" w:cs="Arial"/>
              </w:rPr>
              <w:t xml:space="preserve"> </w:t>
            </w:r>
            <w:r w:rsidRPr="002D2D7F">
              <w:t>90</w:t>
            </w:r>
            <w:r w:rsidR="00806505">
              <w:rPr>
                <w:rFonts w:ascii="Arial" w:hAnsi="Arial" w:cs="Arial"/>
              </w:rPr>
              <w:t xml:space="preserve"> </w:t>
            </w:r>
            <w:r w:rsidRPr="002D2D7F">
              <w:t>%</w:t>
            </w:r>
            <w:r w:rsidR="00806505">
              <w:t xml:space="preserve"> </w:t>
            </w:r>
            <w:r w:rsidRPr="002D2D7F">
              <w:t>means</w:t>
            </w:r>
            <w:r w:rsidR="00806505">
              <w:t xml:space="preserve"> </w:t>
            </w:r>
            <w:r w:rsidRPr="002D2D7F">
              <w:t>inconsistent</w:t>
            </w:r>
            <w:r w:rsidR="00806505">
              <w:t xml:space="preserve"> </w:t>
            </w:r>
            <w:r w:rsidRPr="002D2D7F">
              <w:t>monitoring</w:t>
            </w:r>
            <w:r w:rsidR="00806505">
              <w:t xml:space="preserve"> </w:t>
            </w:r>
            <w:r w:rsidRPr="002D2D7F">
              <w:t>coverage.</w:t>
            </w:r>
          </w:p>
        </w:tc>
      </w:tr>
      <w:tr w:rsidR="008F18DC" w:rsidRPr="00050678" w14:paraId="7AE4341C" w14:textId="77777777" w:rsidTr="003E31E5">
        <w:tc>
          <w:tcPr>
            <w:tcW w:w="699" w:type="dxa"/>
            <w:vMerge/>
            <w:vAlign w:val="center"/>
            <w:hideMark/>
          </w:tcPr>
          <w:p w14:paraId="0FB8E607" w14:textId="77777777" w:rsidR="00050678" w:rsidRPr="002D2D7F" w:rsidRDefault="00050678" w:rsidP="00FB53E0">
            <w:pPr>
              <w:pStyle w:val="TableTitle"/>
            </w:pPr>
          </w:p>
        </w:tc>
        <w:tc>
          <w:tcPr>
            <w:tcW w:w="1706" w:type="dxa"/>
            <w:vAlign w:val="center"/>
            <w:hideMark/>
          </w:tcPr>
          <w:p w14:paraId="435D63E6" w14:textId="1E683B36" w:rsidR="00050678" w:rsidRPr="002D2D7F" w:rsidRDefault="00050678" w:rsidP="00FB53E0">
            <w:pPr>
              <w:pStyle w:val="TableBody"/>
            </w:pPr>
            <w:r w:rsidRPr="002D2D7F">
              <w:t>Enable</w:t>
            </w:r>
            <w:r w:rsidR="00806505">
              <w:rPr>
                <w:rFonts w:ascii="Arial" w:hAnsi="Arial" w:cs="Arial"/>
              </w:rPr>
              <w:t xml:space="preserve"> </w:t>
            </w:r>
            <w:r w:rsidRPr="002D2D7F">
              <w:t>Service</w:t>
            </w:r>
            <w:r w:rsidR="00806505">
              <w:rPr>
                <w:rFonts w:ascii="Arial" w:hAnsi="Arial" w:cs="Arial"/>
              </w:rPr>
              <w:t xml:space="preserve"> </w:t>
            </w:r>
            <w:r w:rsidRPr="002D2D7F">
              <w:t>Mesh</w:t>
            </w:r>
            <w:r w:rsidR="00806505">
              <w:rPr>
                <w:rFonts w:ascii="Arial" w:hAnsi="Arial" w:cs="Arial"/>
              </w:rPr>
              <w:t xml:space="preserve"> </w:t>
            </w:r>
            <w:r w:rsidRPr="002D2D7F">
              <w:t>Telemetry</w:t>
            </w:r>
          </w:p>
        </w:tc>
        <w:tc>
          <w:tcPr>
            <w:tcW w:w="1403" w:type="dxa"/>
            <w:vAlign w:val="center"/>
            <w:hideMark/>
          </w:tcPr>
          <w:p w14:paraId="70CE41B9" w14:textId="014E0B61" w:rsidR="00050678" w:rsidRPr="002D2D7F" w:rsidRDefault="00050678" w:rsidP="00FB53E0">
            <w:pPr>
              <w:pStyle w:val="TableBody"/>
            </w:pPr>
            <w:r w:rsidRPr="002D2D7F">
              <w:t>%</w:t>
            </w:r>
            <w:r w:rsidR="00806505">
              <w:t xml:space="preserve"> </w:t>
            </w:r>
            <w:r w:rsidRPr="002D2D7F">
              <w:t>of</w:t>
            </w:r>
            <w:r w:rsidR="00806505">
              <w:t xml:space="preserve"> </w:t>
            </w:r>
            <w:r w:rsidRPr="002D2D7F">
              <w:t>namespaces</w:t>
            </w:r>
            <w:r w:rsidR="00806505">
              <w:t xml:space="preserve"> </w:t>
            </w:r>
            <w:r w:rsidRPr="002D2D7F">
              <w:t>successfully</w:t>
            </w:r>
            <w:r w:rsidR="00806505">
              <w:t xml:space="preserve"> </w:t>
            </w:r>
            <w:r w:rsidRPr="002D2D7F">
              <w:t>emitting</w:t>
            </w:r>
            <w:r w:rsidR="00806505">
              <w:t xml:space="preserve"> </w:t>
            </w:r>
            <w:r w:rsidRPr="002D2D7F">
              <w:t>mesh</w:t>
            </w:r>
            <w:r w:rsidR="00806505">
              <w:t xml:space="preserve"> </w:t>
            </w:r>
            <w:r w:rsidRPr="002D2D7F">
              <w:t>telemetry</w:t>
            </w:r>
          </w:p>
        </w:tc>
        <w:tc>
          <w:tcPr>
            <w:tcW w:w="1007" w:type="dxa"/>
            <w:vAlign w:val="center"/>
            <w:hideMark/>
          </w:tcPr>
          <w:p w14:paraId="33BC47E0" w14:textId="5AB651FE" w:rsidR="00050678" w:rsidRPr="002D2D7F" w:rsidRDefault="00050678" w:rsidP="00FB53E0">
            <w:pPr>
              <w:pStyle w:val="TableBody"/>
            </w:pPr>
            <w:r w:rsidRPr="002D2D7F">
              <w:t>≥</w:t>
            </w:r>
            <w:r w:rsidR="00806505">
              <w:rPr>
                <w:rFonts w:ascii="Arial" w:hAnsi="Arial" w:cs="Arial"/>
              </w:rPr>
              <w:t xml:space="preserve"> </w:t>
            </w:r>
            <w:r w:rsidRPr="002D2D7F">
              <w:t>98</w:t>
            </w:r>
            <w:r w:rsidR="00806505">
              <w:rPr>
                <w:rFonts w:ascii="Arial" w:hAnsi="Arial" w:cs="Arial"/>
              </w:rPr>
              <w:t xml:space="preserve"> </w:t>
            </w:r>
            <w:r w:rsidRPr="002D2D7F">
              <w:t>%</w:t>
            </w:r>
          </w:p>
        </w:tc>
        <w:tc>
          <w:tcPr>
            <w:tcW w:w="1281" w:type="dxa"/>
            <w:vAlign w:val="center"/>
            <w:hideMark/>
          </w:tcPr>
          <w:p w14:paraId="591E24FB" w14:textId="5FDD49BD" w:rsidR="00050678" w:rsidRPr="002D2D7F" w:rsidRDefault="00050678" w:rsidP="00FB53E0">
            <w:pPr>
              <w:pStyle w:val="TableBody"/>
            </w:pPr>
            <w:r w:rsidRPr="002D2D7F">
              <w:t>95</w:t>
            </w:r>
            <w:r w:rsidR="00806505">
              <w:rPr>
                <w:rFonts w:ascii="Arial" w:hAnsi="Arial" w:cs="Arial"/>
              </w:rPr>
              <w:t xml:space="preserve"> </w:t>
            </w:r>
            <w:r w:rsidRPr="002D2D7F">
              <w:rPr>
                <w:rFonts w:cs="Aptos"/>
              </w:rPr>
              <w:t>–</w:t>
            </w:r>
            <w:r w:rsidR="00806505">
              <w:rPr>
                <w:rFonts w:ascii="Arial" w:hAnsi="Arial" w:cs="Arial"/>
              </w:rPr>
              <w:t xml:space="preserve"> </w:t>
            </w:r>
            <w:r w:rsidRPr="002D2D7F">
              <w:t>98</w:t>
            </w:r>
            <w:r w:rsidR="00806505">
              <w:rPr>
                <w:rFonts w:ascii="Arial" w:hAnsi="Arial" w:cs="Arial"/>
              </w:rPr>
              <w:t xml:space="preserve"> </w:t>
            </w:r>
            <w:r w:rsidRPr="002D2D7F">
              <w:t>%</w:t>
            </w:r>
          </w:p>
        </w:tc>
        <w:tc>
          <w:tcPr>
            <w:tcW w:w="1659" w:type="dxa"/>
            <w:vAlign w:val="center"/>
            <w:hideMark/>
          </w:tcPr>
          <w:p w14:paraId="747D8B65" w14:textId="299BCEC4" w:rsidR="00050678" w:rsidRPr="002D2D7F" w:rsidRDefault="00050678" w:rsidP="00FB53E0">
            <w:pPr>
              <w:pStyle w:val="TableBody"/>
            </w:pPr>
            <w:r w:rsidRPr="002D2D7F">
              <w:t>&lt;</w:t>
            </w:r>
            <w:r w:rsidR="00806505">
              <w:rPr>
                <w:rFonts w:ascii="Arial" w:hAnsi="Arial" w:cs="Arial"/>
              </w:rPr>
              <w:t xml:space="preserve"> </w:t>
            </w:r>
            <w:r w:rsidRPr="002D2D7F">
              <w:t>95</w:t>
            </w:r>
            <w:r w:rsidR="00806505">
              <w:rPr>
                <w:rFonts w:ascii="Arial" w:hAnsi="Arial" w:cs="Arial"/>
              </w:rPr>
              <w:t xml:space="preserve"> </w:t>
            </w:r>
            <w:r w:rsidRPr="002D2D7F">
              <w:t>%</w:t>
            </w:r>
            <w:r w:rsidR="00806505">
              <w:t xml:space="preserve"> </w:t>
            </w:r>
            <w:r w:rsidRPr="002D2D7F">
              <w:t>or</w:t>
            </w:r>
            <w:r w:rsidR="00806505">
              <w:t xml:space="preserve"> </w:t>
            </w:r>
            <w:r w:rsidRPr="002D2D7F">
              <w:t>missing</w:t>
            </w:r>
            <w:r w:rsidR="00806505">
              <w:t xml:space="preserve"> </w:t>
            </w:r>
            <w:r w:rsidRPr="002D2D7F">
              <w:t>spans/metrics</w:t>
            </w:r>
            <w:r w:rsidR="00806505">
              <w:t xml:space="preserve"> </w:t>
            </w:r>
            <w:r w:rsidRPr="002D2D7F">
              <w:t>in</w:t>
            </w:r>
            <w:r w:rsidR="00806505">
              <w:t xml:space="preserve"> </w:t>
            </w:r>
            <w:r w:rsidRPr="002D2D7F">
              <w:t>mesh</w:t>
            </w:r>
            <w:r w:rsidR="00806505">
              <w:t xml:space="preserve"> </w:t>
            </w:r>
            <w:r w:rsidRPr="002D2D7F">
              <w:t>layer</w:t>
            </w:r>
          </w:p>
        </w:tc>
        <w:tc>
          <w:tcPr>
            <w:tcW w:w="2701" w:type="dxa"/>
            <w:vAlign w:val="center"/>
            <w:hideMark/>
          </w:tcPr>
          <w:p w14:paraId="0F599635" w14:textId="2A9B6512" w:rsidR="00050678" w:rsidRPr="002D2D7F" w:rsidRDefault="00050678" w:rsidP="00FB53E0">
            <w:pPr>
              <w:pStyle w:val="TableBody"/>
            </w:pPr>
            <w:r w:rsidRPr="002D2D7F">
              <w:t>Ensures</w:t>
            </w:r>
            <w:r w:rsidR="00806505">
              <w:t xml:space="preserve"> </w:t>
            </w:r>
            <w:r w:rsidRPr="002D2D7F">
              <w:t>end</w:t>
            </w:r>
            <w:r w:rsidRPr="002D2D7F">
              <w:noBreakHyphen/>
              <w:t>to</w:t>
            </w:r>
            <w:r w:rsidRPr="002D2D7F">
              <w:noBreakHyphen/>
              <w:t>end</w:t>
            </w:r>
            <w:r w:rsidR="00806505">
              <w:t xml:space="preserve"> </w:t>
            </w:r>
            <w:r w:rsidRPr="002D2D7F">
              <w:t>traces</w:t>
            </w:r>
            <w:r w:rsidR="00806505">
              <w:t xml:space="preserve"> </w:t>
            </w:r>
            <w:r w:rsidRPr="002D2D7F">
              <w:t>through</w:t>
            </w:r>
            <w:r w:rsidR="00806505">
              <w:t xml:space="preserve"> </w:t>
            </w:r>
            <w:r w:rsidRPr="002D2D7F">
              <w:t>mesh</w:t>
            </w:r>
            <w:r w:rsidR="00610188">
              <w:t>.</w:t>
            </w:r>
            <w:r w:rsidR="00806505">
              <w:t xml:space="preserve"> </w:t>
            </w:r>
            <w:r w:rsidRPr="002D2D7F">
              <w:t>Aim</w:t>
            </w:r>
            <w:r w:rsidR="00806505">
              <w:t xml:space="preserve"> </w:t>
            </w:r>
            <w:r w:rsidRPr="002D2D7F">
              <w:t>for</w:t>
            </w:r>
            <w:r w:rsidR="00806505">
              <w:t xml:space="preserve"> </w:t>
            </w:r>
            <w:r w:rsidRPr="002D2D7F">
              <w:t>full</w:t>
            </w:r>
            <w:r w:rsidR="00806505">
              <w:t xml:space="preserve"> </w:t>
            </w:r>
            <w:r w:rsidRPr="002D2D7F">
              <w:t>coverage.</w:t>
            </w:r>
          </w:p>
        </w:tc>
      </w:tr>
      <w:tr w:rsidR="008F18DC" w:rsidRPr="00050678" w14:paraId="772F256F" w14:textId="77777777" w:rsidTr="003E31E5">
        <w:tc>
          <w:tcPr>
            <w:tcW w:w="699" w:type="dxa"/>
            <w:vMerge/>
            <w:vAlign w:val="center"/>
            <w:hideMark/>
          </w:tcPr>
          <w:p w14:paraId="1FB0139B" w14:textId="77777777" w:rsidR="00050678" w:rsidRPr="002D2D7F" w:rsidRDefault="00050678" w:rsidP="00FB53E0">
            <w:pPr>
              <w:pStyle w:val="TableTitle"/>
            </w:pPr>
          </w:p>
        </w:tc>
        <w:tc>
          <w:tcPr>
            <w:tcW w:w="1706" w:type="dxa"/>
            <w:vAlign w:val="center"/>
            <w:hideMark/>
          </w:tcPr>
          <w:p w14:paraId="40ECD77B" w14:textId="4281F8EF" w:rsidR="00050678" w:rsidRPr="002D2D7F" w:rsidRDefault="00050678" w:rsidP="00FB53E0">
            <w:pPr>
              <w:pStyle w:val="TableBody"/>
            </w:pPr>
            <w:r w:rsidRPr="002D2D7F">
              <w:t>Configure</w:t>
            </w:r>
            <w:r w:rsidR="00806505">
              <w:rPr>
                <w:rFonts w:ascii="Arial" w:hAnsi="Arial" w:cs="Arial"/>
              </w:rPr>
              <w:t xml:space="preserve"> </w:t>
            </w:r>
            <w:r w:rsidRPr="002D2D7F">
              <w:t>Log</w:t>
            </w:r>
            <w:r w:rsidR="00806505">
              <w:rPr>
                <w:rFonts w:ascii="Arial" w:hAnsi="Arial" w:cs="Arial"/>
              </w:rPr>
              <w:t xml:space="preserve"> </w:t>
            </w:r>
            <w:r w:rsidRPr="002D2D7F">
              <w:t>Pipelines</w:t>
            </w:r>
          </w:p>
        </w:tc>
        <w:tc>
          <w:tcPr>
            <w:tcW w:w="1403" w:type="dxa"/>
            <w:vAlign w:val="center"/>
            <w:hideMark/>
          </w:tcPr>
          <w:p w14:paraId="59137009" w14:textId="420D2D52" w:rsidR="00050678" w:rsidRPr="002D2D7F" w:rsidRDefault="00050678" w:rsidP="00FB53E0">
            <w:pPr>
              <w:pStyle w:val="TableBody"/>
            </w:pPr>
            <w:r w:rsidRPr="002D2D7F">
              <w:t>Successful</w:t>
            </w:r>
            <w:r w:rsidR="00806505">
              <w:t xml:space="preserve"> </w:t>
            </w:r>
            <w:r w:rsidRPr="002D2D7F">
              <w:t>pipeline</w:t>
            </w:r>
            <w:r w:rsidR="00806505">
              <w:t xml:space="preserve"> </w:t>
            </w:r>
            <w:r w:rsidRPr="002D2D7F">
              <w:t>configuration</w:t>
            </w:r>
            <w:r w:rsidR="00806505">
              <w:t xml:space="preserve"> </w:t>
            </w:r>
            <w:r w:rsidRPr="002D2D7F">
              <w:t>runs</w:t>
            </w:r>
            <w:r w:rsidR="00806505">
              <w:t xml:space="preserve"> </w:t>
            </w:r>
            <w:r w:rsidRPr="002D2D7F">
              <w:t>/</w:t>
            </w:r>
            <w:r w:rsidR="00806505">
              <w:t xml:space="preserve"> </w:t>
            </w:r>
            <w:r w:rsidRPr="002D2D7F">
              <w:t>errors</w:t>
            </w:r>
            <w:r w:rsidR="00806505">
              <w:t xml:space="preserve"> </w:t>
            </w:r>
            <w:r w:rsidRPr="002D2D7F">
              <w:t>per</w:t>
            </w:r>
            <w:r w:rsidR="00806505">
              <w:t xml:space="preserve"> </w:t>
            </w:r>
            <w:r w:rsidRPr="002D2D7F">
              <w:t>deployment</w:t>
            </w:r>
          </w:p>
        </w:tc>
        <w:tc>
          <w:tcPr>
            <w:tcW w:w="1007" w:type="dxa"/>
            <w:vAlign w:val="center"/>
            <w:hideMark/>
          </w:tcPr>
          <w:p w14:paraId="59BDE7C1" w14:textId="56FBCA51" w:rsidR="00050678" w:rsidRPr="002D2D7F" w:rsidRDefault="00050678" w:rsidP="00FB53E0">
            <w:pPr>
              <w:pStyle w:val="TableBody"/>
            </w:pPr>
            <w:r w:rsidRPr="002D2D7F">
              <w:t>100</w:t>
            </w:r>
            <w:r w:rsidR="00806505">
              <w:rPr>
                <w:rFonts w:ascii="Arial" w:hAnsi="Arial" w:cs="Arial"/>
              </w:rPr>
              <w:t xml:space="preserve"> </w:t>
            </w:r>
            <w:r w:rsidRPr="002D2D7F">
              <w:t>%</w:t>
            </w:r>
            <w:r w:rsidR="00806505">
              <w:t xml:space="preserve"> </w:t>
            </w:r>
            <w:r w:rsidRPr="002D2D7F">
              <w:t>success</w:t>
            </w:r>
          </w:p>
        </w:tc>
        <w:tc>
          <w:tcPr>
            <w:tcW w:w="1281" w:type="dxa"/>
            <w:vAlign w:val="center"/>
            <w:hideMark/>
          </w:tcPr>
          <w:p w14:paraId="6570B2D3" w14:textId="758700D9" w:rsidR="00050678" w:rsidRPr="002D2D7F" w:rsidRDefault="00050678" w:rsidP="00FB53E0">
            <w:pPr>
              <w:pStyle w:val="TableBody"/>
            </w:pPr>
            <w:r w:rsidRPr="002D2D7F">
              <w:t>99</w:t>
            </w:r>
            <w:r w:rsidR="00806505">
              <w:rPr>
                <w:rFonts w:ascii="Arial" w:hAnsi="Arial" w:cs="Arial"/>
              </w:rPr>
              <w:t xml:space="preserve"> </w:t>
            </w:r>
            <w:r w:rsidRPr="002D2D7F">
              <w:t>%</w:t>
            </w:r>
            <w:r w:rsidR="00806505">
              <w:t xml:space="preserve"> </w:t>
            </w:r>
            <w:r w:rsidRPr="002D2D7F">
              <w:t>success,</w:t>
            </w:r>
            <w:r w:rsidR="00806505">
              <w:t xml:space="preserve"> </w:t>
            </w:r>
            <w:r w:rsidRPr="002D2D7F">
              <w:t>minor</w:t>
            </w:r>
            <w:r w:rsidR="00806505">
              <w:t xml:space="preserve"> </w:t>
            </w:r>
            <w:r w:rsidRPr="002D2D7F">
              <w:t>retry</w:t>
            </w:r>
          </w:p>
        </w:tc>
        <w:tc>
          <w:tcPr>
            <w:tcW w:w="1659" w:type="dxa"/>
            <w:vAlign w:val="center"/>
            <w:hideMark/>
          </w:tcPr>
          <w:p w14:paraId="2F892F15" w14:textId="2DA678E8" w:rsidR="00050678" w:rsidRPr="002D2D7F" w:rsidRDefault="00050678" w:rsidP="00FB53E0">
            <w:pPr>
              <w:pStyle w:val="TableBody"/>
            </w:pPr>
            <w:r w:rsidRPr="002D2D7F">
              <w:t>&lt;</w:t>
            </w:r>
            <w:r w:rsidR="00806505">
              <w:rPr>
                <w:rFonts w:ascii="Arial" w:hAnsi="Arial" w:cs="Arial"/>
              </w:rPr>
              <w:t xml:space="preserve"> </w:t>
            </w:r>
            <w:r w:rsidRPr="002D2D7F">
              <w:t>98</w:t>
            </w:r>
            <w:r w:rsidR="00806505">
              <w:rPr>
                <w:rFonts w:ascii="Arial" w:hAnsi="Arial" w:cs="Arial"/>
              </w:rPr>
              <w:t xml:space="preserve"> </w:t>
            </w:r>
            <w:r w:rsidRPr="002D2D7F">
              <w:t>%</w:t>
            </w:r>
            <w:r w:rsidR="00806505">
              <w:t xml:space="preserve"> </w:t>
            </w:r>
            <w:r w:rsidRPr="002D2D7F">
              <w:t>success</w:t>
            </w:r>
            <w:r w:rsidR="00806505">
              <w:t xml:space="preserve"> </w:t>
            </w:r>
            <w:r w:rsidRPr="002D2D7F">
              <w:t>or</w:t>
            </w:r>
            <w:r w:rsidR="00806505">
              <w:t xml:space="preserve"> </w:t>
            </w:r>
            <w:r w:rsidRPr="002D2D7F">
              <w:t>repeated</w:t>
            </w:r>
            <w:r w:rsidR="00806505">
              <w:t xml:space="preserve"> </w:t>
            </w:r>
            <w:r w:rsidRPr="002D2D7F">
              <w:t>parse</w:t>
            </w:r>
            <w:r w:rsidR="00806505">
              <w:t xml:space="preserve"> </w:t>
            </w:r>
            <w:r w:rsidRPr="002D2D7F">
              <w:t>errors</w:t>
            </w:r>
          </w:p>
        </w:tc>
        <w:tc>
          <w:tcPr>
            <w:tcW w:w="2701" w:type="dxa"/>
            <w:vAlign w:val="center"/>
            <w:hideMark/>
          </w:tcPr>
          <w:p w14:paraId="3CDFF7B8" w14:textId="560D200A" w:rsidR="00050678" w:rsidRPr="002D2D7F" w:rsidRDefault="00050678" w:rsidP="00FB53E0">
            <w:pPr>
              <w:pStyle w:val="TableBody"/>
            </w:pPr>
            <w:r w:rsidRPr="002D2D7F">
              <w:t>Missing</w:t>
            </w:r>
            <w:r w:rsidR="00806505">
              <w:t xml:space="preserve"> </w:t>
            </w:r>
            <w:r w:rsidRPr="002D2D7F">
              <w:t>or</w:t>
            </w:r>
            <w:r w:rsidR="00806505">
              <w:t xml:space="preserve"> </w:t>
            </w:r>
            <w:r w:rsidRPr="002D2D7F">
              <w:t>broken</w:t>
            </w:r>
            <w:r w:rsidR="00806505">
              <w:t xml:space="preserve"> </w:t>
            </w:r>
            <w:r w:rsidRPr="002D2D7F">
              <w:t>log</w:t>
            </w:r>
            <w:r w:rsidR="00806505">
              <w:t xml:space="preserve"> </w:t>
            </w:r>
            <w:r w:rsidRPr="002D2D7F">
              <w:t>pipelines</w:t>
            </w:r>
            <w:r w:rsidR="00806505">
              <w:t xml:space="preserve"> </w:t>
            </w:r>
            <w:r w:rsidRPr="002D2D7F">
              <w:t>cause</w:t>
            </w:r>
            <w:r w:rsidR="00806505">
              <w:t xml:space="preserve"> </w:t>
            </w:r>
            <w:r w:rsidRPr="002D2D7F">
              <w:t>data</w:t>
            </w:r>
            <w:r w:rsidR="00806505">
              <w:t xml:space="preserve"> </w:t>
            </w:r>
            <w:r w:rsidRPr="002D2D7F">
              <w:t>loss;</w:t>
            </w:r>
            <w:r w:rsidR="00806505">
              <w:t xml:space="preserve"> </w:t>
            </w:r>
            <w:r w:rsidRPr="002D2D7F">
              <w:t>test</w:t>
            </w:r>
            <w:r w:rsidR="00806505">
              <w:t xml:space="preserve"> </w:t>
            </w:r>
            <w:r w:rsidRPr="002D2D7F">
              <w:t>each</w:t>
            </w:r>
            <w:r w:rsidR="00806505">
              <w:t xml:space="preserve"> </w:t>
            </w:r>
            <w:r w:rsidRPr="002D2D7F">
              <w:t>collector</w:t>
            </w:r>
            <w:r w:rsidR="00806505">
              <w:t xml:space="preserve"> </w:t>
            </w:r>
            <w:r w:rsidRPr="002D2D7F">
              <w:t>path</w:t>
            </w:r>
            <w:r w:rsidR="00806505">
              <w:t xml:space="preserve"> </w:t>
            </w:r>
            <w:r w:rsidRPr="002D2D7F">
              <w:t>post</w:t>
            </w:r>
            <w:r w:rsidRPr="002D2D7F">
              <w:noBreakHyphen/>
              <w:t>deploy.</w:t>
            </w:r>
          </w:p>
        </w:tc>
      </w:tr>
      <w:tr w:rsidR="008F18DC" w:rsidRPr="00050678" w14:paraId="4E22738C" w14:textId="77777777" w:rsidTr="003E31E5">
        <w:tc>
          <w:tcPr>
            <w:tcW w:w="699" w:type="dxa"/>
            <w:vMerge w:val="restart"/>
            <w:textDirection w:val="btLr"/>
            <w:vAlign w:val="center"/>
            <w:hideMark/>
          </w:tcPr>
          <w:p w14:paraId="66BBFA20" w14:textId="7D23025E" w:rsidR="00050678" w:rsidRPr="002D2D7F" w:rsidRDefault="00050678" w:rsidP="00FB53E0">
            <w:pPr>
              <w:pStyle w:val="TableTitle"/>
            </w:pPr>
            <w:r w:rsidRPr="002D2D7F">
              <w:t>Cloud</w:t>
            </w:r>
            <w:r w:rsidR="00806505">
              <w:rPr>
                <w:rFonts w:ascii="Arial" w:hAnsi="Arial" w:cs="Arial"/>
              </w:rPr>
              <w:t xml:space="preserve"> </w:t>
            </w:r>
            <w:r w:rsidRPr="002D2D7F">
              <w:t>Portability</w:t>
            </w:r>
            <w:r w:rsidR="00806505">
              <w:rPr>
                <w:rFonts w:ascii="Arial" w:hAnsi="Arial" w:cs="Arial"/>
              </w:rPr>
              <w:t xml:space="preserve"> </w:t>
            </w:r>
            <w:r w:rsidRPr="002D2D7F">
              <w:t>(Azure</w:t>
            </w:r>
            <w:r w:rsidR="00806505">
              <w:rPr>
                <w:rFonts w:ascii="Arial" w:hAnsi="Arial" w:cs="Arial"/>
              </w:rPr>
              <w:t xml:space="preserve"> </w:t>
            </w:r>
            <w:r w:rsidRPr="002D2D7F">
              <w:t>AKS</w:t>
            </w:r>
            <w:r w:rsidR="00806505">
              <w:rPr>
                <w:rFonts w:ascii="Arial" w:hAnsi="Arial" w:cs="Arial"/>
              </w:rPr>
              <w:t xml:space="preserve"> </w:t>
            </w:r>
            <w:r w:rsidRPr="002D2D7F">
              <w:t>/</w:t>
            </w:r>
            <w:r w:rsidR="00806505">
              <w:rPr>
                <w:rFonts w:ascii="Arial" w:hAnsi="Arial" w:cs="Arial"/>
              </w:rPr>
              <w:t xml:space="preserve"> </w:t>
            </w:r>
            <w:r w:rsidRPr="002D2D7F">
              <w:t>AWS</w:t>
            </w:r>
            <w:r w:rsidR="00806505">
              <w:rPr>
                <w:rFonts w:ascii="Arial" w:hAnsi="Arial" w:cs="Arial"/>
              </w:rPr>
              <w:t xml:space="preserve"> </w:t>
            </w:r>
            <w:r w:rsidRPr="002D2D7F">
              <w:t>EKS</w:t>
            </w:r>
            <w:r w:rsidR="00806505">
              <w:rPr>
                <w:rFonts w:ascii="Arial" w:hAnsi="Arial" w:cs="Arial"/>
              </w:rPr>
              <w:t xml:space="preserve"> </w:t>
            </w:r>
            <w:r w:rsidRPr="002D2D7F">
              <w:t>/</w:t>
            </w:r>
            <w:r w:rsidR="00806505">
              <w:rPr>
                <w:rFonts w:ascii="Arial" w:hAnsi="Arial" w:cs="Arial"/>
              </w:rPr>
              <w:t xml:space="preserve"> </w:t>
            </w:r>
            <w:r w:rsidRPr="002D2D7F">
              <w:t>GCP</w:t>
            </w:r>
            <w:r w:rsidR="00806505">
              <w:rPr>
                <w:rFonts w:ascii="Arial" w:hAnsi="Arial" w:cs="Arial"/>
              </w:rPr>
              <w:t xml:space="preserve"> </w:t>
            </w:r>
            <w:r w:rsidRPr="002D2D7F">
              <w:t>GKE)</w:t>
            </w:r>
          </w:p>
        </w:tc>
        <w:tc>
          <w:tcPr>
            <w:tcW w:w="1706" w:type="dxa"/>
            <w:vAlign w:val="center"/>
            <w:hideMark/>
          </w:tcPr>
          <w:p w14:paraId="54777F8E" w14:textId="23F4375B" w:rsidR="00050678" w:rsidRPr="002D2D7F" w:rsidRDefault="00050678" w:rsidP="00FB53E0">
            <w:pPr>
              <w:pStyle w:val="TableBody"/>
            </w:pPr>
            <w:r w:rsidRPr="002D2D7F">
              <w:t>Pulumi</w:t>
            </w:r>
            <w:r w:rsidR="00806505">
              <w:rPr>
                <w:rFonts w:ascii="Arial" w:hAnsi="Arial" w:cs="Arial"/>
              </w:rPr>
              <w:t xml:space="preserve"> </w:t>
            </w:r>
            <w:r w:rsidRPr="002D2D7F">
              <w:t>Stack</w:t>
            </w:r>
            <w:r w:rsidR="00806505">
              <w:rPr>
                <w:rFonts w:ascii="Arial" w:hAnsi="Arial" w:cs="Arial"/>
              </w:rPr>
              <w:t xml:space="preserve"> </w:t>
            </w:r>
            <w:r w:rsidRPr="002D2D7F">
              <w:t>Provision</w:t>
            </w:r>
            <w:r w:rsidR="00806505">
              <w:rPr>
                <w:rFonts w:ascii="Arial" w:hAnsi="Arial" w:cs="Arial"/>
              </w:rPr>
              <w:t xml:space="preserve"> </w:t>
            </w:r>
            <w:r w:rsidRPr="002D2D7F">
              <w:t>Time</w:t>
            </w:r>
          </w:p>
        </w:tc>
        <w:tc>
          <w:tcPr>
            <w:tcW w:w="1403" w:type="dxa"/>
            <w:vAlign w:val="center"/>
            <w:hideMark/>
          </w:tcPr>
          <w:p w14:paraId="076553F0" w14:textId="514A1429" w:rsidR="00050678" w:rsidRPr="002D2D7F" w:rsidRDefault="00050678" w:rsidP="00FB53E0">
            <w:pPr>
              <w:pStyle w:val="TableBody"/>
            </w:pPr>
            <w:r w:rsidRPr="002D2D7F">
              <w:t>Minutes</w:t>
            </w:r>
            <w:r w:rsidR="00806505">
              <w:t xml:space="preserve"> </w:t>
            </w:r>
            <w:r w:rsidRPr="002D2D7F">
              <w:t>to</w:t>
            </w:r>
            <w:r w:rsidR="00806505">
              <w:t xml:space="preserve"> </w:t>
            </w:r>
            <w:r w:rsidRPr="002D2D7F">
              <w:t>deploy</w:t>
            </w:r>
            <w:r w:rsidR="00806505">
              <w:t xml:space="preserve"> </w:t>
            </w:r>
            <w:r w:rsidRPr="002D2D7F">
              <w:t>base</w:t>
            </w:r>
            <w:r w:rsidR="00806505">
              <w:t xml:space="preserve"> </w:t>
            </w:r>
            <w:r w:rsidRPr="002D2D7F">
              <w:t>stack</w:t>
            </w:r>
          </w:p>
        </w:tc>
        <w:tc>
          <w:tcPr>
            <w:tcW w:w="1007" w:type="dxa"/>
            <w:vAlign w:val="center"/>
            <w:hideMark/>
          </w:tcPr>
          <w:p w14:paraId="5551E080" w14:textId="26BED856" w:rsidR="00050678" w:rsidRPr="002D2D7F" w:rsidRDefault="00050678" w:rsidP="00FB53E0">
            <w:pPr>
              <w:pStyle w:val="TableBody"/>
            </w:pPr>
            <w:r w:rsidRPr="002D2D7F">
              <w:t>≤</w:t>
            </w:r>
            <w:r w:rsidR="00806505">
              <w:rPr>
                <w:rFonts w:ascii="Arial" w:hAnsi="Arial" w:cs="Arial"/>
              </w:rPr>
              <w:t xml:space="preserve"> </w:t>
            </w:r>
            <w:r w:rsidRPr="002D2D7F">
              <w:t>10</w:t>
            </w:r>
            <w:r w:rsidR="00806505">
              <w:rPr>
                <w:rFonts w:ascii="Arial" w:hAnsi="Arial" w:cs="Arial"/>
              </w:rPr>
              <w:t xml:space="preserve"> </w:t>
            </w:r>
            <w:r w:rsidRPr="002D2D7F">
              <w:t>min</w:t>
            </w:r>
            <w:r w:rsidR="00806505">
              <w:t xml:space="preserve"> </w:t>
            </w:r>
            <w:r w:rsidRPr="002D2D7F">
              <w:t>per</w:t>
            </w:r>
            <w:r w:rsidR="00806505">
              <w:t xml:space="preserve"> </w:t>
            </w:r>
            <w:r w:rsidRPr="002D2D7F">
              <w:t>cluster</w:t>
            </w:r>
          </w:p>
        </w:tc>
        <w:tc>
          <w:tcPr>
            <w:tcW w:w="1281" w:type="dxa"/>
            <w:vAlign w:val="center"/>
            <w:hideMark/>
          </w:tcPr>
          <w:p w14:paraId="411E5ED3" w14:textId="398314F5" w:rsidR="00050678" w:rsidRPr="002D2D7F" w:rsidRDefault="00050678" w:rsidP="00FB53E0">
            <w:pPr>
              <w:pStyle w:val="TableBody"/>
            </w:pPr>
            <w:r w:rsidRPr="002D2D7F">
              <w:t>10–20</w:t>
            </w:r>
            <w:r w:rsidR="00806505">
              <w:rPr>
                <w:rFonts w:ascii="Arial" w:hAnsi="Arial" w:cs="Arial"/>
              </w:rPr>
              <w:t xml:space="preserve"> </w:t>
            </w:r>
            <w:r w:rsidRPr="002D2D7F">
              <w:t>min</w:t>
            </w:r>
            <w:r w:rsidR="00806505">
              <w:t xml:space="preserve"> </w:t>
            </w:r>
            <w:r w:rsidRPr="002D2D7F">
              <w:t>sustained</w:t>
            </w:r>
          </w:p>
        </w:tc>
        <w:tc>
          <w:tcPr>
            <w:tcW w:w="1659" w:type="dxa"/>
            <w:vAlign w:val="center"/>
            <w:hideMark/>
          </w:tcPr>
          <w:p w14:paraId="452893B4" w14:textId="1983B29A" w:rsidR="00050678" w:rsidRPr="002D2D7F" w:rsidRDefault="00050678" w:rsidP="00FB53E0">
            <w:pPr>
              <w:pStyle w:val="TableBody"/>
            </w:pPr>
            <w:r w:rsidRPr="002D2D7F">
              <w:t>&gt;</w:t>
            </w:r>
            <w:r w:rsidR="00806505">
              <w:rPr>
                <w:rFonts w:ascii="Arial" w:hAnsi="Arial" w:cs="Arial"/>
              </w:rPr>
              <w:t xml:space="preserve"> </w:t>
            </w:r>
            <w:r w:rsidRPr="002D2D7F">
              <w:t>20</w:t>
            </w:r>
            <w:r w:rsidR="00806505">
              <w:rPr>
                <w:rFonts w:ascii="Arial" w:hAnsi="Arial" w:cs="Arial"/>
              </w:rPr>
              <w:t xml:space="preserve"> </w:t>
            </w:r>
            <w:r w:rsidRPr="002D2D7F">
              <w:t>min</w:t>
            </w:r>
            <w:r w:rsidR="00806505">
              <w:t xml:space="preserve"> </w:t>
            </w:r>
            <w:r w:rsidRPr="002D2D7F">
              <w:t>or</w:t>
            </w:r>
            <w:r w:rsidR="00806505">
              <w:t xml:space="preserve"> </w:t>
            </w:r>
            <w:r w:rsidRPr="002D2D7F">
              <w:t>failed</w:t>
            </w:r>
            <w:r w:rsidR="00806505">
              <w:t xml:space="preserve"> </w:t>
            </w:r>
            <w:r w:rsidRPr="002D2D7F">
              <w:t>provisioning</w:t>
            </w:r>
            <w:r w:rsidR="00806505">
              <w:rPr>
                <w:rFonts w:ascii="Arial" w:hAnsi="Arial" w:cs="Arial"/>
              </w:rPr>
              <w:t xml:space="preserve"> </w:t>
            </w:r>
            <w:r w:rsidRPr="002D2D7F">
              <w:t>&gt;</w:t>
            </w:r>
            <w:r w:rsidR="00806505">
              <w:rPr>
                <w:rFonts w:ascii="Arial" w:hAnsi="Arial" w:cs="Arial"/>
              </w:rPr>
              <w:t xml:space="preserve"> </w:t>
            </w:r>
            <w:r w:rsidRPr="002D2D7F">
              <w:t>1</w:t>
            </w:r>
            <w:r w:rsidR="00806505">
              <w:rPr>
                <w:rFonts w:ascii="Arial" w:hAnsi="Arial" w:cs="Arial"/>
              </w:rPr>
              <w:t xml:space="preserve"> </w:t>
            </w:r>
            <w:r w:rsidRPr="002D2D7F">
              <w:t>%</w:t>
            </w:r>
          </w:p>
        </w:tc>
        <w:tc>
          <w:tcPr>
            <w:tcW w:w="2701" w:type="dxa"/>
            <w:vAlign w:val="center"/>
            <w:hideMark/>
          </w:tcPr>
          <w:p w14:paraId="40B72C12" w14:textId="574CF0AC" w:rsidR="00050678" w:rsidRPr="002D2D7F" w:rsidRDefault="00050678" w:rsidP="00FB53E0">
            <w:pPr>
              <w:pStyle w:val="TableBody"/>
            </w:pPr>
            <w:r w:rsidRPr="002D2D7F">
              <w:t>Keep</w:t>
            </w:r>
            <w:r w:rsidR="00806505">
              <w:t xml:space="preserve"> </w:t>
            </w:r>
            <w:r w:rsidRPr="002D2D7F">
              <w:t>automated</w:t>
            </w:r>
            <w:r w:rsidR="00806505">
              <w:t xml:space="preserve"> </w:t>
            </w:r>
            <w:r w:rsidRPr="002D2D7F">
              <w:t>IaC</w:t>
            </w:r>
            <w:r w:rsidR="00806505">
              <w:t xml:space="preserve"> </w:t>
            </w:r>
            <w:r w:rsidRPr="002D2D7F">
              <w:t>runs</w:t>
            </w:r>
            <w:r w:rsidR="00806505">
              <w:t xml:space="preserve"> </w:t>
            </w:r>
            <w:r w:rsidRPr="002D2D7F">
              <w:t>efficient;</w:t>
            </w:r>
            <w:r w:rsidR="00806505">
              <w:t xml:space="preserve"> </w:t>
            </w:r>
            <w:r w:rsidRPr="002D2D7F">
              <w:t>large</w:t>
            </w:r>
            <w:r w:rsidR="00806505">
              <w:t xml:space="preserve"> </w:t>
            </w:r>
            <w:r w:rsidRPr="002D2D7F">
              <w:t>deviation</w:t>
            </w:r>
            <w:r w:rsidR="00806505">
              <w:t xml:space="preserve"> </w:t>
            </w:r>
            <w:r w:rsidRPr="002D2D7F">
              <w:t>means</w:t>
            </w:r>
            <w:r w:rsidR="00806505">
              <w:t xml:space="preserve"> </w:t>
            </w:r>
            <w:r w:rsidRPr="002D2D7F">
              <w:t>provider</w:t>
            </w:r>
            <w:r w:rsidR="00806505">
              <w:t xml:space="preserve"> </w:t>
            </w:r>
            <w:r w:rsidRPr="002D2D7F">
              <w:t>bottleneck.</w:t>
            </w:r>
          </w:p>
        </w:tc>
      </w:tr>
      <w:tr w:rsidR="008F18DC" w:rsidRPr="00050678" w14:paraId="68ABD5A1" w14:textId="77777777" w:rsidTr="003E31E5">
        <w:tc>
          <w:tcPr>
            <w:tcW w:w="699" w:type="dxa"/>
            <w:vMerge/>
            <w:vAlign w:val="center"/>
            <w:hideMark/>
          </w:tcPr>
          <w:p w14:paraId="1AB7A6DE" w14:textId="77777777" w:rsidR="00050678" w:rsidRPr="002D2D7F" w:rsidRDefault="00050678" w:rsidP="00FB53E0">
            <w:pPr>
              <w:pStyle w:val="TableBody"/>
            </w:pPr>
          </w:p>
        </w:tc>
        <w:tc>
          <w:tcPr>
            <w:tcW w:w="1706" w:type="dxa"/>
            <w:vAlign w:val="center"/>
            <w:hideMark/>
          </w:tcPr>
          <w:p w14:paraId="1289406F" w14:textId="1C06D700" w:rsidR="00050678" w:rsidRPr="002D2D7F" w:rsidRDefault="00050678" w:rsidP="00FB53E0">
            <w:pPr>
              <w:pStyle w:val="TableBody"/>
            </w:pPr>
            <w:r w:rsidRPr="002D2D7F">
              <w:t>Cross</w:t>
            </w:r>
            <w:r w:rsidRPr="002D2D7F">
              <w:noBreakHyphen/>
              <w:t>Cloud</w:t>
            </w:r>
            <w:r w:rsidR="00806505">
              <w:rPr>
                <w:rFonts w:ascii="Arial" w:hAnsi="Arial" w:cs="Arial"/>
              </w:rPr>
              <w:t xml:space="preserve"> </w:t>
            </w:r>
            <w:r w:rsidRPr="002D2D7F">
              <w:t>Config</w:t>
            </w:r>
            <w:r w:rsidR="00806505">
              <w:rPr>
                <w:rFonts w:ascii="Arial" w:hAnsi="Arial" w:cs="Arial"/>
              </w:rPr>
              <w:t xml:space="preserve"> </w:t>
            </w:r>
            <w:r w:rsidRPr="002D2D7F">
              <w:t>Parity</w:t>
            </w:r>
          </w:p>
        </w:tc>
        <w:tc>
          <w:tcPr>
            <w:tcW w:w="1403" w:type="dxa"/>
            <w:vAlign w:val="center"/>
            <w:hideMark/>
          </w:tcPr>
          <w:p w14:paraId="36799520" w14:textId="3303E8B6" w:rsidR="00050678" w:rsidRPr="002D2D7F" w:rsidRDefault="00050678" w:rsidP="00FB53E0">
            <w:pPr>
              <w:pStyle w:val="TableBody"/>
            </w:pPr>
            <w:r w:rsidRPr="002D2D7F">
              <w:t>%</w:t>
            </w:r>
            <w:r w:rsidR="00806505">
              <w:t xml:space="preserve"> </w:t>
            </w:r>
            <w:r w:rsidRPr="002D2D7F">
              <w:t>of</w:t>
            </w:r>
            <w:r w:rsidR="00806505">
              <w:t xml:space="preserve"> </w:t>
            </w:r>
            <w:r w:rsidRPr="002D2D7F">
              <w:t>variables</w:t>
            </w:r>
            <w:r w:rsidR="00806505">
              <w:t xml:space="preserve"> </w:t>
            </w:r>
            <w:r w:rsidRPr="002D2D7F">
              <w:t>/</w:t>
            </w:r>
            <w:r w:rsidR="00806505">
              <w:t xml:space="preserve"> </w:t>
            </w:r>
            <w:r w:rsidRPr="002D2D7F">
              <w:t>configs</w:t>
            </w:r>
            <w:r w:rsidR="00806505">
              <w:t xml:space="preserve"> </w:t>
            </w:r>
            <w:r w:rsidRPr="002D2D7F">
              <w:t>consistent</w:t>
            </w:r>
            <w:r w:rsidR="00806505">
              <w:t xml:space="preserve"> </w:t>
            </w:r>
            <w:r w:rsidRPr="002D2D7F">
              <w:t>across</w:t>
            </w:r>
            <w:r w:rsidR="00806505">
              <w:t xml:space="preserve"> </w:t>
            </w:r>
            <w:r w:rsidRPr="002D2D7F">
              <w:t>clouds</w:t>
            </w:r>
          </w:p>
        </w:tc>
        <w:tc>
          <w:tcPr>
            <w:tcW w:w="1007" w:type="dxa"/>
            <w:vAlign w:val="center"/>
            <w:hideMark/>
          </w:tcPr>
          <w:p w14:paraId="715ACC4E" w14:textId="70249D8B" w:rsidR="00050678" w:rsidRPr="002D2D7F" w:rsidRDefault="00050678" w:rsidP="00FB53E0">
            <w:pPr>
              <w:pStyle w:val="TableBody"/>
            </w:pPr>
            <w:r w:rsidRPr="002D2D7F">
              <w:t>95</w:t>
            </w:r>
            <w:r w:rsidR="00806505">
              <w:rPr>
                <w:rFonts w:ascii="Arial" w:hAnsi="Arial" w:cs="Arial"/>
              </w:rPr>
              <w:t xml:space="preserve"> </w:t>
            </w:r>
            <w:r w:rsidRPr="002D2D7F">
              <w:rPr>
                <w:rFonts w:cs="Aptos"/>
              </w:rPr>
              <w:t>–</w:t>
            </w:r>
            <w:r w:rsidR="00806505">
              <w:rPr>
                <w:rFonts w:ascii="Arial" w:hAnsi="Arial" w:cs="Arial"/>
              </w:rPr>
              <w:t xml:space="preserve"> </w:t>
            </w:r>
            <w:r w:rsidRPr="002D2D7F">
              <w:t>100</w:t>
            </w:r>
            <w:r w:rsidR="00806505">
              <w:rPr>
                <w:rFonts w:ascii="Arial" w:hAnsi="Arial" w:cs="Arial"/>
              </w:rPr>
              <w:t xml:space="preserve"> </w:t>
            </w:r>
            <w:r w:rsidRPr="002D2D7F">
              <w:t>%</w:t>
            </w:r>
          </w:p>
        </w:tc>
        <w:tc>
          <w:tcPr>
            <w:tcW w:w="1281" w:type="dxa"/>
            <w:vAlign w:val="center"/>
            <w:hideMark/>
          </w:tcPr>
          <w:p w14:paraId="435CCAD1" w14:textId="064E8BB2" w:rsidR="00050678" w:rsidRPr="002D2D7F" w:rsidRDefault="00050678" w:rsidP="00FB53E0">
            <w:pPr>
              <w:pStyle w:val="TableBody"/>
            </w:pPr>
            <w:r w:rsidRPr="002D2D7F">
              <w:t>90</w:t>
            </w:r>
            <w:r w:rsidR="00806505">
              <w:rPr>
                <w:rFonts w:ascii="Arial" w:hAnsi="Arial" w:cs="Arial"/>
              </w:rPr>
              <w:t xml:space="preserve"> </w:t>
            </w:r>
            <w:r w:rsidRPr="002D2D7F">
              <w:rPr>
                <w:rFonts w:cs="Aptos"/>
              </w:rPr>
              <w:t>–</w:t>
            </w:r>
            <w:r w:rsidR="00806505">
              <w:rPr>
                <w:rFonts w:ascii="Arial" w:hAnsi="Arial" w:cs="Arial"/>
              </w:rPr>
              <w:t xml:space="preserve"> </w:t>
            </w:r>
            <w:r w:rsidRPr="002D2D7F">
              <w:t>95</w:t>
            </w:r>
            <w:r w:rsidR="00806505">
              <w:rPr>
                <w:rFonts w:ascii="Arial" w:hAnsi="Arial" w:cs="Arial"/>
              </w:rPr>
              <w:t xml:space="preserve"> </w:t>
            </w:r>
            <w:r w:rsidRPr="002D2D7F">
              <w:t>%</w:t>
            </w:r>
          </w:p>
        </w:tc>
        <w:tc>
          <w:tcPr>
            <w:tcW w:w="1659" w:type="dxa"/>
            <w:vAlign w:val="center"/>
            <w:hideMark/>
          </w:tcPr>
          <w:p w14:paraId="59DD7EC7" w14:textId="48769143" w:rsidR="00050678" w:rsidRPr="002D2D7F" w:rsidRDefault="00050678" w:rsidP="00FB53E0">
            <w:pPr>
              <w:pStyle w:val="TableBody"/>
            </w:pPr>
            <w:r w:rsidRPr="002D2D7F">
              <w:t>&lt;</w:t>
            </w:r>
            <w:r w:rsidR="00806505">
              <w:rPr>
                <w:rFonts w:ascii="Arial" w:hAnsi="Arial" w:cs="Arial"/>
              </w:rPr>
              <w:t xml:space="preserve"> </w:t>
            </w:r>
            <w:r w:rsidRPr="002D2D7F">
              <w:t>90</w:t>
            </w:r>
            <w:r w:rsidR="00806505">
              <w:rPr>
                <w:rFonts w:ascii="Arial" w:hAnsi="Arial" w:cs="Arial"/>
              </w:rPr>
              <w:t xml:space="preserve"> </w:t>
            </w:r>
            <w:r w:rsidRPr="002D2D7F">
              <w:t>%</w:t>
            </w:r>
            <w:r w:rsidR="00806505">
              <w:t xml:space="preserve"> </w:t>
            </w:r>
            <w:r w:rsidRPr="002D2D7F">
              <w:t>mismatch</w:t>
            </w:r>
            <w:r w:rsidR="00806505">
              <w:t xml:space="preserve"> </w:t>
            </w:r>
            <w:r w:rsidRPr="002D2D7F">
              <w:t>or</w:t>
            </w:r>
            <w:r w:rsidR="00806505">
              <w:t xml:space="preserve"> </w:t>
            </w:r>
            <w:r w:rsidRPr="002D2D7F">
              <w:t>drift</w:t>
            </w:r>
            <w:r w:rsidR="00806505">
              <w:t xml:space="preserve"> </w:t>
            </w:r>
            <w:r w:rsidRPr="002D2D7F">
              <w:t>detected</w:t>
            </w:r>
          </w:p>
        </w:tc>
        <w:tc>
          <w:tcPr>
            <w:tcW w:w="2701" w:type="dxa"/>
            <w:vAlign w:val="center"/>
            <w:hideMark/>
          </w:tcPr>
          <w:p w14:paraId="215583BE" w14:textId="5517F3E9" w:rsidR="00050678" w:rsidRPr="002D2D7F" w:rsidRDefault="00050678" w:rsidP="00FB53E0">
            <w:pPr>
              <w:pStyle w:val="TableBody"/>
            </w:pPr>
            <w:r w:rsidRPr="002D2D7F">
              <w:t>Ensure</w:t>
            </w:r>
            <w:r w:rsidR="00806505">
              <w:t xml:space="preserve"> </w:t>
            </w:r>
            <w:r w:rsidRPr="002D2D7F">
              <w:t>same</w:t>
            </w:r>
            <w:r w:rsidR="00806505">
              <w:t xml:space="preserve"> </w:t>
            </w:r>
            <w:r w:rsidRPr="002D2D7F">
              <w:t>codebase</w:t>
            </w:r>
            <w:r w:rsidR="00806505">
              <w:t xml:space="preserve"> </w:t>
            </w:r>
            <w:r w:rsidRPr="002D2D7F">
              <w:t>works</w:t>
            </w:r>
            <w:r w:rsidR="00806505">
              <w:t xml:space="preserve"> </w:t>
            </w:r>
            <w:r w:rsidRPr="002D2D7F">
              <w:t>identically</w:t>
            </w:r>
            <w:r w:rsidR="00806505">
              <w:t xml:space="preserve"> </w:t>
            </w:r>
            <w:r w:rsidRPr="002D2D7F">
              <w:t>across</w:t>
            </w:r>
            <w:r w:rsidR="00806505">
              <w:t xml:space="preserve"> </w:t>
            </w:r>
            <w:r w:rsidRPr="002D2D7F">
              <w:t>providers;</w:t>
            </w:r>
            <w:r w:rsidR="00806505">
              <w:t xml:space="preserve"> </w:t>
            </w:r>
            <w:r w:rsidRPr="002D2D7F">
              <w:t>&lt;</w:t>
            </w:r>
            <w:r w:rsidR="00806505">
              <w:rPr>
                <w:rFonts w:ascii="Arial" w:hAnsi="Arial" w:cs="Arial"/>
              </w:rPr>
              <w:t xml:space="preserve"> </w:t>
            </w:r>
            <w:r w:rsidRPr="002D2D7F">
              <w:t>5</w:t>
            </w:r>
            <w:r w:rsidR="00806505">
              <w:rPr>
                <w:rFonts w:ascii="Arial" w:hAnsi="Arial" w:cs="Arial"/>
              </w:rPr>
              <w:t xml:space="preserve"> </w:t>
            </w:r>
            <w:r w:rsidRPr="002D2D7F">
              <w:t>%</w:t>
            </w:r>
            <w:r w:rsidR="00806505">
              <w:t xml:space="preserve"> </w:t>
            </w:r>
            <w:r w:rsidRPr="002D2D7F">
              <w:t>drift</w:t>
            </w:r>
            <w:r w:rsidR="00806505">
              <w:t xml:space="preserve"> </w:t>
            </w:r>
            <w:r w:rsidRPr="002D2D7F">
              <w:t>target.</w:t>
            </w:r>
          </w:p>
        </w:tc>
      </w:tr>
      <w:tr w:rsidR="008F18DC" w:rsidRPr="00050678" w14:paraId="3B97A1BD" w14:textId="77777777" w:rsidTr="003E31E5">
        <w:tc>
          <w:tcPr>
            <w:tcW w:w="699" w:type="dxa"/>
            <w:vMerge/>
            <w:vAlign w:val="center"/>
            <w:hideMark/>
          </w:tcPr>
          <w:p w14:paraId="232F77E1" w14:textId="77777777" w:rsidR="00050678" w:rsidRPr="002D2D7F" w:rsidRDefault="00050678" w:rsidP="00FB53E0">
            <w:pPr>
              <w:pStyle w:val="TableBody"/>
            </w:pPr>
          </w:p>
        </w:tc>
        <w:tc>
          <w:tcPr>
            <w:tcW w:w="1706" w:type="dxa"/>
            <w:vAlign w:val="center"/>
            <w:hideMark/>
          </w:tcPr>
          <w:p w14:paraId="6F16A5E9" w14:textId="305A08E5" w:rsidR="00050678" w:rsidRPr="002D2D7F" w:rsidRDefault="00050678" w:rsidP="00FB53E0">
            <w:pPr>
              <w:pStyle w:val="TableBody"/>
            </w:pPr>
            <w:r w:rsidRPr="002D2D7F">
              <w:t>Exporter</w:t>
            </w:r>
            <w:r w:rsidR="00806505">
              <w:t xml:space="preserve"> </w:t>
            </w:r>
            <w:r w:rsidRPr="002D2D7F">
              <w:t>/</w:t>
            </w:r>
            <w:r w:rsidR="00806505">
              <w:t xml:space="preserve"> </w:t>
            </w:r>
            <w:r w:rsidRPr="002D2D7F">
              <w:t>Collector</w:t>
            </w:r>
            <w:r w:rsidR="00806505">
              <w:rPr>
                <w:rFonts w:ascii="Arial" w:hAnsi="Arial" w:cs="Arial"/>
              </w:rPr>
              <w:t xml:space="preserve"> </w:t>
            </w:r>
            <w:r w:rsidRPr="002D2D7F">
              <w:t>Version</w:t>
            </w:r>
            <w:r w:rsidR="00806505">
              <w:rPr>
                <w:rFonts w:ascii="Arial" w:hAnsi="Arial" w:cs="Arial"/>
              </w:rPr>
              <w:t xml:space="preserve"> </w:t>
            </w:r>
            <w:r w:rsidRPr="002D2D7F">
              <w:t>Alignment</w:t>
            </w:r>
          </w:p>
        </w:tc>
        <w:tc>
          <w:tcPr>
            <w:tcW w:w="1403" w:type="dxa"/>
            <w:vAlign w:val="center"/>
            <w:hideMark/>
          </w:tcPr>
          <w:p w14:paraId="52E7DE2B" w14:textId="0D11915E" w:rsidR="00050678" w:rsidRPr="002D2D7F" w:rsidRDefault="00050678" w:rsidP="00FB53E0">
            <w:pPr>
              <w:pStyle w:val="TableBody"/>
            </w:pPr>
            <w:r w:rsidRPr="002D2D7F">
              <w:t>%</w:t>
            </w:r>
            <w:r w:rsidR="00806505">
              <w:t xml:space="preserve"> </w:t>
            </w:r>
            <w:r w:rsidRPr="002D2D7F">
              <w:t>of</w:t>
            </w:r>
            <w:r w:rsidR="00806505">
              <w:t xml:space="preserve"> </w:t>
            </w:r>
            <w:r w:rsidRPr="002D2D7F">
              <w:t>collector</w:t>
            </w:r>
            <w:r w:rsidR="00806505">
              <w:t xml:space="preserve"> </w:t>
            </w:r>
            <w:r w:rsidRPr="002D2D7F">
              <w:t>/</w:t>
            </w:r>
            <w:r w:rsidR="00806505">
              <w:t xml:space="preserve"> </w:t>
            </w:r>
            <w:r w:rsidRPr="002D2D7F">
              <w:t>exporter</w:t>
            </w:r>
            <w:r w:rsidR="00806505">
              <w:t xml:space="preserve"> </w:t>
            </w:r>
            <w:r w:rsidRPr="002D2D7F">
              <w:t>versions</w:t>
            </w:r>
            <w:r w:rsidR="00806505">
              <w:t xml:space="preserve"> </w:t>
            </w:r>
            <w:r w:rsidRPr="002D2D7F">
              <w:t>matching</w:t>
            </w:r>
            <w:r w:rsidR="00806505">
              <w:t xml:space="preserve"> </w:t>
            </w:r>
            <w:r w:rsidRPr="002D2D7F">
              <w:t>across</w:t>
            </w:r>
            <w:r w:rsidR="00806505">
              <w:t xml:space="preserve"> </w:t>
            </w:r>
            <w:r w:rsidRPr="002D2D7F">
              <w:t>clusters</w:t>
            </w:r>
          </w:p>
        </w:tc>
        <w:tc>
          <w:tcPr>
            <w:tcW w:w="1007" w:type="dxa"/>
            <w:vAlign w:val="center"/>
            <w:hideMark/>
          </w:tcPr>
          <w:p w14:paraId="244301A6" w14:textId="7602860E" w:rsidR="00050678" w:rsidRPr="002D2D7F" w:rsidRDefault="00050678" w:rsidP="00FB53E0">
            <w:pPr>
              <w:pStyle w:val="TableBody"/>
            </w:pPr>
            <w:r w:rsidRPr="002D2D7F">
              <w:t>100</w:t>
            </w:r>
            <w:r w:rsidR="00806505">
              <w:rPr>
                <w:rFonts w:ascii="Arial" w:hAnsi="Arial" w:cs="Arial"/>
              </w:rPr>
              <w:t xml:space="preserve"> </w:t>
            </w:r>
            <w:r w:rsidRPr="002D2D7F">
              <w:t>%</w:t>
            </w:r>
          </w:p>
        </w:tc>
        <w:tc>
          <w:tcPr>
            <w:tcW w:w="1281" w:type="dxa"/>
            <w:vAlign w:val="center"/>
            <w:hideMark/>
          </w:tcPr>
          <w:p w14:paraId="39A2F19B" w14:textId="7E2F167E" w:rsidR="00050678" w:rsidRPr="002D2D7F" w:rsidRDefault="00050678" w:rsidP="00FB53E0">
            <w:pPr>
              <w:pStyle w:val="TableBody"/>
            </w:pPr>
            <w:r w:rsidRPr="002D2D7F">
              <w:t>95</w:t>
            </w:r>
            <w:r w:rsidR="00806505">
              <w:rPr>
                <w:rFonts w:ascii="Arial" w:hAnsi="Arial" w:cs="Arial"/>
              </w:rPr>
              <w:t xml:space="preserve"> </w:t>
            </w:r>
            <w:r w:rsidRPr="002D2D7F">
              <w:rPr>
                <w:rFonts w:cs="Aptos"/>
              </w:rPr>
              <w:t>–</w:t>
            </w:r>
            <w:r w:rsidR="00806505">
              <w:rPr>
                <w:rFonts w:ascii="Arial" w:hAnsi="Arial" w:cs="Arial"/>
              </w:rPr>
              <w:t xml:space="preserve"> </w:t>
            </w:r>
            <w:r w:rsidRPr="002D2D7F">
              <w:t>99</w:t>
            </w:r>
            <w:r w:rsidR="00806505">
              <w:rPr>
                <w:rFonts w:ascii="Arial" w:hAnsi="Arial" w:cs="Arial"/>
              </w:rPr>
              <w:t xml:space="preserve"> </w:t>
            </w:r>
            <w:r w:rsidRPr="002D2D7F">
              <w:t>%</w:t>
            </w:r>
          </w:p>
        </w:tc>
        <w:tc>
          <w:tcPr>
            <w:tcW w:w="1659" w:type="dxa"/>
            <w:vAlign w:val="center"/>
            <w:hideMark/>
          </w:tcPr>
          <w:p w14:paraId="3B1B98E8" w14:textId="0FA5B888" w:rsidR="00050678" w:rsidRPr="002D2D7F" w:rsidRDefault="00050678" w:rsidP="00FB53E0">
            <w:pPr>
              <w:pStyle w:val="TableBody"/>
            </w:pPr>
            <w:r w:rsidRPr="002D2D7F">
              <w:t>&lt;</w:t>
            </w:r>
            <w:r w:rsidR="00806505">
              <w:rPr>
                <w:rFonts w:ascii="Arial" w:hAnsi="Arial" w:cs="Arial"/>
              </w:rPr>
              <w:t xml:space="preserve"> </w:t>
            </w:r>
            <w:r w:rsidRPr="002D2D7F">
              <w:t>95</w:t>
            </w:r>
            <w:r w:rsidR="00806505">
              <w:rPr>
                <w:rFonts w:ascii="Arial" w:hAnsi="Arial" w:cs="Arial"/>
              </w:rPr>
              <w:t xml:space="preserve"> </w:t>
            </w:r>
            <w:r w:rsidRPr="002D2D7F">
              <w:t>%</w:t>
            </w:r>
            <w:r w:rsidR="00806505">
              <w:t xml:space="preserve"> </w:t>
            </w:r>
            <w:r w:rsidRPr="002D2D7F">
              <w:t>version</w:t>
            </w:r>
            <w:r w:rsidR="00806505">
              <w:t xml:space="preserve"> </w:t>
            </w:r>
            <w:r w:rsidRPr="002D2D7F">
              <w:t>mismatch</w:t>
            </w:r>
          </w:p>
        </w:tc>
        <w:tc>
          <w:tcPr>
            <w:tcW w:w="2701" w:type="dxa"/>
            <w:vAlign w:val="center"/>
            <w:hideMark/>
          </w:tcPr>
          <w:p w14:paraId="2CC5CEB4" w14:textId="51CA90B6" w:rsidR="00050678" w:rsidRPr="002D2D7F" w:rsidRDefault="00050678" w:rsidP="00FB53E0">
            <w:pPr>
              <w:pStyle w:val="TableBody"/>
            </w:pPr>
            <w:r w:rsidRPr="002D2D7F">
              <w:t>Alignment</w:t>
            </w:r>
            <w:r w:rsidR="00806505">
              <w:t xml:space="preserve"> </w:t>
            </w:r>
            <w:r w:rsidRPr="002D2D7F">
              <w:t>ensures</w:t>
            </w:r>
            <w:r w:rsidR="00806505">
              <w:t xml:space="preserve"> </w:t>
            </w:r>
            <w:r w:rsidRPr="002D2D7F">
              <w:t>consistent</w:t>
            </w:r>
            <w:r w:rsidR="00806505">
              <w:t xml:space="preserve"> </w:t>
            </w:r>
            <w:r w:rsidRPr="002D2D7F">
              <w:t>telemetry</w:t>
            </w:r>
            <w:r w:rsidR="00806505">
              <w:t xml:space="preserve"> </w:t>
            </w:r>
            <w:r w:rsidRPr="002D2D7F">
              <w:t>schema</w:t>
            </w:r>
            <w:r w:rsidR="00806505">
              <w:t xml:space="preserve"> </w:t>
            </w:r>
            <w:r w:rsidRPr="002D2D7F">
              <w:t>and</w:t>
            </w:r>
            <w:r w:rsidR="00806505">
              <w:t xml:space="preserve"> </w:t>
            </w:r>
            <w:r w:rsidRPr="002D2D7F">
              <w:t>reduces</w:t>
            </w:r>
            <w:r w:rsidR="00806505">
              <w:t xml:space="preserve"> </w:t>
            </w:r>
            <w:r w:rsidRPr="002D2D7F">
              <w:t>troubleshooting</w:t>
            </w:r>
            <w:r w:rsidR="00806505">
              <w:t xml:space="preserve"> </w:t>
            </w:r>
            <w:r w:rsidRPr="002D2D7F">
              <w:t>effort.</w:t>
            </w:r>
          </w:p>
        </w:tc>
      </w:tr>
    </w:tbl>
    <w:p w14:paraId="6E5C9E21" w14:textId="631E6E3B" w:rsidR="00050678" w:rsidRPr="00050678" w:rsidRDefault="00050678" w:rsidP="0038693B">
      <w:pPr>
        <w:pStyle w:val="Heading2"/>
      </w:pPr>
      <w:bookmarkStart w:id="2247" w:name="_Toc228549523"/>
      <w:bookmarkStart w:id="2248" w:name="_Toc228784911"/>
      <w:r w:rsidRPr="00050678">
        <w:lastRenderedPageBreak/>
        <w:t>Severity</w:t>
      </w:r>
      <w:r w:rsidR="00806505">
        <w:t xml:space="preserve"> </w:t>
      </w:r>
      <w:r w:rsidRPr="00050678">
        <w:t>Policy</w:t>
      </w:r>
      <w:bookmarkEnd w:id="2247"/>
      <w:bookmarkEnd w:id="2248"/>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555"/>
        <w:gridCol w:w="3874"/>
        <w:gridCol w:w="5027"/>
      </w:tblGrid>
      <w:tr w:rsidR="00050678" w:rsidRPr="00050678" w14:paraId="12B14F70" w14:textId="77777777" w:rsidTr="003E31E5">
        <w:tc>
          <w:tcPr>
            <w:tcW w:w="1555" w:type="dxa"/>
            <w:noWrap/>
            <w:vAlign w:val="center"/>
            <w:hideMark/>
          </w:tcPr>
          <w:p w14:paraId="722B4D79" w14:textId="77777777" w:rsidR="00050678" w:rsidRPr="002D2D7F" w:rsidRDefault="00050678" w:rsidP="00FB53E0">
            <w:pPr>
              <w:pStyle w:val="TableTitle"/>
            </w:pPr>
            <w:r w:rsidRPr="002D2D7F">
              <w:t>Severity</w:t>
            </w:r>
          </w:p>
        </w:tc>
        <w:tc>
          <w:tcPr>
            <w:tcW w:w="3874" w:type="dxa"/>
            <w:noWrap/>
            <w:vAlign w:val="center"/>
            <w:hideMark/>
          </w:tcPr>
          <w:p w14:paraId="024813F8" w14:textId="2177CA1E" w:rsidR="00050678" w:rsidRPr="002D2D7F" w:rsidRDefault="00050678" w:rsidP="00FB53E0">
            <w:pPr>
              <w:pStyle w:val="TableTitle"/>
            </w:pPr>
            <w:r w:rsidRPr="002D2D7F">
              <w:t>Trigger</w:t>
            </w:r>
            <w:r w:rsidR="00806505">
              <w:t xml:space="preserve"> </w:t>
            </w:r>
            <w:r w:rsidRPr="002D2D7F">
              <w:t>Example</w:t>
            </w:r>
          </w:p>
        </w:tc>
        <w:tc>
          <w:tcPr>
            <w:tcW w:w="0" w:type="auto"/>
            <w:noWrap/>
            <w:vAlign w:val="center"/>
            <w:hideMark/>
          </w:tcPr>
          <w:p w14:paraId="2232D20F" w14:textId="0B919DF8" w:rsidR="00050678" w:rsidRPr="002D2D7F" w:rsidRDefault="00050678" w:rsidP="00FB53E0">
            <w:pPr>
              <w:pStyle w:val="TableTitle"/>
            </w:pPr>
            <w:r w:rsidRPr="002D2D7F">
              <w:t>Recommended</w:t>
            </w:r>
            <w:r w:rsidR="00806505">
              <w:t xml:space="preserve"> </w:t>
            </w:r>
            <w:r w:rsidRPr="002D2D7F">
              <w:t>Action</w:t>
            </w:r>
          </w:p>
        </w:tc>
      </w:tr>
      <w:tr w:rsidR="00050678" w:rsidRPr="00050678" w14:paraId="585E6193" w14:textId="77777777" w:rsidTr="003E31E5">
        <w:tc>
          <w:tcPr>
            <w:tcW w:w="1555" w:type="dxa"/>
            <w:vAlign w:val="center"/>
            <w:hideMark/>
          </w:tcPr>
          <w:p w14:paraId="374138D4" w14:textId="1C81DE42" w:rsidR="00050678" w:rsidRPr="002D2D7F" w:rsidRDefault="00050678" w:rsidP="00FB53E0">
            <w:pPr>
              <w:pStyle w:val="TableBody"/>
            </w:pPr>
            <w:r w:rsidRPr="002D2D7F">
              <w:t>Info</w:t>
            </w:r>
            <w:r w:rsidR="00806505">
              <w:t xml:space="preserve"> </w:t>
            </w:r>
            <w:r w:rsidRPr="002D2D7F">
              <w:t>/</w:t>
            </w:r>
            <w:r w:rsidR="00806505">
              <w:t xml:space="preserve"> </w:t>
            </w:r>
            <w:r w:rsidRPr="002D2D7F">
              <w:t>Normal</w:t>
            </w:r>
          </w:p>
        </w:tc>
        <w:tc>
          <w:tcPr>
            <w:tcW w:w="3874" w:type="dxa"/>
            <w:vAlign w:val="center"/>
            <w:hideMark/>
          </w:tcPr>
          <w:p w14:paraId="5C2DFF3F" w14:textId="3924E998" w:rsidR="00050678" w:rsidRPr="002D2D7F" w:rsidRDefault="00050678" w:rsidP="00FB53E0">
            <w:pPr>
              <w:pStyle w:val="TableBody"/>
            </w:pPr>
            <w:r w:rsidRPr="002D2D7F">
              <w:t>Metrics</w:t>
            </w:r>
            <w:r w:rsidR="00806505">
              <w:t xml:space="preserve"> </w:t>
            </w:r>
            <w:r w:rsidRPr="002D2D7F">
              <w:t>inside</w:t>
            </w:r>
            <w:r w:rsidR="00806505">
              <w:t xml:space="preserve"> </w:t>
            </w:r>
            <w:r w:rsidRPr="002D2D7F">
              <w:t>“Healthy</w:t>
            </w:r>
            <w:r w:rsidR="00806505">
              <w:t xml:space="preserve"> </w:t>
            </w:r>
            <w:r w:rsidRPr="002D2D7F">
              <w:t>/</w:t>
            </w:r>
            <w:r w:rsidR="00806505">
              <w:t xml:space="preserve"> </w:t>
            </w:r>
            <w:r w:rsidRPr="002D2D7F">
              <w:t>Normal”</w:t>
            </w:r>
          </w:p>
        </w:tc>
        <w:tc>
          <w:tcPr>
            <w:tcW w:w="0" w:type="auto"/>
            <w:vAlign w:val="center"/>
            <w:hideMark/>
          </w:tcPr>
          <w:p w14:paraId="6BA5F2BE" w14:textId="61BA71F4" w:rsidR="00050678" w:rsidRPr="002D2D7F" w:rsidRDefault="00050678" w:rsidP="00FB53E0">
            <w:pPr>
              <w:pStyle w:val="TableBody"/>
            </w:pPr>
            <w:r w:rsidRPr="002D2D7F">
              <w:t>Record</w:t>
            </w:r>
            <w:r w:rsidR="00806505">
              <w:t xml:space="preserve"> </w:t>
            </w:r>
            <w:r w:rsidRPr="002D2D7F">
              <w:t>for</w:t>
            </w:r>
            <w:r w:rsidR="00806505">
              <w:t xml:space="preserve"> </w:t>
            </w:r>
            <w:r w:rsidRPr="002D2D7F">
              <w:t>CI</w:t>
            </w:r>
            <w:r w:rsidRPr="002D2D7F">
              <w:noBreakHyphen/>
              <w:t>CD</w:t>
            </w:r>
            <w:r w:rsidR="00806505">
              <w:t xml:space="preserve"> </w:t>
            </w:r>
            <w:r w:rsidRPr="002D2D7F">
              <w:t>trend</w:t>
            </w:r>
            <w:r w:rsidR="00806505">
              <w:t xml:space="preserve"> </w:t>
            </w:r>
            <w:r w:rsidRPr="002D2D7F">
              <w:t>analytics;</w:t>
            </w:r>
            <w:r w:rsidR="00806505">
              <w:t xml:space="preserve"> </w:t>
            </w:r>
            <w:r w:rsidRPr="002D2D7F">
              <w:t>no</w:t>
            </w:r>
            <w:r w:rsidR="00806505">
              <w:t xml:space="preserve"> </w:t>
            </w:r>
            <w:r w:rsidRPr="002D2D7F">
              <w:t>action.</w:t>
            </w:r>
          </w:p>
        </w:tc>
      </w:tr>
      <w:tr w:rsidR="00050678" w:rsidRPr="00050678" w14:paraId="25097523" w14:textId="77777777" w:rsidTr="003E31E5">
        <w:tc>
          <w:tcPr>
            <w:tcW w:w="1555" w:type="dxa"/>
            <w:vAlign w:val="center"/>
            <w:hideMark/>
          </w:tcPr>
          <w:p w14:paraId="37D23CAA" w14:textId="77777777" w:rsidR="00050678" w:rsidRPr="002D2D7F" w:rsidRDefault="00050678" w:rsidP="00FB53E0">
            <w:pPr>
              <w:pStyle w:val="TableBody"/>
            </w:pPr>
            <w:r w:rsidRPr="002D2D7F">
              <w:t>Warning</w:t>
            </w:r>
          </w:p>
        </w:tc>
        <w:tc>
          <w:tcPr>
            <w:tcW w:w="3874" w:type="dxa"/>
            <w:vAlign w:val="center"/>
            <w:hideMark/>
          </w:tcPr>
          <w:p w14:paraId="176E0DB1" w14:textId="66B25B1A" w:rsidR="00050678" w:rsidRPr="002D2D7F" w:rsidRDefault="00050678" w:rsidP="00FB53E0">
            <w:pPr>
              <w:pStyle w:val="TableBody"/>
            </w:pPr>
            <w:r w:rsidRPr="002D2D7F">
              <w:t>Sustained</w:t>
            </w:r>
            <w:r w:rsidR="00806505">
              <w:t xml:space="preserve"> </w:t>
            </w:r>
            <w:r w:rsidRPr="002D2D7F">
              <w:t>threshold</w:t>
            </w:r>
            <w:r w:rsidR="00806505">
              <w:t xml:space="preserve"> </w:t>
            </w:r>
            <w:r w:rsidRPr="002D2D7F">
              <w:t>breach</w:t>
            </w:r>
            <w:r w:rsidR="00806505">
              <w:t xml:space="preserve"> </w:t>
            </w:r>
            <w:r w:rsidRPr="002D2D7F">
              <w:t>≥</w:t>
            </w:r>
            <w:r w:rsidR="00806505">
              <w:rPr>
                <w:rFonts w:ascii="Arial" w:hAnsi="Arial" w:cs="Arial"/>
              </w:rPr>
              <w:t xml:space="preserve"> </w:t>
            </w:r>
            <w:r w:rsidRPr="002D2D7F">
              <w:t>5</w:t>
            </w:r>
            <w:r w:rsidR="00806505">
              <w:rPr>
                <w:rFonts w:ascii="Arial" w:hAnsi="Arial" w:cs="Arial"/>
              </w:rPr>
              <w:t xml:space="preserve"> </w:t>
            </w:r>
            <w:r w:rsidRPr="002D2D7F">
              <w:t>min</w:t>
            </w:r>
            <w:r w:rsidR="00806505">
              <w:t xml:space="preserve"> </w:t>
            </w:r>
            <w:r w:rsidRPr="002D2D7F">
              <w:t>or</w:t>
            </w:r>
            <w:r w:rsidR="00806505">
              <w:t xml:space="preserve"> </w:t>
            </w:r>
            <w:r w:rsidRPr="002D2D7F">
              <w:t>1</w:t>
            </w:r>
            <w:r w:rsidR="00806505">
              <w:rPr>
                <w:rFonts w:ascii="Arial" w:hAnsi="Arial" w:cs="Arial"/>
              </w:rPr>
              <w:t xml:space="preserve"> </w:t>
            </w:r>
            <w:r w:rsidRPr="002D2D7F">
              <w:t>IaC</w:t>
            </w:r>
            <w:r w:rsidR="00806505">
              <w:t xml:space="preserve"> </w:t>
            </w:r>
            <w:r w:rsidRPr="002D2D7F">
              <w:t>run</w:t>
            </w:r>
          </w:p>
        </w:tc>
        <w:tc>
          <w:tcPr>
            <w:tcW w:w="0" w:type="auto"/>
            <w:vAlign w:val="center"/>
            <w:hideMark/>
          </w:tcPr>
          <w:p w14:paraId="74100129" w14:textId="2C38D905" w:rsidR="00050678" w:rsidRPr="002D2D7F" w:rsidRDefault="00050678" w:rsidP="00FB53E0">
            <w:pPr>
              <w:pStyle w:val="TableBody"/>
            </w:pPr>
            <w:r w:rsidRPr="002D2D7F">
              <w:t>Review</w:t>
            </w:r>
            <w:r w:rsidR="00806505">
              <w:t xml:space="preserve"> </w:t>
            </w:r>
            <w:r w:rsidRPr="002D2D7F">
              <w:t>deployment</w:t>
            </w:r>
            <w:r w:rsidR="00806505">
              <w:t xml:space="preserve"> </w:t>
            </w:r>
            <w:r w:rsidRPr="002D2D7F">
              <w:t>pipeline</w:t>
            </w:r>
            <w:r w:rsidR="00806505">
              <w:t xml:space="preserve"> </w:t>
            </w:r>
            <w:r w:rsidRPr="002D2D7F">
              <w:t>or</w:t>
            </w:r>
            <w:r w:rsidR="00806505">
              <w:t xml:space="preserve"> </w:t>
            </w:r>
            <w:r w:rsidRPr="002D2D7F">
              <w:t>IaC</w:t>
            </w:r>
            <w:r w:rsidR="00806505">
              <w:t xml:space="preserve"> </w:t>
            </w:r>
            <w:r w:rsidRPr="002D2D7F">
              <w:t>scripts;</w:t>
            </w:r>
            <w:r w:rsidR="00806505">
              <w:t xml:space="preserve"> </w:t>
            </w:r>
            <w:r w:rsidRPr="002D2D7F">
              <w:t>correct</w:t>
            </w:r>
            <w:r w:rsidR="00806505">
              <w:t xml:space="preserve"> </w:t>
            </w:r>
            <w:r w:rsidRPr="002D2D7F">
              <w:t>configuration</w:t>
            </w:r>
            <w:r w:rsidR="00806505">
              <w:t xml:space="preserve"> </w:t>
            </w:r>
            <w:r w:rsidRPr="002D2D7F">
              <w:t>drift.</w:t>
            </w:r>
          </w:p>
        </w:tc>
      </w:tr>
      <w:tr w:rsidR="00050678" w:rsidRPr="00050678" w14:paraId="63FC697E" w14:textId="77777777" w:rsidTr="003E31E5">
        <w:tc>
          <w:tcPr>
            <w:tcW w:w="1555" w:type="dxa"/>
            <w:vAlign w:val="center"/>
            <w:hideMark/>
          </w:tcPr>
          <w:p w14:paraId="76DF8146" w14:textId="77777777" w:rsidR="00050678" w:rsidRPr="002D2D7F" w:rsidRDefault="00050678" w:rsidP="00FB53E0">
            <w:pPr>
              <w:pStyle w:val="TableBody"/>
            </w:pPr>
            <w:r w:rsidRPr="002D2D7F">
              <w:t>Critical</w:t>
            </w:r>
          </w:p>
        </w:tc>
        <w:tc>
          <w:tcPr>
            <w:tcW w:w="3874" w:type="dxa"/>
            <w:vAlign w:val="center"/>
            <w:hideMark/>
          </w:tcPr>
          <w:p w14:paraId="776F5828" w14:textId="59218DD8" w:rsidR="00050678" w:rsidRPr="002D2D7F" w:rsidRDefault="00050678" w:rsidP="00FB53E0">
            <w:pPr>
              <w:pStyle w:val="TableBody"/>
            </w:pPr>
            <w:r w:rsidRPr="002D2D7F">
              <w:t>Critical</w:t>
            </w:r>
            <w:r w:rsidR="00806505">
              <w:t xml:space="preserve"> </w:t>
            </w:r>
            <w:r w:rsidRPr="002D2D7F">
              <w:t>threshold</w:t>
            </w:r>
            <w:r w:rsidR="00806505">
              <w:t xml:space="preserve"> </w:t>
            </w:r>
            <w:r w:rsidRPr="002D2D7F">
              <w:t>breach</w:t>
            </w:r>
            <w:r w:rsidR="00806505">
              <w:t xml:space="preserve"> </w:t>
            </w:r>
            <w:r w:rsidRPr="002D2D7F">
              <w:t>or</w:t>
            </w:r>
            <w:r w:rsidR="00806505">
              <w:t xml:space="preserve"> </w:t>
            </w:r>
            <w:r w:rsidRPr="002D2D7F">
              <w:t>repeated</w:t>
            </w:r>
            <w:r w:rsidR="00806505">
              <w:t xml:space="preserve"> </w:t>
            </w:r>
            <w:r w:rsidRPr="002D2D7F">
              <w:t>IaC</w:t>
            </w:r>
            <w:r w:rsidR="00806505">
              <w:t xml:space="preserve"> </w:t>
            </w:r>
            <w:r w:rsidRPr="002D2D7F">
              <w:t>failures</w:t>
            </w:r>
            <w:r w:rsidR="00806505">
              <w:t xml:space="preserve"> </w:t>
            </w:r>
            <w:r w:rsidRPr="002D2D7F">
              <w:t>within</w:t>
            </w:r>
            <w:r w:rsidR="00806505">
              <w:t xml:space="preserve"> </w:t>
            </w:r>
            <w:r w:rsidRPr="002D2D7F">
              <w:t>3</w:t>
            </w:r>
            <w:r w:rsidR="00806505">
              <w:t xml:space="preserve"> </w:t>
            </w:r>
            <w:r w:rsidRPr="002D2D7F">
              <w:t>runs</w:t>
            </w:r>
          </w:p>
        </w:tc>
        <w:tc>
          <w:tcPr>
            <w:tcW w:w="0" w:type="auto"/>
            <w:vAlign w:val="center"/>
            <w:hideMark/>
          </w:tcPr>
          <w:p w14:paraId="0595EEF2" w14:textId="3EAB3EB8" w:rsidR="00050678" w:rsidRPr="002D2D7F" w:rsidRDefault="00050678" w:rsidP="00FB53E0">
            <w:pPr>
              <w:pStyle w:val="TableBody"/>
            </w:pPr>
            <w:r w:rsidRPr="002D2D7F">
              <w:t>Trigger</w:t>
            </w:r>
            <w:r w:rsidR="00806505">
              <w:t xml:space="preserve"> </w:t>
            </w:r>
            <w:r w:rsidRPr="002D2D7F">
              <w:t>incident</w:t>
            </w:r>
            <w:r w:rsidR="00806505">
              <w:t xml:space="preserve"> </w:t>
            </w:r>
            <w:r w:rsidRPr="002D2D7F">
              <w:t>or</w:t>
            </w:r>
            <w:r w:rsidR="00806505">
              <w:t xml:space="preserve"> </w:t>
            </w:r>
            <w:r w:rsidRPr="002D2D7F">
              <w:t>rollback;</w:t>
            </w:r>
            <w:r w:rsidR="00806505">
              <w:t xml:space="preserve"> </w:t>
            </w:r>
            <w:r w:rsidRPr="002D2D7F">
              <w:t>high</w:t>
            </w:r>
            <w:r w:rsidR="00806505">
              <w:t xml:space="preserve"> </w:t>
            </w:r>
            <w:r w:rsidRPr="002D2D7F">
              <w:t>chance</w:t>
            </w:r>
            <w:r w:rsidR="00806505">
              <w:t xml:space="preserve"> </w:t>
            </w:r>
            <w:r w:rsidRPr="002D2D7F">
              <w:t>of</w:t>
            </w:r>
            <w:r w:rsidR="00806505">
              <w:t xml:space="preserve"> </w:t>
            </w:r>
            <w:r w:rsidRPr="002D2D7F">
              <w:t>data</w:t>
            </w:r>
            <w:r w:rsidR="00806505">
              <w:t xml:space="preserve"> </w:t>
            </w:r>
            <w:r w:rsidRPr="002D2D7F">
              <w:t>loss</w:t>
            </w:r>
            <w:r w:rsidR="00806505">
              <w:t xml:space="preserve"> </w:t>
            </w:r>
            <w:r w:rsidRPr="002D2D7F">
              <w:t>/</w:t>
            </w:r>
            <w:r w:rsidR="00806505">
              <w:t xml:space="preserve"> </w:t>
            </w:r>
            <w:r w:rsidRPr="002D2D7F">
              <w:t>missing</w:t>
            </w:r>
            <w:r w:rsidR="00806505">
              <w:t xml:space="preserve"> </w:t>
            </w:r>
            <w:r w:rsidRPr="002D2D7F">
              <w:t>telemetry.</w:t>
            </w:r>
          </w:p>
        </w:tc>
      </w:tr>
    </w:tbl>
    <w:p w14:paraId="5F17C213" w14:textId="1A0C4E32" w:rsidR="00050678" w:rsidRPr="00050678" w:rsidRDefault="00050678" w:rsidP="0038693B">
      <w:pPr>
        <w:pStyle w:val="Heading2"/>
      </w:pPr>
      <w:bookmarkStart w:id="2249" w:name="_Toc228549524"/>
      <w:bookmarkStart w:id="2250" w:name="_Toc228784912"/>
      <w:r w:rsidRPr="00050678">
        <w:t>Implementation</w:t>
      </w:r>
      <w:r w:rsidR="00806505">
        <w:t xml:space="preserve"> </w:t>
      </w:r>
      <w:r w:rsidRPr="00050678">
        <w:t>&amp;</w:t>
      </w:r>
      <w:r w:rsidR="00806505">
        <w:t xml:space="preserve"> </w:t>
      </w:r>
      <w:r w:rsidRPr="00050678">
        <w:t>Visualization</w:t>
      </w:r>
      <w:r w:rsidR="00806505">
        <w:t xml:space="preserve"> </w:t>
      </w:r>
      <w:r w:rsidRPr="00050678">
        <w:t>Tips</w:t>
      </w:r>
      <w:bookmarkEnd w:id="2249"/>
      <w:bookmarkEnd w:id="2250"/>
    </w:p>
    <w:p w14:paraId="2D7D3403" w14:textId="2B179ABA" w:rsidR="00050678" w:rsidRPr="00531B05" w:rsidRDefault="00050678" w:rsidP="008F18DC">
      <w:pPr>
        <w:pStyle w:val="Bullets"/>
      </w:pPr>
      <w:r w:rsidRPr="00531B05">
        <w:rPr>
          <w:b/>
          <w:bCs/>
        </w:rPr>
        <w:t>In</w:t>
      </w:r>
      <w:r w:rsidR="00806505">
        <w:rPr>
          <w:b/>
          <w:bCs/>
        </w:rPr>
        <w:t xml:space="preserve"> </w:t>
      </w:r>
      <w:r w:rsidRPr="00531B05">
        <w:rPr>
          <w:b/>
          <w:bCs/>
        </w:rPr>
        <w:t>Grafana</w:t>
      </w:r>
      <w:r w:rsidRPr="00531B05">
        <w:t>:</w:t>
      </w:r>
      <w:r w:rsidR="00806505">
        <w:t xml:space="preserve"> </w:t>
      </w:r>
    </w:p>
    <w:p w14:paraId="37411A27" w14:textId="1A0A3D40" w:rsidR="00050678" w:rsidRPr="00531B05" w:rsidRDefault="00050678">
      <w:pPr>
        <w:pStyle w:val="Bullets"/>
        <w:numPr>
          <w:ilvl w:val="1"/>
          <w:numId w:val="1"/>
        </w:numPr>
      </w:pPr>
      <w:r w:rsidRPr="00531B05">
        <w:t>Infra</w:t>
      </w:r>
      <w:r w:rsidR="00531B05" w:rsidRPr="00531B05">
        <w:t>structure</w:t>
      </w:r>
      <w:r w:rsidR="00806505">
        <w:t xml:space="preserve"> </w:t>
      </w:r>
      <w:r w:rsidRPr="00531B05">
        <w:t>dashboards</w:t>
      </w:r>
      <w:r w:rsidR="00806505">
        <w:t xml:space="preserve"> </w:t>
      </w:r>
      <w:r w:rsidRPr="00531B05">
        <w:t>→</w:t>
      </w:r>
      <w:r w:rsidR="00806505">
        <w:t xml:space="preserve"> </w:t>
      </w:r>
      <w:r w:rsidRPr="00531B05">
        <w:t>track</w:t>
      </w:r>
      <w:r w:rsidR="00806505">
        <w:t xml:space="preserve"> </w:t>
      </w:r>
      <w:r w:rsidRPr="00531B05">
        <w:t>deployment</w:t>
      </w:r>
      <w:r w:rsidR="00806505">
        <w:t xml:space="preserve"> </w:t>
      </w:r>
      <w:r w:rsidRPr="00531B05">
        <w:t>status</w:t>
      </w:r>
      <w:r w:rsidR="00806505">
        <w:t xml:space="preserve"> </w:t>
      </w:r>
      <w:r w:rsidRPr="00531B05">
        <w:t>and</w:t>
      </w:r>
      <w:r w:rsidR="00806505">
        <w:t xml:space="preserve"> </w:t>
      </w:r>
      <w:r w:rsidRPr="00531B05">
        <w:t>versions.</w:t>
      </w:r>
      <w:r w:rsidR="00806505">
        <w:t xml:space="preserve"> </w:t>
      </w:r>
    </w:p>
    <w:p w14:paraId="57951372" w14:textId="5D6C82C8" w:rsidR="00050678" w:rsidRPr="00531B05" w:rsidRDefault="00050678">
      <w:pPr>
        <w:pStyle w:val="Bullets"/>
        <w:numPr>
          <w:ilvl w:val="1"/>
          <w:numId w:val="1"/>
        </w:numPr>
      </w:pPr>
      <w:r w:rsidRPr="00531B05">
        <w:t>Coverage</w:t>
      </w:r>
      <w:r w:rsidR="00806505">
        <w:t xml:space="preserve"> </w:t>
      </w:r>
      <w:r w:rsidRPr="00531B05">
        <w:t>dashboards</w:t>
      </w:r>
      <w:r w:rsidR="00806505">
        <w:t xml:space="preserve"> </w:t>
      </w:r>
      <w:r w:rsidRPr="00531B05">
        <w:t>→</w:t>
      </w:r>
      <w:r w:rsidR="00806505">
        <w:t xml:space="preserve"> </w:t>
      </w:r>
      <w:r w:rsidRPr="00531B05">
        <w:t>display</w:t>
      </w:r>
      <w:r w:rsidR="00806505">
        <w:t xml:space="preserve"> </w:t>
      </w:r>
      <w:r w:rsidRPr="00531B05">
        <w:t>public</w:t>
      </w:r>
      <w:r w:rsidR="00806505">
        <w:t xml:space="preserve"> </w:t>
      </w:r>
      <w:r w:rsidRPr="00531B05">
        <w:t>(AKS/EKS/GKE)</w:t>
      </w:r>
      <w:r w:rsidR="00806505">
        <w:t xml:space="preserve"> </w:t>
      </w:r>
      <w:r w:rsidRPr="00531B05">
        <w:t>collector</w:t>
      </w:r>
      <w:r w:rsidR="00806505">
        <w:t xml:space="preserve"> </w:t>
      </w:r>
      <w:r w:rsidRPr="00531B05">
        <w:t>deployments</w:t>
      </w:r>
      <w:r w:rsidR="00806505">
        <w:t xml:space="preserve"> </w:t>
      </w:r>
      <w:r w:rsidRPr="00531B05">
        <w:t>vs</w:t>
      </w:r>
      <w:r w:rsidR="00806505">
        <w:rPr>
          <w:rFonts w:ascii="Arial" w:hAnsi="Arial" w:cs="Arial"/>
        </w:rPr>
        <w:t xml:space="preserve"> </w:t>
      </w:r>
      <w:r w:rsidRPr="00531B05">
        <w:t>successful</w:t>
      </w:r>
      <w:r w:rsidR="00806505">
        <w:t xml:space="preserve"> </w:t>
      </w:r>
      <w:r w:rsidRPr="00531B05">
        <w:t>telemetry</w:t>
      </w:r>
      <w:r w:rsidR="00806505">
        <w:t xml:space="preserve"> </w:t>
      </w:r>
      <w:r w:rsidRPr="00531B05">
        <w:t>exports.</w:t>
      </w:r>
      <w:r w:rsidR="00806505">
        <w:t xml:space="preserve"> </w:t>
      </w:r>
    </w:p>
    <w:p w14:paraId="0D17EEFC" w14:textId="156062ED" w:rsidR="00050678" w:rsidRPr="00531B05" w:rsidRDefault="00050678">
      <w:pPr>
        <w:pStyle w:val="Bullets"/>
        <w:numPr>
          <w:ilvl w:val="1"/>
          <w:numId w:val="1"/>
        </w:numPr>
      </w:pPr>
      <w:r w:rsidRPr="00531B05">
        <w:t>Performance</w:t>
      </w:r>
      <w:r w:rsidR="00806505">
        <w:t xml:space="preserve"> </w:t>
      </w:r>
      <w:r w:rsidRPr="00531B05">
        <w:t>dashboards</w:t>
      </w:r>
      <w:r w:rsidR="00806505">
        <w:t xml:space="preserve"> </w:t>
      </w:r>
      <w:r w:rsidRPr="00531B05">
        <w:t>→</w:t>
      </w:r>
      <w:r w:rsidR="00806505">
        <w:t xml:space="preserve"> </w:t>
      </w:r>
      <w:r w:rsidRPr="00531B05">
        <w:t>show</w:t>
      </w:r>
      <w:r w:rsidR="00806505">
        <w:t xml:space="preserve"> </w:t>
      </w:r>
      <w:r w:rsidRPr="00531B05">
        <w:t>stack</w:t>
      </w:r>
      <w:r w:rsidR="00806505">
        <w:t xml:space="preserve"> </w:t>
      </w:r>
      <w:r w:rsidRPr="00531B05">
        <w:t>provisioning</w:t>
      </w:r>
      <w:r w:rsidR="00806505">
        <w:t xml:space="preserve"> </w:t>
      </w:r>
      <w:r w:rsidRPr="00531B05">
        <w:t>time</w:t>
      </w:r>
      <w:r w:rsidR="00806505">
        <w:t xml:space="preserve"> </w:t>
      </w:r>
      <w:r w:rsidRPr="00531B05">
        <w:t>trends.</w:t>
      </w:r>
    </w:p>
    <w:p w14:paraId="6A37E29B" w14:textId="3EABFA59" w:rsidR="00050678" w:rsidRDefault="00050678" w:rsidP="008F18DC">
      <w:pPr>
        <w:pStyle w:val="Bullets"/>
        <w:rPr>
          <w:ins w:id="2251" w:author="Anurag Thakur" w:date="2026-05-04T10:03:00Z" w16du:dateUtc="2026-05-04T04:33:00Z"/>
        </w:rPr>
      </w:pPr>
      <w:r w:rsidRPr="00531B05">
        <w:rPr>
          <w:b/>
          <w:bCs/>
        </w:rPr>
        <w:t>IaC</w:t>
      </w:r>
      <w:r w:rsidR="00806505">
        <w:rPr>
          <w:b/>
          <w:bCs/>
        </w:rPr>
        <w:t xml:space="preserve"> </w:t>
      </w:r>
      <w:r w:rsidRPr="00531B05">
        <w:rPr>
          <w:b/>
          <w:bCs/>
        </w:rPr>
        <w:t>validation:</w:t>
      </w:r>
      <w:r w:rsidR="00806505">
        <w:t xml:space="preserve"> </w:t>
      </w:r>
      <w:del w:id="2252" w:author="Anurag Thakur" w:date="2026-05-04T10:03:00Z" w16du:dateUtc="2026-05-04T04:33:00Z">
        <w:r w:rsidRPr="00531B05" w:rsidDel="00F94F57">
          <w:delText>Use</w:delText>
        </w:r>
        <w:r w:rsidR="00806505" w:rsidDel="00F94F57">
          <w:delText xml:space="preserve"> </w:delText>
        </w:r>
        <w:r w:rsidRPr="00531B05" w:rsidDel="00F94F57">
          <w:delText>post</w:delText>
        </w:r>
        <w:r w:rsidRPr="00531B05" w:rsidDel="00F94F57">
          <w:noBreakHyphen/>
          <w:delText>deployment</w:delText>
        </w:r>
        <w:r w:rsidR="00806505" w:rsidDel="00F94F57">
          <w:delText xml:space="preserve"> </w:delText>
        </w:r>
        <w:r w:rsidRPr="00531B05" w:rsidDel="00F94F57">
          <w:delText>checks</w:delText>
        </w:r>
        <w:r w:rsidR="00806505" w:rsidDel="00F94F57">
          <w:delText xml:space="preserve"> </w:delText>
        </w:r>
        <w:r w:rsidRPr="00531B05" w:rsidDel="00F94F57">
          <w:delText>(helm</w:delText>
        </w:r>
        <w:r w:rsidR="00806505" w:rsidDel="00F94F57">
          <w:delText xml:space="preserve"> </w:delText>
        </w:r>
        <w:r w:rsidRPr="00531B05" w:rsidDel="00F94F57">
          <w:delText>test,</w:delText>
        </w:r>
        <w:r w:rsidR="00806505" w:rsidDel="00F94F57">
          <w:delText xml:space="preserve"> </w:delText>
        </w:r>
        <w:r w:rsidRPr="00531B05" w:rsidDel="00F94F57">
          <w:delText>kubectl</w:delText>
        </w:r>
        <w:r w:rsidR="00806505" w:rsidDel="00F94F57">
          <w:delText xml:space="preserve"> </w:delText>
        </w:r>
        <w:r w:rsidRPr="00531B05" w:rsidDel="00F94F57">
          <w:delText>rollout</w:delText>
        </w:r>
        <w:r w:rsidR="00806505" w:rsidDel="00F94F57">
          <w:delText xml:space="preserve"> </w:delText>
        </w:r>
        <w:r w:rsidRPr="00531B05" w:rsidDel="00F94F57">
          <w:delText>status,</w:delText>
        </w:r>
        <w:r w:rsidR="00806505" w:rsidDel="00F94F57">
          <w:delText xml:space="preserve"> </w:delText>
        </w:r>
        <w:r w:rsidRPr="00531B05" w:rsidDel="00F94F57">
          <w:delText>or</w:delText>
        </w:r>
        <w:r w:rsidR="00806505" w:rsidDel="00F94F57">
          <w:delText xml:space="preserve"> </w:delText>
        </w:r>
      </w:del>
      <w:del w:id="2253" w:author="Anurag Thakur" w:date="2026-05-04T10:02:00Z" w16du:dateUtc="2026-05-04T04:32:00Z">
        <w:r w:rsidRPr="00531B05" w:rsidDel="007E51C7">
          <w:delText>Pulumi’s</w:delText>
        </w:r>
        <w:r w:rsidR="00806505" w:rsidDel="007E51C7">
          <w:delText xml:space="preserve"> </w:delText>
        </w:r>
      </w:del>
      <w:del w:id="2254" w:author="Anurag Thakur" w:date="2026-05-04T10:03:00Z" w16du:dateUtc="2026-05-04T04:33:00Z">
        <w:r w:rsidRPr="00531B05" w:rsidDel="00F94F57">
          <w:delText>outputs)</w:delText>
        </w:r>
        <w:r w:rsidR="00806505" w:rsidDel="00F94F57">
          <w:delText xml:space="preserve"> </w:delText>
        </w:r>
        <w:r w:rsidRPr="00531B05" w:rsidDel="00F94F57">
          <w:delText>to</w:delText>
        </w:r>
        <w:r w:rsidR="00806505" w:rsidDel="00F94F57">
          <w:delText xml:space="preserve"> </w:delText>
        </w:r>
        <w:r w:rsidRPr="00531B05" w:rsidDel="00F94F57">
          <w:delText>feed</w:delText>
        </w:r>
        <w:r w:rsidR="00806505" w:rsidDel="00F94F57">
          <w:delText xml:space="preserve"> </w:delText>
        </w:r>
        <w:r w:rsidRPr="00531B05" w:rsidDel="00F94F57">
          <w:delText>“success</w:delText>
        </w:r>
        <w:r w:rsidR="00806505" w:rsidDel="00F94F57">
          <w:delText xml:space="preserve"> </w:delText>
        </w:r>
        <w:r w:rsidRPr="00531B05" w:rsidDel="00F94F57">
          <w:delText>/</w:delText>
        </w:r>
        <w:r w:rsidR="00806505" w:rsidDel="00F94F57">
          <w:delText xml:space="preserve"> </w:delText>
        </w:r>
        <w:r w:rsidRPr="00531B05" w:rsidDel="00F94F57">
          <w:delText>failure”</w:delText>
        </w:r>
        <w:r w:rsidR="00806505" w:rsidDel="00F94F57">
          <w:delText xml:space="preserve"> </w:delText>
        </w:r>
        <w:r w:rsidRPr="00531B05" w:rsidDel="00F94F57">
          <w:delText>counts</w:delText>
        </w:r>
        <w:r w:rsidR="00806505" w:rsidDel="00F94F57">
          <w:delText xml:space="preserve"> </w:delText>
        </w:r>
        <w:r w:rsidRPr="00531B05" w:rsidDel="00F94F57">
          <w:delText>directly</w:delText>
        </w:r>
        <w:r w:rsidR="00806505" w:rsidDel="00F94F57">
          <w:delText xml:space="preserve"> </w:delText>
        </w:r>
        <w:r w:rsidRPr="00531B05" w:rsidDel="00F94F57">
          <w:delText>into</w:delText>
        </w:r>
        <w:r w:rsidR="00806505" w:rsidDel="00F94F57">
          <w:delText xml:space="preserve"> </w:delText>
        </w:r>
        <w:r w:rsidRPr="00531B05" w:rsidDel="00F94F57">
          <w:delText>OpenTelemetry</w:delText>
        </w:r>
        <w:r w:rsidR="00806505" w:rsidDel="00F94F57">
          <w:delText xml:space="preserve"> </w:delText>
        </w:r>
        <w:r w:rsidRPr="00531B05" w:rsidDel="00F94F57">
          <w:delText>metrics</w:delText>
        </w:r>
        <w:r w:rsidR="00806505" w:rsidDel="00F94F57">
          <w:delText xml:space="preserve"> </w:delText>
        </w:r>
        <w:r w:rsidRPr="00531B05" w:rsidDel="00F94F57">
          <w:delText>exporters.</w:delText>
        </w:r>
      </w:del>
    </w:p>
    <w:p w14:paraId="1F997D01" w14:textId="0A03C3D0" w:rsidR="00F94F57" w:rsidRPr="00F94F57" w:rsidRDefault="00F94F57" w:rsidP="00F94F57">
      <w:pPr>
        <w:pStyle w:val="Bullets"/>
        <w:numPr>
          <w:ilvl w:val="1"/>
          <w:numId w:val="1"/>
        </w:numPr>
        <w:rPr>
          <w:ins w:id="2255" w:author="Anurag Thakur" w:date="2026-05-04T10:03:00Z" w16du:dateUtc="2026-05-04T04:33:00Z"/>
        </w:rPr>
      </w:pPr>
      <w:ins w:id="2256" w:author="Anurag Thakur" w:date="2026-05-04T10:04:00Z" w16du:dateUtc="2026-05-04T04:34:00Z">
        <w:r w:rsidRPr="00F94F57">
          <w:t xml:space="preserve">Use docker compose ps, docker compose config, </w:t>
        </w:r>
      </w:ins>
      <w:ins w:id="2257" w:author="Anurag Thakur" w:date="2026-05-04T10:03:00Z" w16du:dateUtc="2026-05-04T04:33:00Z">
        <w:r w:rsidRPr="00F94F57">
          <w:t>container health checks, and PowerShell exit codes to capture success/failure metrics.</w:t>
        </w:r>
      </w:ins>
    </w:p>
    <w:p w14:paraId="0B4A0CE6" w14:textId="211E4B35" w:rsidR="00F94F57" w:rsidRPr="00531B05" w:rsidRDefault="00F94F57" w:rsidP="005E5BFE">
      <w:pPr>
        <w:pStyle w:val="Bullets"/>
        <w:numPr>
          <w:ilvl w:val="1"/>
          <w:numId w:val="1"/>
        </w:numPr>
      </w:pPr>
      <w:ins w:id="2258" w:author="Anurag Thakur" w:date="2026-05-04T10:03:00Z" w16du:dateUtc="2026-05-04T04:33:00Z">
        <w:r w:rsidRPr="00F94F57">
          <w:t>Feed script execution results and deployment metadata into OpenTelemetry metrics.</w:t>
        </w:r>
      </w:ins>
    </w:p>
    <w:p w14:paraId="2A927E32" w14:textId="77777777" w:rsidR="005E5BFE" w:rsidRDefault="00050678" w:rsidP="008F18DC">
      <w:pPr>
        <w:pStyle w:val="Bullets"/>
      </w:pPr>
      <w:r w:rsidRPr="00531B05">
        <w:rPr>
          <w:b/>
          <w:bCs/>
        </w:rPr>
        <w:t>SLI</w:t>
      </w:r>
      <w:r w:rsidR="00806505">
        <w:rPr>
          <w:b/>
          <w:bCs/>
        </w:rPr>
        <w:t xml:space="preserve"> </w:t>
      </w:r>
      <w:r w:rsidRPr="00531B05">
        <w:rPr>
          <w:b/>
          <w:bCs/>
        </w:rPr>
        <w:t>example:</w:t>
      </w:r>
    </w:p>
    <w:p w14:paraId="7CFD42D3" w14:textId="2DE7D72B" w:rsidR="00050678" w:rsidRPr="00531B05" w:rsidRDefault="00050678" w:rsidP="005E5BFE">
      <w:pPr>
        <w:pStyle w:val="Bullets"/>
        <w:numPr>
          <w:ilvl w:val="1"/>
          <w:numId w:val="1"/>
        </w:numPr>
      </w:pPr>
      <w:r w:rsidRPr="00531B05">
        <w:t>Collector</w:t>
      </w:r>
      <w:r w:rsidR="00806505">
        <w:t xml:space="preserve"> </w:t>
      </w:r>
      <w:r w:rsidRPr="00531B05">
        <w:t>Deployment</w:t>
      </w:r>
      <w:r w:rsidR="00806505">
        <w:t xml:space="preserve"> </w:t>
      </w:r>
      <w:r w:rsidRPr="00531B05">
        <w:t>Success</w:t>
      </w:r>
      <w:r w:rsidR="00806505">
        <w:t xml:space="preserve"> </w:t>
      </w:r>
      <w:r w:rsidRPr="00531B05">
        <w:t>Rate</w:t>
      </w:r>
      <w:r w:rsidR="00806505">
        <w:rPr>
          <w:rFonts w:ascii="Arial" w:hAnsi="Arial" w:cs="Arial"/>
        </w:rPr>
        <w:t xml:space="preserve"> </w:t>
      </w:r>
      <w:r w:rsidRPr="00531B05">
        <w:t>=</w:t>
      </w:r>
      <w:r w:rsidR="00806505">
        <w:rPr>
          <w:rFonts w:ascii="Arial" w:hAnsi="Arial" w:cs="Arial"/>
        </w:rPr>
        <w:t xml:space="preserve"> </w:t>
      </w:r>
      <w:r w:rsidRPr="00531B05">
        <w:t>(Deployed</w:t>
      </w:r>
      <w:r w:rsidR="00806505">
        <w:rPr>
          <w:rFonts w:ascii="Arial" w:hAnsi="Arial" w:cs="Arial"/>
        </w:rPr>
        <w:t xml:space="preserve"> </w:t>
      </w:r>
      <w:r w:rsidRPr="00531B05">
        <w:t>Collectors</w:t>
      </w:r>
      <w:r w:rsidR="00806505">
        <w:rPr>
          <w:rFonts w:ascii="Arial" w:hAnsi="Arial" w:cs="Arial"/>
        </w:rPr>
        <w:t xml:space="preserve"> </w:t>
      </w:r>
      <w:r w:rsidRPr="00531B05">
        <w:rPr>
          <w:rFonts w:ascii="Aptos" w:hAnsi="Aptos" w:cs="Aptos"/>
        </w:rPr>
        <w:t>÷</w:t>
      </w:r>
      <w:r w:rsidR="00806505">
        <w:rPr>
          <w:rFonts w:ascii="Arial" w:hAnsi="Arial" w:cs="Arial"/>
        </w:rPr>
        <w:t xml:space="preserve"> </w:t>
      </w:r>
      <w:r w:rsidRPr="00531B05">
        <w:t>Intended</w:t>
      </w:r>
      <w:r w:rsidR="00806505">
        <w:rPr>
          <w:rFonts w:ascii="Arial" w:hAnsi="Arial" w:cs="Arial"/>
        </w:rPr>
        <w:t xml:space="preserve"> </w:t>
      </w:r>
      <w:r w:rsidRPr="00531B05">
        <w:t>Collectors)</w:t>
      </w:r>
      <w:r w:rsidR="00806505">
        <w:rPr>
          <w:rFonts w:ascii="Arial" w:hAnsi="Arial" w:cs="Arial"/>
        </w:rPr>
        <w:t xml:space="preserve"> </w:t>
      </w:r>
      <w:r w:rsidRPr="00531B05">
        <w:rPr>
          <w:rFonts w:ascii="Aptos" w:hAnsi="Aptos" w:cs="Aptos"/>
        </w:rPr>
        <w:t>×</w:t>
      </w:r>
      <w:r w:rsidR="00806505">
        <w:rPr>
          <w:rFonts w:ascii="Arial" w:hAnsi="Arial" w:cs="Arial"/>
        </w:rPr>
        <w:t xml:space="preserve"> </w:t>
      </w:r>
      <w:r w:rsidRPr="00531B05">
        <w:t>100.</w:t>
      </w:r>
    </w:p>
    <w:p w14:paraId="73F400AE" w14:textId="584E5D81" w:rsidR="00050678" w:rsidRPr="00531B05" w:rsidRDefault="00050678" w:rsidP="002228DF">
      <w:r w:rsidRPr="00531B05">
        <w:t>These</w:t>
      </w:r>
      <w:r w:rsidR="00806505">
        <w:t xml:space="preserve"> </w:t>
      </w:r>
      <w:r w:rsidRPr="00531B05">
        <w:t>starting</w:t>
      </w:r>
      <w:r w:rsidR="00806505">
        <w:t xml:space="preserve"> </w:t>
      </w:r>
      <w:r w:rsidRPr="00531B05">
        <w:t>baselines</w:t>
      </w:r>
      <w:r w:rsidR="00806505">
        <w:t xml:space="preserve"> </w:t>
      </w:r>
      <w:r w:rsidRPr="00531B05">
        <w:t>make</w:t>
      </w:r>
      <w:r w:rsidR="00806505">
        <w:t xml:space="preserve"> </w:t>
      </w:r>
      <w:r w:rsidRPr="00531B05">
        <w:t>your</w:t>
      </w:r>
      <w:r w:rsidR="00806505">
        <w:t xml:space="preserve"> </w:t>
      </w:r>
      <w:r w:rsidRPr="00531B05">
        <w:t>OpenTelemetry</w:t>
      </w:r>
      <w:r w:rsidR="00806505">
        <w:t xml:space="preserve"> </w:t>
      </w:r>
      <w:r w:rsidRPr="00531B05">
        <w:t>deployment</w:t>
      </w:r>
      <w:r w:rsidR="00806505">
        <w:t xml:space="preserve"> </w:t>
      </w:r>
      <w:r w:rsidRPr="00531B05">
        <w:t>process</w:t>
      </w:r>
      <w:r w:rsidR="00806505">
        <w:t xml:space="preserve"> </w:t>
      </w:r>
      <w:r w:rsidRPr="00531B05">
        <w:t>measurable.</w:t>
      </w:r>
      <w:r w:rsidR="00806505">
        <w:t xml:space="preserve"> </w:t>
      </w:r>
      <w:r w:rsidRPr="00531B05">
        <w:t>Once</w:t>
      </w:r>
      <w:r w:rsidR="00806505">
        <w:t xml:space="preserve"> </w:t>
      </w:r>
      <w:r w:rsidRPr="00531B05">
        <w:t>you’ve</w:t>
      </w:r>
      <w:r w:rsidR="00806505">
        <w:t xml:space="preserve"> </w:t>
      </w:r>
      <w:r w:rsidRPr="00531B05">
        <w:t>run</w:t>
      </w:r>
      <w:r w:rsidR="00806505">
        <w:t xml:space="preserve"> </w:t>
      </w:r>
      <w:r w:rsidRPr="00531B05">
        <w:t>a</w:t>
      </w:r>
      <w:r w:rsidR="00806505">
        <w:t xml:space="preserve"> </w:t>
      </w:r>
      <w:r w:rsidRPr="00531B05">
        <w:t>few</w:t>
      </w:r>
      <w:r w:rsidR="00806505">
        <w:t xml:space="preserve"> </w:t>
      </w:r>
      <w:r w:rsidRPr="00531B05">
        <w:t>cycles,</w:t>
      </w:r>
      <w:r w:rsidR="00806505">
        <w:t xml:space="preserve"> </w:t>
      </w:r>
      <w:r w:rsidRPr="00531B05">
        <w:t>you</w:t>
      </w:r>
      <w:r w:rsidR="00806505">
        <w:t xml:space="preserve"> </w:t>
      </w:r>
      <w:r w:rsidRPr="00531B05">
        <w:t>can</w:t>
      </w:r>
      <w:r w:rsidR="00806505">
        <w:t xml:space="preserve"> </w:t>
      </w:r>
      <w:r w:rsidRPr="00531B05">
        <w:t>refine</w:t>
      </w:r>
      <w:r w:rsidR="00806505">
        <w:t xml:space="preserve"> </w:t>
      </w:r>
      <w:r w:rsidRPr="00531B05">
        <w:t>thresholds:</w:t>
      </w:r>
      <w:r w:rsidR="00806505">
        <w:t xml:space="preserve"> </w:t>
      </w:r>
      <w:r w:rsidRPr="00531B05">
        <w:t>e.g.,</w:t>
      </w:r>
      <w:r w:rsidR="00806505">
        <w:t xml:space="preserve"> </w:t>
      </w:r>
      <w:r w:rsidRPr="00531B05">
        <w:t>critical</w:t>
      </w:r>
      <w:r w:rsidR="00806505">
        <w:t xml:space="preserve"> </w:t>
      </w:r>
      <w:r w:rsidRPr="00531B05">
        <w:t>=</w:t>
      </w:r>
      <w:r w:rsidR="00806505">
        <w:t xml:space="preserve"> </w:t>
      </w:r>
      <w:r w:rsidRPr="00531B05">
        <w:t>“any</w:t>
      </w:r>
      <w:r w:rsidR="00806505">
        <w:t xml:space="preserve"> </w:t>
      </w:r>
      <w:r w:rsidRPr="00531B05">
        <w:t>misconfiguration</w:t>
      </w:r>
      <w:r w:rsidR="00806505">
        <w:t xml:space="preserve"> </w:t>
      </w:r>
      <w:r w:rsidRPr="00531B05">
        <w:t>that</w:t>
      </w:r>
      <w:r w:rsidR="00806505">
        <w:t xml:space="preserve"> </w:t>
      </w:r>
      <w:r w:rsidRPr="00531B05">
        <w:t>causes</w:t>
      </w:r>
      <w:r w:rsidR="00806505">
        <w:t xml:space="preserve"> </w:t>
      </w:r>
      <w:r w:rsidRPr="00531B05">
        <w:t>collector</w:t>
      </w:r>
      <w:r w:rsidR="00806505">
        <w:t xml:space="preserve"> </w:t>
      </w:r>
      <w:r w:rsidRPr="00531B05">
        <w:t>telemetry</w:t>
      </w:r>
      <w:r w:rsidR="00806505">
        <w:t xml:space="preserve"> </w:t>
      </w:r>
      <w:r w:rsidRPr="00531B05">
        <w:t>gaps,”</w:t>
      </w:r>
      <w:r w:rsidR="00806505">
        <w:t xml:space="preserve"> </w:t>
      </w:r>
      <w:r w:rsidRPr="00531B05">
        <w:t>and</w:t>
      </w:r>
      <w:r w:rsidR="00806505">
        <w:t xml:space="preserve"> </w:t>
      </w:r>
      <w:r w:rsidRPr="00531B05">
        <w:t>warning</w:t>
      </w:r>
      <w:r w:rsidR="00806505">
        <w:t xml:space="preserve"> </w:t>
      </w:r>
      <w:r w:rsidRPr="00531B05">
        <w:t>=</w:t>
      </w:r>
      <w:r w:rsidR="00806505">
        <w:t xml:space="preserve"> </w:t>
      </w:r>
      <w:r w:rsidRPr="00531B05">
        <w:t>“deployment</w:t>
      </w:r>
      <w:r w:rsidR="00806505">
        <w:t xml:space="preserve"> </w:t>
      </w:r>
      <w:r w:rsidRPr="00531B05">
        <w:t>slower</w:t>
      </w:r>
      <w:r w:rsidR="00806505">
        <w:t xml:space="preserve"> </w:t>
      </w:r>
      <w:r w:rsidRPr="00531B05">
        <w:t>than</w:t>
      </w:r>
      <w:r w:rsidR="00806505">
        <w:t xml:space="preserve"> </w:t>
      </w:r>
      <w:r w:rsidRPr="00531B05">
        <w:t>SLA</w:t>
      </w:r>
      <w:r w:rsidR="00806505">
        <w:t xml:space="preserve"> </w:t>
      </w:r>
      <w:r w:rsidRPr="00531B05">
        <w:t>window.”</w:t>
      </w:r>
      <w:r w:rsidR="00806505">
        <w:t xml:space="preserve"> </w:t>
      </w:r>
    </w:p>
    <w:p w14:paraId="16E9D0A3" w14:textId="70EE6465" w:rsidR="00E301B9" w:rsidRDefault="00E301B9" w:rsidP="002228DF">
      <w:del w:id="2259" w:author="Anurag Thakur" w:date="2026-05-04T10:02:00Z" w16du:dateUtc="2026-05-04T04:32:00Z">
        <w:r w:rsidRPr="008807BF" w:rsidDel="00AF6A17">
          <w:rPr>
            <w:noProof/>
          </w:rPr>
          <w:lastRenderedPageBreak/>
          <w:drawing>
            <wp:inline distT="0" distB="0" distL="0" distR="0" wp14:anchorId="4733147A" wp14:editId="6F435CEE">
              <wp:extent cx="6645910" cy="2566035"/>
              <wp:effectExtent l="0" t="0" r="2540" b="5715"/>
              <wp:docPr id="78101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0876" name=""/>
                      <pic:cNvPicPr/>
                    </pic:nvPicPr>
                    <pic:blipFill>
                      <a:blip r:embed="rId24"/>
                      <a:stretch>
                        <a:fillRect/>
                      </a:stretch>
                    </pic:blipFill>
                    <pic:spPr>
                      <a:xfrm>
                        <a:off x="0" y="0"/>
                        <a:ext cx="6645910" cy="2566035"/>
                      </a:xfrm>
                      <a:prstGeom prst="rect">
                        <a:avLst/>
                      </a:prstGeom>
                    </pic:spPr>
                  </pic:pic>
                </a:graphicData>
              </a:graphic>
            </wp:inline>
          </w:drawing>
        </w:r>
      </w:del>
      <w:ins w:id="2260" w:author="Anurag Thakur" w:date="2026-05-04T10:02:00Z" w16du:dateUtc="2026-05-04T04:32:00Z">
        <w:r w:rsidR="00AF6A17" w:rsidRPr="00AF6A17">
          <w:rPr>
            <w:noProof/>
            <w14:ligatures w14:val="standardContextual"/>
          </w:rPr>
          <w:t xml:space="preserve"> </w:t>
        </w:r>
        <w:r w:rsidR="00AF6A17" w:rsidRPr="00AF6A17">
          <w:drawing>
            <wp:inline distT="0" distB="0" distL="0" distR="0" wp14:anchorId="24E55D3F" wp14:editId="73FBA8E2">
              <wp:extent cx="6645910" cy="2613660"/>
              <wp:effectExtent l="0" t="0" r="2540" b="0"/>
              <wp:docPr id="27274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3335" name=""/>
                      <pic:cNvPicPr/>
                    </pic:nvPicPr>
                    <pic:blipFill>
                      <a:blip r:embed="rId25"/>
                      <a:stretch>
                        <a:fillRect/>
                      </a:stretch>
                    </pic:blipFill>
                    <pic:spPr>
                      <a:xfrm>
                        <a:off x="0" y="0"/>
                        <a:ext cx="6645910" cy="2613660"/>
                      </a:xfrm>
                      <a:prstGeom prst="rect">
                        <a:avLst/>
                      </a:prstGeom>
                    </pic:spPr>
                  </pic:pic>
                </a:graphicData>
              </a:graphic>
            </wp:inline>
          </w:drawing>
        </w:r>
      </w:ins>
    </w:p>
    <w:p w14:paraId="5C5FC886" w14:textId="221E35F4" w:rsidR="003D46E5" w:rsidRDefault="003E31E5" w:rsidP="002228DF">
      <w:ins w:id="2261" w:author="Anurag Thakur" w:date="2026-05-04T10:00:00Z">
        <w:r w:rsidRPr="003E31E5">
          <w:t>PowerShell runbooks and Docker Compose profiles are the primary deployment automation approach for the observability stack</w:t>
        </w:r>
      </w:ins>
      <w:del w:id="2262" w:author="Anurag Thakur" w:date="2026-05-04T10:00:00Z" w16du:dateUtc="2026-05-04T04:30:00Z">
        <w:r w:rsidR="00670016" w:rsidRPr="00566575" w:rsidDel="003E31E5">
          <w:delText>Pulumi</w:delText>
        </w:r>
        <w:r w:rsidR="00806505" w:rsidDel="003E31E5">
          <w:delText xml:space="preserve"> </w:delText>
        </w:r>
        <w:r w:rsidR="000A48EA" w:rsidDel="003E31E5">
          <w:delText>might</w:delText>
        </w:r>
        <w:r w:rsidR="00806505" w:rsidDel="003E31E5">
          <w:delText xml:space="preserve"> </w:delText>
        </w:r>
        <w:r w:rsidR="000A48EA" w:rsidDel="003E31E5">
          <w:delText>be</w:delText>
        </w:r>
        <w:r w:rsidR="00806505" w:rsidDel="003E31E5">
          <w:delText xml:space="preserve"> </w:delText>
        </w:r>
        <w:r w:rsidR="000A48EA" w:rsidDel="003E31E5">
          <w:delText>the</w:delText>
        </w:r>
        <w:r w:rsidR="00806505" w:rsidDel="003E31E5">
          <w:delText xml:space="preserve"> </w:delText>
        </w:r>
        <w:r w:rsidR="000A48EA" w:rsidDel="003E31E5">
          <w:delText>language</w:delText>
        </w:r>
        <w:r w:rsidR="00806505" w:rsidDel="003E31E5">
          <w:delText xml:space="preserve"> </w:delText>
        </w:r>
        <w:r w:rsidR="000A48EA" w:rsidDel="003E31E5">
          <w:delText>of</w:delText>
        </w:r>
        <w:r w:rsidR="00806505" w:rsidDel="003E31E5">
          <w:delText xml:space="preserve"> </w:delText>
        </w:r>
        <w:r w:rsidR="000A48EA" w:rsidDel="003E31E5">
          <w:delText>choice</w:delText>
        </w:r>
        <w:r w:rsidR="00806505" w:rsidDel="003E31E5">
          <w:delText xml:space="preserve"> </w:delText>
        </w:r>
        <w:r w:rsidR="000A48EA" w:rsidDel="003E31E5">
          <w:delText>enabling</w:delText>
        </w:r>
        <w:r w:rsidR="00806505" w:rsidDel="003E31E5">
          <w:delText xml:space="preserve"> </w:delText>
        </w:r>
        <w:r w:rsidR="000A48EA" w:rsidDel="003E31E5">
          <w:delText>IaC</w:delText>
        </w:r>
      </w:del>
      <w:bookmarkStart w:id="2263" w:name="_Toc225423537"/>
      <w:bookmarkStart w:id="2264" w:name="_Toc225423658"/>
      <w:bookmarkEnd w:id="2263"/>
      <w:bookmarkEnd w:id="2264"/>
    </w:p>
    <w:p w14:paraId="36AF90D2" w14:textId="4139AAF1" w:rsidR="00050678" w:rsidRDefault="00050678" w:rsidP="002228DF">
      <w:r>
        <w:br w:type="page"/>
      </w:r>
    </w:p>
    <w:p w14:paraId="2AEF239C" w14:textId="69110F28" w:rsidR="001F3E31" w:rsidRDefault="006B7560" w:rsidP="002228DF">
      <w:pPr>
        <w:pStyle w:val="Heading1"/>
      </w:pPr>
      <w:bookmarkStart w:id="2265" w:name="_Toc226050742"/>
      <w:bookmarkStart w:id="2266" w:name="_Toc226050743"/>
      <w:bookmarkStart w:id="2267" w:name="_Toc228549525"/>
      <w:bookmarkStart w:id="2268" w:name="_Toc228784913"/>
      <w:bookmarkEnd w:id="2265"/>
      <w:bookmarkEnd w:id="2266"/>
      <w:commentRangeStart w:id="2269"/>
      <w:commentRangeStart w:id="2270"/>
      <w:r w:rsidRPr="00566575">
        <w:lastRenderedPageBreak/>
        <w:t>Multi-Cloud</w:t>
      </w:r>
      <w:r w:rsidR="00806505">
        <w:t xml:space="preserve"> </w:t>
      </w:r>
      <w:r w:rsidRPr="00566575">
        <w:t>Observability</w:t>
      </w:r>
      <w:r w:rsidR="00806505">
        <w:t xml:space="preserve"> </w:t>
      </w:r>
      <w:r w:rsidRPr="00566575">
        <w:t>Design</w:t>
      </w:r>
      <w:bookmarkEnd w:id="2267"/>
      <w:bookmarkEnd w:id="2268"/>
      <w:commentRangeEnd w:id="2269"/>
      <w:r w:rsidR="00092E3E">
        <w:rPr>
          <w:rStyle w:val="CommentReference"/>
          <w:sz w:val="40"/>
          <w:szCs w:val="40"/>
        </w:rPr>
        <w:commentReference w:id="2269"/>
      </w:r>
      <w:commentRangeEnd w:id="2270"/>
      <w:r w:rsidR="00590233">
        <w:rPr>
          <w:rStyle w:val="CommentReference"/>
          <w:sz w:val="40"/>
          <w:szCs w:val="40"/>
        </w:rPr>
        <w:commentReference w:id="2270"/>
      </w:r>
    </w:p>
    <w:p w14:paraId="4416FA0F" w14:textId="77777777" w:rsidR="00C01A65" w:rsidRPr="00566575" w:rsidRDefault="00C01A65" w:rsidP="002228DF">
      <w:r w:rsidRPr="001610D7">
        <w:t>Advantages</w:t>
      </w:r>
    </w:p>
    <w:p w14:paraId="4083E2E6" w14:textId="4E7F6DD6" w:rsidR="00C01A65" w:rsidRPr="00566575" w:rsidRDefault="00C01A65" w:rsidP="008F18DC">
      <w:pPr>
        <w:pStyle w:val="Bullets"/>
      </w:pPr>
      <w:r w:rsidRPr="00566575">
        <w:t>Centralized</w:t>
      </w:r>
      <w:r w:rsidR="00806505">
        <w:t xml:space="preserve"> </w:t>
      </w:r>
      <w:r w:rsidRPr="00566575">
        <w:t>Dashboards</w:t>
      </w:r>
    </w:p>
    <w:p w14:paraId="1EA4560B" w14:textId="2FD3232C" w:rsidR="00C01A65" w:rsidRPr="00566575" w:rsidRDefault="00C01A65" w:rsidP="008F18DC">
      <w:pPr>
        <w:pStyle w:val="Bullets"/>
      </w:pPr>
      <w:r w:rsidRPr="00566575">
        <w:t>Unified</w:t>
      </w:r>
      <w:r w:rsidR="00806505">
        <w:t xml:space="preserve"> </w:t>
      </w:r>
      <w:r w:rsidRPr="00566575">
        <w:t>Telemetry</w:t>
      </w:r>
      <w:r w:rsidR="00806505">
        <w:t xml:space="preserve"> </w:t>
      </w:r>
      <w:r w:rsidRPr="00566575">
        <w:t>Schema</w:t>
      </w:r>
    </w:p>
    <w:p w14:paraId="21859839" w14:textId="59F70DFE" w:rsidR="00C01A65" w:rsidRDefault="00C01A65" w:rsidP="008F18DC">
      <w:pPr>
        <w:pStyle w:val="Bullets"/>
      </w:pPr>
      <w:r w:rsidRPr="00566575">
        <w:t>Cross-Cloud</w:t>
      </w:r>
      <w:r w:rsidR="00806505">
        <w:t xml:space="preserve"> </w:t>
      </w:r>
      <w:r w:rsidRPr="00566575">
        <w:t>Incident</w:t>
      </w:r>
      <w:r w:rsidR="00806505">
        <w:t xml:space="preserve"> </w:t>
      </w:r>
      <w:r w:rsidRPr="00566575">
        <w:t>Visibility</w:t>
      </w:r>
    </w:p>
    <w:p w14:paraId="01E9C68C" w14:textId="048A2D4B" w:rsidR="001F3E31" w:rsidRDefault="00045E92" w:rsidP="002228DF">
      <w:r w:rsidRPr="00045E92">
        <w:rPr>
          <w:noProof/>
        </w:rPr>
        <w:drawing>
          <wp:inline distT="0" distB="0" distL="0" distR="0" wp14:anchorId="43F837BD" wp14:editId="553B57CD">
            <wp:extent cx="6645910" cy="3013710"/>
            <wp:effectExtent l="0" t="0" r="2540" b="0"/>
            <wp:docPr id="2491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912" name=""/>
                    <pic:cNvPicPr/>
                  </pic:nvPicPr>
                  <pic:blipFill>
                    <a:blip r:embed="rId26"/>
                    <a:stretch>
                      <a:fillRect/>
                    </a:stretch>
                  </pic:blipFill>
                  <pic:spPr>
                    <a:xfrm>
                      <a:off x="0" y="0"/>
                      <a:ext cx="6645910" cy="3013710"/>
                    </a:xfrm>
                    <a:prstGeom prst="rect">
                      <a:avLst/>
                    </a:prstGeom>
                  </pic:spPr>
                </pic:pic>
              </a:graphicData>
            </a:graphic>
          </wp:inline>
        </w:drawing>
      </w:r>
    </w:p>
    <w:p w14:paraId="67739111" w14:textId="0EE0CA08" w:rsidR="00AC64BF" w:rsidRDefault="00AC64BF" w:rsidP="002228DF"/>
    <w:p w14:paraId="19CAFAE4" w14:textId="77777777" w:rsidR="003D46E5" w:rsidRDefault="003D46E5">
      <w:pPr>
        <w:spacing w:before="0" w:after="160" w:line="278" w:lineRule="auto"/>
        <w:jc w:val="left"/>
        <w:rPr>
          <w:rFonts w:asciiTheme="majorHAnsi" w:eastAsiaTheme="majorEastAsia" w:hAnsiTheme="majorHAnsi" w:cstheme="majorBidi"/>
          <w:bCs/>
          <w:color w:val="0F4761" w:themeColor="accent1" w:themeShade="BF"/>
          <w:sz w:val="40"/>
          <w:szCs w:val="40"/>
        </w:rPr>
      </w:pPr>
      <w:r>
        <w:br w:type="page"/>
      </w:r>
    </w:p>
    <w:p w14:paraId="6B4A9651" w14:textId="4922DB93" w:rsidR="00511AAF" w:rsidRPr="002D2D7F" w:rsidRDefault="00511AAF" w:rsidP="002228DF">
      <w:pPr>
        <w:pStyle w:val="Heading1"/>
      </w:pPr>
      <w:bookmarkStart w:id="2272" w:name="_Toc228549526"/>
      <w:bookmarkStart w:id="2273" w:name="_Toc228784914"/>
      <w:commentRangeStart w:id="2274"/>
      <w:commentRangeStart w:id="2275"/>
      <w:r w:rsidRPr="00566575">
        <w:lastRenderedPageBreak/>
        <w:t>Observability</w:t>
      </w:r>
      <w:r w:rsidR="00806505">
        <w:t xml:space="preserve"> </w:t>
      </w:r>
      <w:r w:rsidRPr="00566575">
        <w:t>Data</w:t>
      </w:r>
      <w:r w:rsidR="00806505">
        <w:t xml:space="preserve"> </w:t>
      </w:r>
      <w:r w:rsidRPr="00566575">
        <w:t>Model</w:t>
      </w:r>
      <w:bookmarkEnd w:id="2272"/>
      <w:bookmarkEnd w:id="2273"/>
      <w:commentRangeEnd w:id="2274"/>
      <w:r w:rsidR="003D46E5" w:rsidRPr="002D2D7F">
        <w:rPr>
          <w:rStyle w:val="CommentReference"/>
          <w:sz w:val="40"/>
          <w:szCs w:val="40"/>
        </w:rPr>
        <w:commentReference w:id="2274"/>
      </w:r>
      <w:commentRangeEnd w:id="2275"/>
      <w:r w:rsidR="00C07B2B" w:rsidRPr="002D2D7F">
        <w:rPr>
          <w:rStyle w:val="CommentReference"/>
          <w:sz w:val="40"/>
          <w:szCs w:val="40"/>
        </w:rPr>
        <w:commentReference w:id="2275"/>
      </w:r>
    </w:p>
    <w:p w14:paraId="2775A30E" w14:textId="594E65E6" w:rsidR="00511AAF" w:rsidRDefault="00511AAF" w:rsidP="002228DF">
      <w:r w:rsidRPr="00566575">
        <w:t>Telemetry</w:t>
      </w:r>
      <w:r w:rsidR="00806505">
        <w:t xml:space="preserve"> </w:t>
      </w:r>
      <w:r w:rsidRPr="00566575">
        <w:t>types</w:t>
      </w:r>
    </w:p>
    <w:tbl>
      <w:tblPr>
        <w:tblW w:w="0" w:type="auto"/>
        <w:jc w:val="center"/>
        <w:tblLook w:val="04A0" w:firstRow="1" w:lastRow="0" w:firstColumn="1" w:lastColumn="0" w:noHBand="0" w:noVBand="1"/>
      </w:tblPr>
      <w:tblGrid>
        <w:gridCol w:w="2195"/>
        <w:gridCol w:w="2195"/>
      </w:tblGrid>
      <w:tr w:rsidR="00511AAF" w:rsidRPr="00566575" w14:paraId="60A8F360" w14:textId="77777777" w:rsidTr="002D2D7F">
        <w:trPr>
          <w:trHeight w:val="397"/>
          <w:tblHeader/>
          <w:jc w:val="center"/>
        </w:trPr>
        <w:tc>
          <w:tcPr>
            <w:tcW w:w="2195" w:type="dxa"/>
            <w:shd w:val="clear" w:color="auto" w:fill="F2F2F2" w:themeFill="background1" w:themeFillShade="F2"/>
            <w:vAlign w:val="center"/>
            <w:hideMark/>
          </w:tcPr>
          <w:p w14:paraId="66FD0CDA" w14:textId="77777777" w:rsidR="00511AAF" w:rsidRPr="008F18DC" w:rsidRDefault="00511AAF" w:rsidP="00FB53E0">
            <w:pPr>
              <w:pStyle w:val="TableTitle"/>
            </w:pPr>
            <w:r w:rsidRPr="008F18DC">
              <w:t>Signal</w:t>
            </w:r>
          </w:p>
        </w:tc>
        <w:tc>
          <w:tcPr>
            <w:tcW w:w="2195" w:type="dxa"/>
            <w:shd w:val="clear" w:color="auto" w:fill="F2F2F2" w:themeFill="background1" w:themeFillShade="F2"/>
            <w:vAlign w:val="center"/>
            <w:hideMark/>
          </w:tcPr>
          <w:p w14:paraId="14E2ECF3" w14:textId="77777777" w:rsidR="00511AAF" w:rsidRPr="008F18DC" w:rsidRDefault="00511AAF" w:rsidP="00FB53E0">
            <w:pPr>
              <w:pStyle w:val="TableTitle"/>
            </w:pPr>
            <w:r w:rsidRPr="008F18DC">
              <w:t>Tool</w:t>
            </w:r>
          </w:p>
        </w:tc>
      </w:tr>
      <w:tr w:rsidR="00511AAF" w:rsidRPr="00566575" w14:paraId="119E69B8" w14:textId="77777777" w:rsidTr="002D2D7F">
        <w:trPr>
          <w:trHeight w:val="397"/>
          <w:jc w:val="center"/>
        </w:trPr>
        <w:tc>
          <w:tcPr>
            <w:tcW w:w="2195" w:type="dxa"/>
            <w:vAlign w:val="center"/>
            <w:hideMark/>
          </w:tcPr>
          <w:p w14:paraId="4C8DA68E" w14:textId="77777777" w:rsidR="00511AAF" w:rsidRPr="008F18DC" w:rsidRDefault="00511AAF" w:rsidP="008F18DC">
            <w:pPr>
              <w:pStyle w:val="TableBody"/>
            </w:pPr>
            <w:r w:rsidRPr="008F18DC">
              <w:t>Metrics</w:t>
            </w:r>
          </w:p>
        </w:tc>
        <w:tc>
          <w:tcPr>
            <w:tcW w:w="2195" w:type="dxa"/>
            <w:vAlign w:val="center"/>
            <w:hideMark/>
          </w:tcPr>
          <w:p w14:paraId="713B7903" w14:textId="77777777" w:rsidR="00511AAF" w:rsidRPr="008F18DC" w:rsidRDefault="00511AAF" w:rsidP="008F18DC">
            <w:pPr>
              <w:pStyle w:val="TableBody"/>
            </w:pPr>
            <w:r w:rsidRPr="008F18DC">
              <w:t>Prometheus</w:t>
            </w:r>
          </w:p>
        </w:tc>
      </w:tr>
      <w:tr w:rsidR="00511AAF" w:rsidRPr="00566575" w14:paraId="04C7A4B4" w14:textId="77777777" w:rsidTr="002D2D7F">
        <w:trPr>
          <w:trHeight w:val="397"/>
          <w:jc w:val="center"/>
        </w:trPr>
        <w:tc>
          <w:tcPr>
            <w:tcW w:w="2195" w:type="dxa"/>
            <w:vAlign w:val="center"/>
            <w:hideMark/>
          </w:tcPr>
          <w:p w14:paraId="054A749D" w14:textId="77777777" w:rsidR="00511AAF" w:rsidRPr="008F18DC" w:rsidRDefault="00511AAF" w:rsidP="008F18DC">
            <w:pPr>
              <w:pStyle w:val="TableBody"/>
            </w:pPr>
            <w:r w:rsidRPr="008F18DC">
              <w:t>Logs</w:t>
            </w:r>
          </w:p>
        </w:tc>
        <w:tc>
          <w:tcPr>
            <w:tcW w:w="2195" w:type="dxa"/>
            <w:vAlign w:val="center"/>
            <w:hideMark/>
          </w:tcPr>
          <w:p w14:paraId="14686A6D" w14:textId="77777777" w:rsidR="00511AAF" w:rsidRPr="008F18DC" w:rsidRDefault="00511AAF" w:rsidP="008F18DC">
            <w:pPr>
              <w:pStyle w:val="TableBody"/>
            </w:pPr>
            <w:r w:rsidRPr="008F18DC">
              <w:t>Loki</w:t>
            </w:r>
          </w:p>
        </w:tc>
      </w:tr>
      <w:tr w:rsidR="00511AAF" w:rsidRPr="00566575" w14:paraId="3F55F065" w14:textId="77777777" w:rsidTr="002D2D7F">
        <w:trPr>
          <w:trHeight w:val="397"/>
          <w:jc w:val="center"/>
        </w:trPr>
        <w:tc>
          <w:tcPr>
            <w:tcW w:w="2195" w:type="dxa"/>
            <w:vAlign w:val="center"/>
            <w:hideMark/>
          </w:tcPr>
          <w:p w14:paraId="7A063D57" w14:textId="77777777" w:rsidR="00511AAF" w:rsidRPr="008F18DC" w:rsidRDefault="00511AAF" w:rsidP="008F18DC">
            <w:pPr>
              <w:pStyle w:val="TableBody"/>
            </w:pPr>
            <w:r w:rsidRPr="008F18DC">
              <w:t>Traces</w:t>
            </w:r>
          </w:p>
        </w:tc>
        <w:tc>
          <w:tcPr>
            <w:tcW w:w="2195" w:type="dxa"/>
            <w:vAlign w:val="center"/>
            <w:hideMark/>
          </w:tcPr>
          <w:p w14:paraId="5C6C3C66" w14:textId="77777777" w:rsidR="00511AAF" w:rsidRPr="008F18DC" w:rsidRDefault="00511AAF" w:rsidP="008F18DC">
            <w:pPr>
              <w:pStyle w:val="TableBody"/>
            </w:pPr>
            <w:r w:rsidRPr="008F18DC">
              <w:t>Tempo</w:t>
            </w:r>
          </w:p>
        </w:tc>
      </w:tr>
      <w:tr w:rsidR="00511AAF" w:rsidRPr="00566575" w14:paraId="1A331221" w14:textId="77777777" w:rsidTr="002D2D7F">
        <w:trPr>
          <w:trHeight w:val="397"/>
          <w:jc w:val="center"/>
        </w:trPr>
        <w:tc>
          <w:tcPr>
            <w:tcW w:w="2195" w:type="dxa"/>
            <w:vAlign w:val="center"/>
            <w:hideMark/>
          </w:tcPr>
          <w:p w14:paraId="5EF41646" w14:textId="77777777" w:rsidR="00511AAF" w:rsidRPr="008F18DC" w:rsidRDefault="00511AAF" w:rsidP="008F18DC">
            <w:pPr>
              <w:pStyle w:val="TableBody"/>
            </w:pPr>
            <w:r w:rsidRPr="008F18DC">
              <w:t>Events</w:t>
            </w:r>
          </w:p>
        </w:tc>
        <w:tc>
          <w:tcPr>
            <w:tcW w:w="2195" w:type="dxa"/>
            <w:vAlign w:val="center"/>
            <w:hideMark/>
          </w:tcPr>
          <w:p w14:paraId="5507757D" w14:textId="77777777" w:rsidR="00511AAF" w:rsidRPr="008F18DC" w:rsidRDefault="00511AAF" w:rsidP="008F18DC">
            <w:pPr>
              <w:pStyle w:val="TableBody"/>
            </w:pPr>
            <w:r w:rsidRPr="008F18DC">
              <w:t>OpenTelemetry</w:t>
            </w:r>
          </w:p>
        </w:tc>
      </w:tr>
      <w:tr w:rsidR="00511AAF" w:rsidRPr="00566575" w14:paraId="63E96FB2" w14:textId="77777777" w:rsidTr="002D2D7F">
        <w:trPr>
          <w:trHeight w:val="397"/>
          <w:jc w:val="center"/>
        </w:trPr>
        <w:tc>
          <w:tcPr>
            <w:tcW w:w="2195" w:type="dxa"/>
            <w:vAlign w:val="center"/>
            <w:hideMark/>
          </w:tcPr>
          <w:p w14:paraId="344B4E09" w14:textId="77777777" w:rsidR="00511AAF" w:rsidRPr="008F18DC" w:rsidRDefault="00511AAF" w:rsidP="008F18DC">
            <w:pPr>
              <w:pStyle w:val="TableBody"/>
            </w:pPr>
            <w:r w:rsidRPr="008F18DC">
              <w:t>Profiles</w:t>
            </w:r>
          </w:p>
        </w:tc>
        <w:tc>
          <w:tcPr>
            <w:tcW w:w="2195" w:type="dxa"/>
            <w:vAlign w:val="center"/>
            <w:hideMark/>
          </w:tcPr>
          <w:p w14:paraId="47FD8523" w14:textId="77777777" w:rsidR="00511AAF" w:rsidRPr="008F18DC" w:rsidRDefault="00511AAF" w:rsidP="008F18DC">
            <w:pPr>
              <w:pStyle w:val="TableBody"/>
            </w:pPr>
            <w:r w:rsidRPr="008F18DC">
              <w:t>Pyroscope</w:t>
            </w:r>
          </w:p>
        </w:tc>
      </w:tr>
    </w:tbl>
    <w:p w14:paraId="34DF0835" w14:textId="266B5551" w:rsidR="001F3E31" w:rsidRDefault="00511AAF" w:rsidP="002228DF">
      <w:pPr>
        <w:rPr>
          <w:color w:val="000000" w:themeColor="text1"/>
        </w:rPr>
      </w:pPr>
      <w:r w:rsidRPr="00566575">
        <w:t>Together</w:t>
      </w:r>
      <w:r w:rsidR="00806505">
        <w:t xml:space="preserve"> </w:t>
      </w:r>
      <w:r w:rsidRPr="00566575">
        <w:t>these</w:t>
      </w:r>
      <w:r w:rsidR="00806505">
        <w:t xml:space="preserve"> </w:t>
      </w:r>
      <w:r w:rsidRPr="00566575">
        <w:t>form</w:t>
      </w:r>
      <w:r w:rsidR="00806505">
        <w:t xml:space="preserve"> </w:t>
      </w:r>
      <w:r w:rsidRPr="00566575">
        <w:t>full</w:t>
      </w:r>
      <w:r w:rsidR="00806505">
        <w:t xml:space="preserve"> </w:t>
      </w:r>
      <w:r w:rsidRPr="00566575">
        <w:t>stack</w:t>
      </w:r>
      <w:r w:rsidR="00806505">
        <w:t xml:space="preserve"> </w:t>
      </w:r>
      <w:r w:rsidRPr="00566575">
        <w:t>observability</w:t>
      </w:r>
    </w:p>
    <w:p w14:paraId="242E47A4" w14:textId="77777777" w:rsidR="00AC64BF" w:rsidRDefault="00AC64BF" w:rsidP="002228DF">
      <w:r>
        <w:br w:type="page"/>
      </w:r>
    </w:p>
    <w:p w14:paraId="7FEF1C2D" w14:textId="615D3679" w:rsidR="00C84A4B" w:rsidRPr="00932F61" w:rsidRDefault="00C84A4B" w:rsidP="002228DF">
      <w:pPr>
        <w:pStyle w:val="Heading1"/>
      </w:pPr>
      <w:bookmarkStart w:id="2277" w:name="_Toc228549527"/>
      <w:bookmarkStart w:id="2278" w:name="_Toc228784915"/>
      <w:r w:rsidRPr="00566575">
        <w:lastRenderedPageBreak/>
        <w:t>Governance</w:t>
      </w:r>
      <w:r w:rsidR="00806505">
        <w:t xml:space="preserve"> </w:t>
      </w:r>
      <w:r w:rsidRPr="00566575">
        <w:t>and</w:t>
      </w:r>
      <w:r w:rsidR="00806505">
        <w:t xml:space="preserve"> </w:t>
      </w:r>
      <w:r w:rsidRPr="00566575">
        <w:t>Data</w:t>
      </w:r>
      <w:r w:rsidR="00806505">
        <w:t xml:space="preserve"> </w:t>
      </w:r>
      <w:r w:rsidRPr="00932F61">
        <w:t>Strategy</w:t>
      </w:r>
      <w:bookmarkEnd w:id="2277"/>
      <w:bookmarkEnd w:id="2278"/>
    </w:p>
    <w:p w14:paraId="2257AF9B" w14:textId="62EC7FE7" w:rsidR="00FF729E" w:rsidRPr="00FF729E" w:rsidRDefault="00FF729E" w:rsidP="00FF729E">
      <w:r w:rsidRPr="00FF729E">
        <w:t>A</w:t>
      </w:r>
      <w:r w:rsidR="00806505">
        <w:t xml:space="preserve"> </w:t>
      </w:r>
      <w:r w:rsidRPr="00FF729E">
        <w:t>clear</w:t>
      </w:r>
      <w:r w:rsidR="00806505">
        <w:t xml:space="preserve"> </w:t>
      </w:r>
      <w:r w:rsidRPr="00FF729E">
        <w:t>governance</w:t>
      </w:r>
      <w:r w:rsidR="00806505">
        <w:t xml:space="preserve"> </w:t>
      </w:r>
      <w:r w:rsidRPr="00FF729E">
        <w:t>and</w:t>
      </w:r>
      <w:r w:rsidR="00806505">
        <w:t xml:space="preserve"> </w:t>
      </w:r>
      <w:r w:rsidRPr="00FF729E">
        <w:t>data</w:t>
      </w:r>
      <w:r w:rsidR="00806505">
        <w:t xml:space="preserve"> </w:t>
      </w:r>
      <w:r w:rsidRPr="00FF729E">
        <w:t>strategy</w:t>
      </w:r>
      <w:r w:rsidR="00806505">
        <w:t xml:space="preserve"> </w:t>
      </w:r>
      <w:r w:rsidRPr="00FF729E">
        <w:t>ensures</w:t>
      </w:r>
      <w:r w:rsidR="00806505">
        <w:t xml:space="preserve"> </w:t>
      </w:r>
      <w:r w:rsidRPr="00FF729E">
        <w:t>that</w:t>
      </w:r>
      <w:r w:rsidR="00806505">
        <w:t xml:space="preserve"> </w:t>
      </w:r>
      <w:r w:rsidRPr="00FF729E">
        <w:t>observability</w:t>
      </w:r>
      <w:r w:rsidR="00806505">
        <w:t xml:space="preserve"> </w:t>
      </w:r>
      <w:r w:rsidRPr="00FF729E">
        <w:t>data</w:t>
      </w:r>
      <w:r w:rsidR="00806505">
        <w:t xml:space="preserve"> </w:t>
      </w:r>
      <w:r w:rsidRPr="00FF729E">
        <w:t>remains</w:t>
      </w:r>
      <w:r w:rsidR="00806505">
        <w:t xml:space="preserve"> </w:t>
      </w:r>
      <w:r w:rsidRPr="00FF729E">
        <w:t>useful,</w:t>
      </w:r>
      <w:r w:rsidR="00806505">
        <w:t xml:space="preserve"> </w:t>
      </w:r>
      <w:r w:rsidRPr="00FF729E">
        <w:t>compliant,</w:t>
      </w:r>
      <w:r w:rsidR="00806505">
        <w:t xml:space="preserve"> </w:t>
      </w:r>
      <w:r w:rsidRPr="00FF729E">
        <w:t>and</w:t>
      </w:r>
      <w:r w:rsidR="00806505">
        <w:t xml:space="preserve"> </w:t>
      </w:r>
      <w:r w:rsidRPr="00FF729E">
        <w:t>cost</w:t>
      </w:r>
      <w:r w:rsidRPr="00FF729E">
        <w:noBreakHyphen/>
        <w:t>effective</w:t>
      </w:r>
      <w:r w:rsidR="00806505">
        <w:t xml:space="preserve"> </w:t>
      </w:r>
      <w:r w:rsidRPr="00FF729E">
        <w:t>throughout</w:t>
      </w:r>
      <w:r w:rsidR="00806505">
        <w:t xml:space="preserve"> </w:t>
      </w:r>
      <w:r w:rsidRPr="00FF729E">
        <w:t>its</w:t>
      </w:r>
      <w:r w:rsidR="00806505">
        <w:t xml:space="preserve"> </w:t>
      </w:r>
      <w:r w:rsidRPr="00FF729E">
        <w:t>lifecycle.</w:t>
      </w:r>
      <w:r w:rsidR="00806505">
        <w:t xml:space="preserve"> </w:t>
      </w:r>
      <w:r w:rsidRPr="00FF729E">
        <w:t>The</w:t>
      </w:r>
      <w:r w:rsidR="00806505">
        <w:t xml:space="preserve"> </w:t>
      </w:r>
      <w:r w:rsidRPr="00FF729E">
        <w:t>strategy</w:t>
      </w:r>
      <w:r w:rsidR="00806505">
        <w:t xml:space="preserve"> </w:t>
      </w:r>
      <w:r w:rsidRPr="00FF729E">
        <w:t>typically</w:t>
      </w:r>
      <w:r w:rsidR="00806505">
        <w:t xml:space="preserve"> </w:t>
      </w:r>
      <w:r w:rsidRPr="00FF729E">
        <w:t>defines:</w:t>
      </w:r>
    </w:p>
    <w:p w14:paraId="18F89624" w14:textId="440E94A7" w:rsidR="00FF729E" w:rsidRPr="00FF729E" w:rsidRDefault="00FF729E" w:rsidP="00FF729E">
      <w:pPr>
        <w:pStyle w:val="Bullets"/>
      </w:pPr>
      <w:r w:rsidRPr="00FF729E">
        <w:t>What</w:t>
      </w:r>
      <w:r w:rsidR="00806505">
        <w:t xml:space="preserve"> </w:t>
      </w:r>
      <w:r w:rsidRPr="00FF729E">
        <w:t>telemetry</w:t>
      </w:r>
      <w:r w:rsidR="00806505">
        <w:t xml:space="preserve"> </w:t>
      </w:r>
      <w:r w:rsidRPr="00FF729E">
        <w:t>is</w:t>
      </w:r>
      <w:r w:rsidR="00806505">
        <w:t xml:space="preserve"> </w:t>
      </w:r>
      <w:r w:rsidRPr="00FF729E">
        <w:t>collected</w:t>
      </w:r>
      <w:r w:rsidR="00806505">
        <w:t xml:space="preserve"> </w:t>
      </w:r>
    </w:p>
    <w:p w14:paraId="13A4ABD6" w14:textId="4D55A93B" w:rsidR="00FF729E" w:rsidRPr="00FF729E" w:rsidRDefault="00FF729E" w:rsidP="00FF729E">
      <w:pPr>
        <w:pStyle w:val="Bullets"/>
      </w:pPr>
      <w:r w:rsidRPr="00FF729E">
        <w:t>How</w:t>
      </w:r>
      <w:r w:rsidR="00806505">
        <w:t xml:space="preserve"> </w:t>
      </w:r>
      <w:r w:rsidRPr="00FF729E">
        <w:t>long</w:t>
      </w:r>
      <w:r w:rsidR="00806505">
        <w:t xml:space="preserve"> </w:t>
      </w:r>
      <w:r w:rsidRPr="00FF729E">
        <w:t>each</w:t>
      </w:r>
      <w:r w:rsidR="00806505">
        <w:t xml:space="preserve"> </w:t>
      </w:r>
      <w:r w:rsidRPr="00FF729E">
        <w:t>data</w:t>
      </w:r>
      <w:r w:rsidR="00806505">
        <w:t xml:space="preserve"> </w:t>
      </w:r>
      <w:r w:rsidRPr="00FF729E">
        <w:t>type</w:t>
      </w:r>
      <w:r w:rsidR="00806505">
        <w:t xml:space="preserve"> </w:t>
      </w:r>
      <w:r w:rsidRPr="00FF729E">
        <w:t>is</w:t>
      </w:r>
      <w:r w:rsidR="00806505">
        <w:t xml:space="preserve"> </w:t>
      </w:r>
      <w:r w:rsidRPr="00FF729E">
        <w:t>retained</w:t>
      </w:r>
      <w:r w:rsidR="00806505">
        <w:t xml:space="preserve"> </w:t>
      </w:r>
    </w:p>
    <w:p w14:paraId="2F60F288" w14:textId="150BAD96" w:rsidR="00FF729E" w:rsidRPr="00FF729E" w:rsidRDefault="00FF729E" w:rsidP="00FF729E">
      <w:pPr>
        <w:pStyle w:val="Bullets"/>
      </w:pPr>
      <w:r w:rsidRPr="00FF729E">
        <w:t>Where</w:t>
      </w:r>
      <w:r w:rsidR="00806505">
        <w:t xml:space="preserve"> </w:t>
      </w:r>
      <w:r w:rsidRPr="00FF729E">
        <w:t>it</w:t>
      </w:r>
      <w:r w:rsidR="00806505">
        <w:t xml:space="preserve"> </w:t>
      </w:r>
      <w:r w:rsidRPr="00FF729E">
        <w:t>is</w:t>
      </w:r>
      <w:r w:rsidR="00806505">
        <w:t xml:space="preserve"> </w:t>
      </w:r>
      <w:r w:rsidRPr="00FF729E">
        <w:t>stored</w:t>
      </w:r>
      <w:r w:rsidR="00806505">
        <w:t xml:space="preserve"> </w:t>
      </w:r>
    </w:p>
    <w:p w14:paraId="35451151" w14:textId="6DD9064C" w:rsidR="00FF729E" w:rsidRPr="00FF729E" w:rsidRDefault="00FF729E" w:rsidP="00FF729E">
      <w:pPr>
        <w:pStyle w:val="Bullets"/>
      </w:pPr>
      <w:r w:rsidRPr="00FF729E">
        <w:t>Who</w:t>
      </w:r>
      <w:r w:rsidR="00806505">
        <w:t xml:space="preserve"> </w:t>
      </w:r>
      <w:r w:rsidRPr="00FF729E">
        <w:t>can</w:t>
      </w:r>
      <w:r w:rsidR="00806505">
        <w:t xml:space="preserve"> </w:t>
      </w:r>
      <w:r w:rsidRPr="00FF729E">
        <w:t>access</w:t>
      </w:r>
      <w:r w:rsidR="00806505">
        <w:t xml:space="preserve"> </w:t>
      </w:r>
      <w:r w:rsidRPr="00FF729E">
        <w:t>it</w:t>
      </w:r>
      <w:r w:rsidR="00806505">
        <w:t xml:space="preserve"> </w:t>
      </w:r>
    </w:p>
    <w:p w14:paraId="35B615F6" w14:textId="134D70D7" w:rsidR="00FF729E" w:rsidRPr="00FF729E" w:rsidRDefault="00FF729E" w:rsidP="00FF729E">
      <w:pPr>
        <w:pStyle w:val="Bullets"/>
      </w:pPr>
      <w:r w:rsidRPr="00FF729E">
        <w:t>How</w:t>
      </w:r>
      <w:r w:rsidR="00806505">
        <w:t xml:space="preserve"> </w:t>
      </w:r>
      <w:r w:rsidRPr="00FF729E">
        <w:t>it</w:t>
      </w:r>
      <w:r w:rsidR="00806505">
        <w:t xml:space="preserve"> </w:t>
      </w:r>
      <w:r w:rsidRPr="00FF729E">
        <w:t>is</w:t>
      </w:r>
      <w:r w:rsidR="00806505">
        <w:t xml:space="preserve"> </w:t>
      </w:r>
      <w:r w:rsidRPr="00FF729E">
        <w:t>governed,</w:t>
      </w:r>
      <w:r w:rsidR="00806505">
        <w:t xml:space="preserve"> </w:t>
      </w:r>
      <w:r w:rsidRPr="00FF729E">
        <w:t>audited,</w:t>
      </w:r>
      <w:r w:rsidR="00806505">
        <w:t xml:space="preserve"> </w:t>
      </w:r>
      <w:r w:rsidRPr="00FF729E">
        <w:t>and</w:t>
      </w:r>
      <w:r w:rsidR="00806505">
        <w:t xml:space="preserve"> </w:t>
      </w:r>
      <w:r w:rsidRPr="00FF729E">
        <w:t>eventually</w:t>
      </w:r>
      <w:r w:rsidR="00806505">
        <w:t xml:space="preserve"> </w:t>
      </w:r>
      <w:r w:rsidRPr="00FF729E">
        <w:t>deleted</w:t>
      </w:r>
      <w:r w:rsidR="00806505">
        <w:t xml:space="preserve"> </w:t>
      </w:r>
      <w:r w:rsidRPr="00FF729E">
        <w:t>or</w:t>
      </w:r>
      <w:r w:rsidR="00806505">
        <w:t xml:space="preserve"> </w:t>
      </w:r>
      <w:r w:rsidRPr="00FF729E">
        <w:t>archived</w:t>
      </w:r>
    </w:p>
    <w:p w14:paraId="34153119" w14:textId="079A22E7" w:rsidR="00A449C6" w:rsidRDefault="00C84A4B" w:rsidP="0038693B">
      <w:pPr>
        <w:pStyle w:val="Heading2"/>
      </w:pPr>
      <w:bookmarkStart w:id="2279" w:name="_Toc228549528"/>
      <w:bookmarkStart w:id="2280" w:name="_Toc228784916"/>
      <w:commentRangeStart w:id="2281"/>
      <w:r w:rsidRPr="00566575">
        <w:t>Telemetry</w:t>
      </w:r>
      <w:r w:rsidR="00806505">
        <w:t xml:space="preserve"> </w:t>
      </w:r>
      <w:r w:rsidRPr="00566575">
        <w:t>retention</w:t>
      </w:r>
      <w:r w:rsidR="00806505">
        <w:t xml:space="preserve"> </w:t>
      </w:r>
      <w:r w:rsidRPr="00566575">
        <w:t>tiers</w:t>
      </w:r>
      <w:bookmarkEnd w:id="2279"/>
      <w:bookmarkEnd w:id="2280"/>
      <w:commentRangeEnd w:id="2281"/>
      <w:r w:rsidR="00FF729E">
        <w:rPr>
          <w:rStyle w:val="CommentReference"/>
          <w:sz w:val="32"/>
          <w:szCs w:val="32"/>
        </w:rPr>
        <w:commentReference w:id="2281"/>
      </w:r>
    </w:p>
    <w:p w14:paraId="66ADDF0B" w14:textId="6ACAA447" w:rsidR="00FF729E" w:rsidRPr="00FF729E" w:rsidRDefault="00FF729E" w:rsidP="00FF729E">
      <w:r w:rsidRPr="00FF729E">
        <w:t>A</w:t>
      </w:r>
      <w:r w:rsidR="00806505">
        <w:t xml:space="preserve"> </w:t>
      </w:r>
      <w:r w:rsidRPr="00FF729E">
        <w:t>tiered</w:t>
      </w:r>
      <w:r w:rsidR="00806505">
        <w:t xml:space="preserve"> </w:t>
      </w:r>
      <w:r w:rsidRPr="00FF729E">
        <w:t>retention</w:t>
      </w:r>
      <w:r w:rsidR="00806505">
        <w:t xml:space="preserve"> </w:t>
      </w:r>
      <w:r w:rsidRPr="00FF729E">
        <w:t>model</w:t>
      </w:r>
      <w:r w:rsidR="00806505">
        <w:t xml:space="preserve"> </w:t>
      </w:r>
      <w:r w:rsidRPr="00FF729E">
        <w:t>balances</w:t>
      </w:r>
      <w:r w:rsidR="00806505">
        <w:t xml:space="preserve"> </w:t>
      </w:r>
      <w:r w:rsidRPr="00FF729E">
        <w:t>cost,</w:t>
      </w:r>
      <w:r w:rsidR="00806505">
        <w:t xml:space="preserve"> </w:t>
      </w:r>
      <w:r w:rsidRPr="00FF729E">
        <w:t>performance,</w:t>
      </w:r>
      <w:r w:rsidR="00806505">
        <w:t xml:space="preserve"> </w:t>
      </w:r>
      <w:r w:rsidRPr="00FF729E">
        <w:t>and</w:t>
      </w:r>
      <w:r w:rsidR="00806505">
        <w:t xml:space="preserve"> </w:t>
      </w:r>
      <w:r w:rsidRPr="00FF729E">
        <w:t>investigatory</w:t>
      </w:r>
      <w:r w:rsidR="00806505">
        <w:t xml:space="preserve"> </w:t>
      </w:r>
      <w:r w:rsidRPr="00FF729E">
        <w:t>needs.</w:t>
      </w:r>
    </w:p>
    <w:tbl>
      <w:tblPr>
        <w:tblW w:w="0" w:type="dxa"/>
        <w:tblLook w:val="04A0" w:firstRow="1" w:lastRow="0" w:firstColumn="1" w:lastColumn="0" w:noHBand="0" w:noVBand="1"/>
      </w:tblPr>
      <w:tblGrid>
        <w:gridCol w:w="1608"/>
        <w:gridCol w:w="1798"/>
        <w:gridCol w:w="6231"/>
      </w:tblGrid>
      <w:tr w:rsidR="00FF729E" w:rsidRPr="00FF729E" w14:paraId="1F51D652" w14:textId="77777777" w:rsidTr="00FF729E">
        <w:tc>
          <w:tcPr>
            <w:tcW w:w="0" w:type="auto"/>
            <w:noWrap/>
            <w:hideMark/>
          </w:tcPr>
          <w:p w14:paraId="3752A501" w14:textId="7B0D2F4D" w:rsidR="00FF729E" w:rsidRPr="00FF729E" w:rsidRDefault="00FF729E" w:rsidP="00FF729E">
            <w:pPr>
              <w:pStyle w:val="TableTitle"/>
            </w:pPr>
            <w:r w:rsidRPr="00FF729E">
              <w:t>Data</w:t>
            </w:r>
            <w:r w:rsidR="00806505">
              <w:t xml:space="preserve"> </w:t>
            </w:r>
            <w:r w:rsidRPr="00FF729E">
              <w:t>Type</w:t>
            </w:r>
          </w:p>
        </w:tc>
        <w:tc>
          <w:tcPr>
            <w:tcW w:w="0" w:type="auto"/>
            <w:noWrap/>
            <w:hideMark/>
          </w:tcPr>
          <w:p w14:paraId="36A5514D" w14:textId="7FE8ABB7" w:rsidR="00FF729E" w:rsidRDefault="00FF729E" w:rsidP="00FF729E">
            <w:pPr>
              <w:pStyle w:val="TableTitle"/>
            </w:pPr>
            <w:r w:rsidRPr="00FF729E">
              <w:t>Typical</w:t>
            </w:r>
            <w:r w:rsidR="00806505">
              <w:t xml:space="preserve"> </w:t>
            </w:r>
            <w:r w:rsidRPr="00FF729E">
              <w:t>Retention</w:t>
            </w:r>
            <w:r w:rsidR="00806505">
              <w:t xml:space="preserve"> </w:t>
            </w:r>
          </w:p>
          <w:p w14:paraId="7890E270" w14:textId="21403105" w:rsidR="00FF729E" w:rsidRPr="00FF729E" w:rsidRDefault="00FF729E" w:rsidP="00FF729E">
            <w:pPr>
              <w:pStyle w:val="TableTitle"/>
            </w:pPr>
            <w:r w:rsidRPr="00FF729E">
              <w:t>Window</w:t>
            </w:r>
          </w:p>
        </w:tc>
        <w:tc>
          <w:tcPr>
            <w:tcW w:w="0" w:type="auto"/>
            <w:noWrap/>
            <w:hideMark/>
          </w:tcPr>
          <w:p w14:paraId="694BE30A" w14:textId="77777777" w:rsidR="00FF729E" w:rsidRPr="00FF729E" w:rsidRDefault="00FF729E" w:rsidP="00FF729E">
            <w:pPr>
              <w:pStyle w:val="TableTitle"/>
            </w:pPr>
            <w:r w:rsidRPr="00FF729E">
              <w:t>Rationale</w:t>
            </w:r>
          </w:p>
        </w:tc>
      </w:tr>
      <w:tr w:rsidR="00FF729E" w:rsidRPr="00FF729E" w14:paraId="45A1CF44" w14:textId="77777777" w:rsidTr="00FF729E">
        <w:tc>
          <w:tcPr>
            <w:tcW w:w="0" w:type="auto"/>
            <w:hideMark/>
          </w:tcPr>
          <w:p w14:paraId="2197B98B" w14:textId="77777777" w:rsidR="00FF729E" w:rsidRPr="00FF729E" w:rsidRDefault="00FF729E" w:rsidP="00FF729E">
            <w:pPr>
              <w:pStyle w:val="TableBody"/>
            </w:pPr>
            <w:r w:rsidRPr="00FF729E">
              <w:t>Metrics</w:t>
            </w:r>
          </w:p>
        </w:tc>
        <w:tc>
          <w:tcPr>
            <w:tcW w:w="0" w:type="auto"/>
            <w:hideMark/>
          </w:tcPr>
          <w:p w14:paraId="54B5D459" w14:textId="1C107DD3" w:rsidR="00FF729E" w:rsidRPr="00FF729E" w:rsidRDefault="00FF729E" w:rsidP="00FF729E">
            <w:pPr>
              <w:pStyle w:val="TableBody"/>
            </w:pPr>
            <w:r w:rsidRPr="00FF729E">
              <w:t>30–90</w:t>
            </w:r>
            <w:r w:rsidR="00806505">
              <w:t xml:space="preserve"> </w:t>
            </w:r>
            <w:r w:rsidRPr="00FF729E">
              <w:t>days</w:t>
            </w:r>
          </w:p>
        </w:tc>
        <w:tc>
          <w:tcPr>
            <w:tcW w:w="0" w:type="auto"/>
            <w:hideMark/>
          </w:tcPr>
          <w:p w14:paraId="5EA045C7" w14:textId="7FA78592" w:rsidR="00FF729E" w:rsidRPr="00FF729E" w:rsidRDefault="00FF729E" w:rsidP="00FF729E">
            <w:pPr>
              <w:pStyle w:val="TableBody"/>
            </w:pPr>
            <w:r w:rsidRPr="00FF729E">
              <w:t>Trend</w:t>
            </w:r>
            <w:r w:rsidR="00806505">
              <w:t xml:space="preserve"> </w:t>
            </w:r>
            <w:r w:rsidRPr="00FF729E">
              <w:t>analysis,</w:t>
            </w:r>
            <w:r w:rsidR="00806505">
              <w:t xml:space="preserve"> </w:t>
            </w:r>
            <w:r w:rsidRPr="00FF729E">
              <w:t>capacity</w:t>
            </w:r>
            <w:r w:rsidR="00806505">
              <w:t xml:space="preserve"> </w:t>
            </w:r>
            <w:r w:rsidRPr="00FF729E">
              <w:t>planning,</w:t>
            </w:r>
            <w:r w:rsidR="00806505">
              <w:t xml:space="preserve"> </w:t>
            </w:r>
            <w:r w:rsidRPr="00FF729E">
              <w:t>and</w:t>
            </w:r>
            <w:r w:rsidR="00806505">
              <w:t xml:space="preserve"> </w:t>
            </w:r>
            <w:r w:rsidRPr="00FF729E">
              <w:t>SLO/SLA</w:t>
            </w:r>
            <w:r w:rsidR="00806505">
              <w:t xml:space="preserve"> </w:t>
            </w:r>
            <w:r w:rsidRPr="00FF729E">
              <w:t>tracking</w:t>
            </w:r>
          </w:p>
        </w:tc>
      </w:tr>
      <w:tr w:rsidR="00FF729E" w:rsidRPr="00FF729E" w14:paraId="35C6DCB3" w14:textId="77777777" w:rsidTr="00FF729E">
        <w:tc>
          <w:tcPr>
            <w:tcW w:w="0" w:type="auto"/>
            <w:hideMark/>
          </w:tcPr>
          <w:p w14:paraId="6B9933B9" w14:textId="77777777" w:rsidR="00FF729E" w:rsidRPr="00FF729E" w:rsidRDefault="00FF729E" w:rsidP="00FF729E">
            <w:pPr>
              <w:pStyle w:val="TableBody"/>
            </w:pPr>
            <w:r w:rsidRPr="00FF729E">
              <w:t>Logs</w:t>
            </w:r>
          </w:p>
        </w:tc>
        <w:tc>
          <w:tcPr>
            <w:tcW w:w="0" w:type="auto"/>
            <w:hideMark/>
          </w:tcPr>
          <w:p w14:paraId="6F62401B" w14:textId="58BC2D4C" w:rsidR="00FF729E" w:rsidRPr="00FF729E" w:rsidRDefault="00FF729E" w:rsidP="00FF729E">
            <w:pPr>
              <w:pStyle w:val="TableBody"/>
            </w:pPr>
            <w:r w:rsidRPr="00FF729E">
              <w:t>7–30</w:t>
            </w:r>
            <w:r w:rsidR="00806505">
              <w:t xml:space="preserve"> </w:t>
            </w:r>
            <w:r w:rsidRPr="00FF729E">
              <w:t>days</w:t>
            </w:r>
          </w:p>
        </w:tc>
        <w:tc>
          <w:tcPr>
            <w:tcW w:w="0" w:type="auto"/>
            <w:hideMark/>
          </w:tcPr>
          <w:p w14:paraId="27424E69" w14:textId="78E39818" w:rsidR="00FF729E" w:rsidRPr="00FF729E" w:rsidRDefault="00FF729E" w:rsidP="00FF729E">
            <w:pPr>
              <w:pStyle w:val="TableBody"/>
            </w:pPr>
            <w:r w:rsidRPr="00FF729E">
              <w:t>Near</w:t>
            </w:r>
            <w:r w:rsidRPr="00FF729E">
              <w:noBreakHyphen/>
              <w:t>term</w:t>
            </w:r>
            <w:r w:rsidR="00806505">
              <w:t xml:space="preserve"> </w:t>
            </w:r>
            <w:r w:rsidRPr="00FF729E">
              <w:t>incident</w:t>
            </w:r>
            <w:r w:rsidR="00806505">
              <w:t xml:space="preserve"> </w:t>
            </w:r>
            <w:r w:rsidRPr="00FF729E">
              <w:t>investigation</w:t>
            </w:r>
            <w:r w:rsidR="00806505">
              <w:t xml:space="preserve"> </w:t>
            </w:r>
            <w:r w:rsidRPr="00FF729E">
              <w:t>and</w:t>
            </w:r>
            <w:r w:rsidR="00806505">
              <w:t xml:space="preserve"> </w:t>
            </w:r>
            <w:r w:rsidRPr="00FF729E">
              <w:t>security</w:t>
            </w:r>
            <w:r w:rsidR="00806505">
              <w:t xml:space="preserve"> </w:t>
            </w:r>
            <w:r w:rsidRPr="00FF729E">
              <w:t>analysis</w:t>
            </w:r>
          </w:p>
        </w:tc>
      </w:tr>
      <w:tr w:rsidR="00FF729E" w:rsidRPr="00FF729E" w14:paraId="6601BC28" w14:textId="77777777" w:rsidTr="00FF729E">
        <w:tc>
          <w:tcPr>
            <w:tcW w:w="0" w:type="auto"/>
            <w:hideMark/>
          </w:tcPr>
          <w:p w14:paraId="290D8E9A" w14:textId="77777777" w:rsidR="00FF729E" w:rsidRPr="00FF729E" w:rsidRDefault="00FF729E" w:rsidP="00FF729E">
            <w:pPr>
              <w:pStyle w:val="TableBody"/>
            </w:pPr>
            <w:r w:rsidRPr="00FF729E">
              <w:t>Traces</w:t>
            </w:r>
          </w:p>
        </w:tc>
        <w:tc>
          <w:tcPr>
            <w:tcW w:w="0" w:type="auto"/>
            <w:hideMark/>
          </w:tcPr>
          <w:p w14:paraId="0824800B" w14:textId="4E4EC8C1" w:rsidR="00FF729E" w:rsidRPr="00FF729E" w:rsidRDefault="00FF729E" w:rsidP="00FF729E">
            <w:pPr>
              <w:pStyle w:val="TableBody"/>
            </w:pPr>
            <w:r w:rsidRPr="00FF729E">
              <w:t>7</w:t>
            </w:r>
            <w:r w:rsidR="00806505">
              <w:t xml:space="preserve"> </w:t>
            </w:r>
            <w:r w:rsidRPr="00FF729E">
              <w:t>days</w:t>
            </w:r>
          </w:p>
        </w:tc>
        <w:tc>
          <w:tcPr>
            <w:tcW w:w="0" w:type="auto"/>
            <w:hideMark/>
          </w:tcPr>
          <w:p w14:paraId="7B50CE28" w14:textId="5B5D0474" w:rsidR="00FF729E" w:rsidRPr="00FF729E" w:rsidRDefault="00FF729E" w:rsidP="00FF729E">
            <w:pPr>
              <w:pStyle w:val="TableBody"/>
            </w:pPr>
            <w:r w:rsidRPr="00FF729E">
              <w:t>High</w:t>
            </w:r>
            <w:r w:rsidRPr="00FF729E">
              <w:noBreakHyphen/>
              <w:t>resolution</w:t>
            </w:r>
            <w:r w:rsidR="00806505">
              <w:t xml:space="preserve"> </w:t>
            </w:r>
            <w:r w:rsidRPr="00FF729E">
              <w:t>debugging</w:t>
            </w:r>
            <w:r w:rsidR="00806505">
              <w:t xml:space="preserve"> </w:t>
            </w:r>
            <w:r w:rsidRPr="00FF729E">
              <w:t>of</w:t>
            </w:r>
            <w:r w:rsidR="00806505">
              <w:t xml:space="preserve"> </w:t>
            </w:r>
            <w:r w:rsidRPr="00FF729E">
              <w:t>recent</w:t>
            </w:r>
            <w:r w:rsidR="00806505">
              <w:t xml:space="preserve"> </w:t>
            </w:r>
            <w:r w:rsidRPr="00FF729E">
              <w:t>issues</w:t>
            </w:r>
            <w:r w:rsidR="00806505">
              <w:t xml:space="preserve"> </w:t>
            </w:r>
            <w:r w:rsidRPr="00FF729E">
              <w:t>and</w:t>
            </w:r>
            <w:r w:rsidR="00806505">
              <w:t xml:space="preserve"> </w:t>
            </w:r>
            <w:r w:rsidRPr="00FF729E">
              <w:t>performance</w:t>
            </w:r>
            <w:r w:rsidR="00806505">
              <w:t xml:space="preserve"> </w:t>
            </w:r>
            <w:r w:rsidRPr="00FF729E">
              <w:t>hotspots</w:t>
            </w:r>
          </w:p>
        </w:tc>
      </w:tr>
      <w:tr w:rsidR="00FF729E" w:rsidRPr="00FF729E" w14:paraId="3F28BF19" w14:textId="77777777" w:rsidTr="00FF729E">
        <w:tc>
          <w:tcPr>
            <w:tcW w:w="0" w:type="auto"/>
            <w:hideMark/>
          </w:tcPr>
          <w:p w14:paraId="6B9C2C76" w14:textId="1A80CABB" w:rsidR="00FF729E" w:rsidRPr="00FF729E" w:rsidRDefault="00FF729E" w:rsidP="00FF729E">
            <w:pPr>
              <w:pStyle w:val="TableBody"/>
            </w:pPr>
            <w:r w:rsidRPr="00FF729E">
              <w:t>RCA</w:t>
            </w:r>
            <w:r w:rsidR="00806505">
              <w:t xml:space="preserve"> </w:t>
            </w:r>
            <w:r w:rsidRPr="00FF729E">
              <w:t>summaries</w:t>
            </w:r>
          </w:p>
        </w:tc>
        <w:tc>
          <w:tcPr>
            <w:tcW w:w="0" w:type="auto"/>
            <w:hideMark/>
          </w:tcPr>
          <w:p w14:paraId="61629437" w14:textId="59EE33AF" w:rsidR="00FF729E" w:rsidRPr="00FF729E" w:rsidRDefault="00FF729E" w:rsidP="00FF729E">
            <w:pPr>
              <w:pStyle w:val="TableBody"/>
            </w:pPr>
            <w:r w:rsidRPr="00FF729E">
              <w:t>1</w:t>
            </w:r>
            <w:r w:rsidR="00806505">
              <w:t xml:space="preserve"> </w:t>
            </w:r>
            <w:r w:rsidRPr="00FF729E">
              <w:t>year</w:t>
            </w:r>
          </w:p>
        </w:tc>
        <w:tc>
          <w:tcPr>
            <w:tcW w:w="0" w:type="auto"/>
            <w:hideMark/>
          </w:tcPr>
          <w:p w14:paraId="1DDCEACF" w14:textId="66B71EE5" w:rsidR="00FF729E" w:rsidRPr="00FF729E" w:rsidRDefault="00FF729E" w:rsidP="00FF729E">
            <w:pPr>
              <w:pStyle w:val="TableBody"/>
            </w:pPr>
            <w:r w:rsidRPr="00FF729E">
              <w:t>Long</w:t>
            </w:r>
            <w:r w:rsidRPr="00FF729E">
              <w:noBreakHyphen/>
              <w:t>term</w:t>
            </w:r>
            <w:r w:rsidR="00806505">
              <w:t xml:space="preserve"> </w:t>
            </w:r>
            <w:r w:rsidRPr="00FF729E">
              <w:t>learning,</w:t>
            </w:r>
            <w:r w:rsidR="00806505">
              <w:t xml:space="preserve"> </w:t>
            </w:r>
            <w:r w:rsidRPr="00FF729E">
              <w:t>auditability,</w:t>
            </w:r>
            <w:r w:rsidR="00806505">
              <w:t xml:space="preserve"> </w:t>
            </w:r>
            <w:r w:rsidRPr="00FF729E">
              <w:t>and</w:t>
            </w:r>
            <w:r w:rsidR="00806505">
              <w:t xml:space="preserve"> </w:t>
            </w:r>
            <w:r w:rsidRPr="00FF729E">
              <w:t>governance</w:t>
            </w:r>
            <w:r w:rsidR="00806505">
              <w:t xml:space="preserve"> </w:t>
            </w:r>
            <w:r w:rsidRPr="00FF729E">
              <w:t>reviews</w:t>
            </w:r>
          </w:p>
        </w:tc>
      </w:tr>
    </w:tbl>
    <w:p w14:paraId="1937E8E4" w14:textId="58D7790D" w:rsidR="00FF729E" w:rsidRDefault="00FF729E" w:rsidP="00FF729E">
      <w:r w:rsidRPr="00FF729E">
        <w:t>Retention</w:t>
      </w:r>
      <w:r w:rsidR="00806505">
        <w:t xml:space="preserve"> </w:t>
      </w:r>
      <w:r w:rsidRPr="00FF729E">
        <w:t>policies</w:t>
      </w:r>
      <w:r w:rsidR="00806505">
        <w:t xml:space="preserve"> </w:t>
      </w:r>
      <w:r w:rsidRPr="00FF729E">
        <w:t>can</w:t>
      </w:r>
      <w:r w:rsidR="00806505">
        <w:t xml:space="preserve"> </w:t>
      </w:r>
      <w:r w:rsidRPr="00FF729E">
        <w:t>be</w:t>
      </w:r>
      <w:r w:rsidR="00806505">
        <w:t xml:space="preserve"> </w:t>
      </w:r>
      <w:r w:rsidRPr="00FF729E">
        <w:t>refined</w:t>
      </w:r>
      <w:r w:rsidR="00806505">
        <w:t xml:space="preserve"> </w:t>
      </w:r>
      <w:r w:rsidRPr="00FF729E">
        <w:t>per</w:t>
      </w:r>
      <w:r w:rsidR="00806505">
        <w:t xml:space="preserve"> </w:t>
      </w:r>
      <w:r w:rsidRPr="00FF729E">
        <w:t>environment</w:t>
      </w:r>
      <w:r w:rsidR="00806505">
        <w:t xml:space="preserve"> </w:t>
      </w:r>
      <w:r w:rsidRPr="00FF729E">
        <w:t>(production,</w:t>
      </w:r>
      <w:r w:rsidR="00806505">
        <w:t xml:space="preserve"> </w:t>
      </w:r>
      <w:r w:rsidRPr="00FF729E">
        <w:t>non</w:t>
      </w:r>
      <w:r w:rsidRPr="00FF729E">
        <w:noBreakHyphen/>
        <w:t>production),</w:t>
      </w:r>
      <w:r w:rsidR="00806505">
        <w:t xml:space="preserve"> </w:t>
      </w:r>
      <w:r w:rsidRPr="00FF729E">
        <w:t>per</w:t>
      </w:r>
      <w:r w:rsidR="00806505">
        <w:t xml:space="preserve"> </w:t>
      </w:r>
      <w:r w:rsidRPr="00FF729E">
        <w:t>service</w:t>
      </w:r>
      <w:r w:rsidR="00806505">
        <w:t xml:space="preserve"> </w:t>
      </w:r>
      <w:r w:rsidRPr="00FF729E">
        <w:t>criticality,</w:t>
      </w:r>
      <w:r w:rsidR="00806505">
        <w:t xml:space="preserve"> </w:t>
      </w:r>
      <w:r w:rsidRPr="00FF729E">
        <w:t>and</w:t>
      </w:r>
      <w:r w:rsidR="00806505">
        <w:t xml:space="preserve"> </w:t>
      </w:r>
      <w:r w:rsidRPr="00FF729E">
        <w:t>per</w:t>
      </w:r>
      <w:r w:rsidR="00806505">
        <w:t xml:space="preserve"> </w:t>
      </w:r>
      <w:r w:rsidRPr="00FF729E">
        <w:t>regulatory</w:t>
      </w:r>
      <w:r w:rsidR="00806505">
        <w:t xml:space="preserve"> </w:t>
      </w:r>
      <w:r w:rsidRPr="00FF729E">
        <w:t>requirement.</w:t>
      </w:r>
    </w:p>
    <w:p w14:paraId="25C4AC32" w14:textId="3A5C23E5" w:rsidR="00FF729E" w:rsidRPr="00FF729E" w:rsidRDefault="00FF729E" w:rsidP="0038693B">
      <w:pPr>
        <w:pStyle w:val="Heading2"/>
      </w:pPr>
      <w:bookmarkStart w:id="2283" w:name="_Toc228549529"/>
      <w:bookmarkStart w:id="2284" w:name="_Toc228784917"/>
      <w:r w:rsidRPr="00FF729E">
        <w:t>Worked</w:t>
      </w:r>
      <w:r w:rsidR="00806505">
        <w:t xml:space="preserve"> </w:t>
      </w:r>
      <w:r w:rsidRPr="00FF729E">
        <w:t>Example:</w:t>
      </w:r>
      <w:r w:rsidR="00806505">
        <w:t xml:space="preserve"> </w:t>
      </w:r>
      <w:r w:rsidRPr="00FF729E">
        <w:t>Applying</w:t>
      </w:r>
      <w:r w:rsidR="00806505">
        <w:t xml:space="preserve"> </w:t>
      </w:r>
      <w:r w:rsidRPr="00FF729E">
        <w:t>Retention</w:t>
      </w:r>
      <w:r w:rsidR="00806505">
        <w:t xml:space="preserve"> </w:t>
      </w:r>
      <w:r w:rsidRPr="00FF729E">
        <w:t>Policy</w:t>
      </w:r>
      <w:bookmarkEnd w:id="2283"/>
      <w:bookmarkEnd w:id="2284"/>
    </w:p>
    <w:p w14:paraId="050ECD57" w14:textId="47F31A90" w:rsidR="00FF729E" w:rsidRPr="00FF729E" w:rsidRDefault="00FF729E" w:rsidP="00FF729E">
      <w:r w:rsidRPr="00FF729E">
        <w:rPr>
          <w:b/>
          <w:bCs/>
        </w:rPr>
        <w:t>Scenario:</w:t>
      </w:r>
      <w:r w:rsidRPr="00FF729E">
        <w:br/>
        <w:t>A</w:t>
      </w:r>
      <w:r w:rsidR="00806505">
        <w:t xml:space="preserve"> </w:t>
      </w:r>
      <w:r w:rsidRPr="00FF729E">
        <w:t>customer</w:t>
      </w:r>
      <w:r w:rsidRPr="00FF729E">
        <w:noBreakHyphen/>
        <w:t>facing</w:t>
      </w:r>
      <w:r w:rsidR="00806505">
        <w:t xml:space="preserve"> </w:t>
      </w:r>
      <w:r w:rsidRPr="00FF729E">
        <w:t>insurance</w:t>
      </w:r>
      <w:r w:rsidR="00806505">
        <w:t xml:space="preserve"> </w:t>
      </w:r>
      <w:r w:rsidRPr="00FF729E">
        <w:t>platform</w:t>
      </w:r>
      <w:r w:rsidR="00806505">
        <w:t xml:space="preserve"> </w:t>
      </w:r>
      <w:r w:rsidRPr="00FF729E">
        <w:t>processes</w:t>
      </w:r>
      <w:r w:rsidR="00806505">
        <w:t xml:space="preserve"> </w:t>
      </w:r>
      <w:r w:rsidRPr="00FF729E">
        <w:t>policy</w:t>
      </w:r>
      <w:r w:rsidR="00806505">
        <w:t xml:space="preserve"> </w:t>
      </w:r>
      <w:r w:rsidRPr="00FF729E">
        <w:t>quotes</w:t>
      </w:r>
      <w:r w:rsidR="00806505">
        <w:t xml:space="preserve"> </w:t>
      </w:r>
      <w:r w:rsidRPr="00FF729E">
        <w:t>and</w:t>
      </w:r>
      <w:r w:rsidR="00806505">
        <w:t xml:space="preserve"> </w:t>
      </w:r>
      <w:r w:rsidRPr="00FF729E">
        <w:t>claims</w:t>
      </w:r>
      <w:r w:rsidR="00806505">
        <w:t xml:space="preserve"> </w:t>
      </w:r>
      <w:r w:rsidRPr="00FF729E">
        <w:t>24/7.</w:t>
      </w:r>
      <w:r w:rsidR="00806505">
        <w:t xml:space="preserve"> </w:t>
      </w:r>
      <w:r w:rsidRPr="00FF729E">
        <w:t>The</w:t>
      </w:r>
      <w:r w:rsidR="00806505">
        <w:t xml:space="preserve"> </w:t>
      </w:r>
      <w:r w:rsidRPr="00FF729E">
        <w:t>platform</w:t>
      </w:r>
      <w:r w:rsidR="00806505">
        <w:t xml:space="preserve"> </w:t>
      </w:r>
      <w:r w:rsidRPr="00FF729E">
        <w:t>must</w:t>
      </w:r>
      <w:r w:rsidR="00806505">
        <w:t xml:space="preserve"> </w:t>
      </w:r>
      <w:r w:rsidRPr="00FF729E">
        <w:t>meet</w:t>
      </w:r>
      <w:r w:rsidR="00806505">
        <w:t xml:space="preserve"> </w:t>
      </w:r>
      <w:r w:rsidRPr="00FF729E">
        <w:t>strict</w:t>
      </w:r>
      <w:r w:rsidR="00806505">
        <w:t xml:space="preserve"> </w:t>
      </w:r>
      <w:r w:rsidRPr="00FF729E">
        <w:t>uptime</w:t>
      </w:r>
      <w:r w:rsidR="00806505">
        <w:t xml:space="preserve"> </w:t>
      </w:r>
      <w:r w:rsidRPr="00FF729E">
        <w:t>SLAs,</w:t>
      </w:r>
      <w:r w:rsidR="00806505">
        <w:t xml:space="preserve"> </w:t>
      </w:r>
      <w:r w:rsidRPr="00FF729E">
        <w:t>support</w:t>
      </w:r>
      <w:r w:rsidR="00806505">
        <w:t xml:space="preserve"> </w:t>
      </w:r>
      <w:r w:rsidRPr="00FF729E">
        <w:t>operational</w:t>
      </w:r>
      <w:r w:rsidR="00806505">
        <w:t xml:space="preserve"> </w:t>
      </w:r>
      <w:r w:rsidRPr="00FF729E">
        <w:t>analytics,</w:t>
      </w:r>
      <w:r w:rsidR="00806505">
        <w:t xml:space="preserve"> </w:t>
      </w:r>
      <w:r w:rsidRPr="00FF729E">
        <w:t>and</w:t>
      </w:r>
      <w:r w:rsidR="00806505">
        <w:t xml:space="preserve"> </w:t>
      </w:r>
      <w:r w:rsidRPr="00FF729E">
        <w:t>maintain</w:t>
      </w:r>
      <w:r w:rsidR="00806505">
        <w:t xml:space="preserve"> </w:t>
      </w:r>
      <w:r w:rsidRPr="00FF729E">
        <w:t>auditability</w:t>
      </w:r>
      <w:r w:rsidR="00806505">
        <w:t xml:space="preserve"> </w:t>
      </w:r>
      <w:r w:rsidRPr="00FF729E">
        <w:t>for</w:t>
      </w:r>
      <w:r w:rsidR="00806505">
        <w:t xml:space="preserve"> </w:t>
      </w:r>
      <w:r w:rsidRPr="00FF729E">
        <w:t>at</w:t>
      </w:r>
      <w:r w:rsidR="00806505">
        <w:t xml:space="preserve"> </w:t>
      </w:r>
      <w:r w:rsidRPr="00FF729E">
        <w:t>least</w:t>
      </w:r>
      <w:r w:rsidR="00806505">
        <w:t xml:space="preserve"> </w:t>
      </w:r>
      <w:r w:rsidRPr="00FF729E">
        <w:t>12</w:t>
      </w:r>
      <w:r w:rsidR="00806505">
        <w:t xml:space="preserve"> </w:t>
      </w:r>
      <w:r w:rsidRPr="00FF729E">
        <w:t>months.</w:t>
      </w:r>
    </w:p>
    <w:p w14:paraId="23E8278C" w14:textId="544EED90" w:rsidR="00FF729E" w:rsidRPr="00FF729E" w:rsidRDefault="00FF729E" w:rsidP="00FF729E">
      <w:r w:rsidRPr="00FF729E">
        <w:rPr>
          <w:b/>
          <w:bCs/>
        </w:rPr>
        <w:t>Retention</w:t>
      </w:r>
      <w:r w:rsidR="00806505">
        <w:rPr>
          <w:b/>
          <w:bCs/>
        </w:rPr>
        <w:t xml:space="preserve"> </w:t>
      </w:r>
      <w:r w:rsidRPr="00FF729E">
        <w:rPr>
          <w:b/>
          <w:bCs/>
        </w:rPr>
        <w:t>application:</w:t>
      </w:r>
    </w:p>
    <w:p w14:paraId="1C41EE64" w14:textId="7D5728A7" w:rsidR="00FF729E" w:rsidRPr="00FF729E" w:rsidRDefault="00FF729E" w:rsidP="00FF729E">
      <w:pPr>
        <w:pStyle w:val="Bullets"/>
        <w:rPr>
          <w:b/>
          <w:bCs/>
        </w:rPr>
      </w:pPr>
      <w:r w:rsidRPr="00FF729E">
        <w:rPr>
          <w:b/>
          <w:bCs/>
        </w:rPr>
        <w:t>Metrics</w:t>
      </w:r>
      <w:r w:rsidR="00806505">
        <w:rPr>
          <w:b/>
          <w:bCs/>
        </w:rPr>
        <w:t xml:space="preserve"> </w:t>
      </w:r>
      <w:r w:rsidRPr="00FF729E">
        <w:rPr>
          <w:b/>
          <w:bCs/>
        </w:rPr>
        <w:t>(30–90</w:t>
      </w:r>
      <w:r w:rsidR="00806505">
        <w:rPr>
          <w:b/>
          <w:bCs/>
        </w:rPr>
        <w:t xml:space="preserve"> </w:t>
      </w:r>
      <w:r w:rsidRPr="00FF729E">
        <w:rPr>
          <w:b/>
          <w:bCs/>
        </w:rPr>
        <w:t>days)</w:t>
      </w:r>
      <w:r w:rsidR="00806505">
        <w:rPr>
          <w:b/>
          <w:bCs/>
        </w:rPr>
        <w:t xml:space="preserve"> </w:t>
      </w:r>
    </w:p>
    <w:p w14:paraId="28634593" w14:textId="0A1695B2" w:rsidR="00FF729E" w:rsidRPr="00FF729E" w:rsidRDefault="00FF729E" w:rsidP="00FF729E">
      <w:pPr>
        <w:pStyle w:val="Bullets"/>
        <w:numPr>
          <w:ilvl w:val="1"/>
          <w:numId w:val="1"/>
        </w:numPr>
      </w:pPr>
      <w:r w:rsidRPr="00FF729E">
        <w:t>High</w:t>
      </w:r>
      <w:r w:rsidRPr="00FF729E">
        <w:noBreakHyphen/>
        <w:t>resolution</w:t>
      </w:r>
      <w:r w:rsidR="00806505">
        <w:t xml:space="preserve"> </w:t>
      </w:r>
      <w:r w:rsidRPr="00FF729E">
        <w:t>(e.g.,</w:t>
      </w:r>
      <w:r w:rsidR="00806505">
        <w:t xml:space="preserve"> </w:t>
      </w:r>
      <w:r w:rsidRPr="00FF729E">
        <w:t>10–30</w:t>
      </w:r>
      <w:r w:rsidR="00806505">
        <w:t xml:space="preserve"> </w:t>
      </w:r>
      <w:r w:rsidRPr="00FF729E">
        <w:t>second</w:t>
      </w:r>
      <w:r w:rsidR="00806505">
        <w:t xml:space="preserve"> </w:t>
      </w:r>
      <w:r w:rsidRPr="00FF729E">
        <w:t>scrapes)</w:t>
      </w:r>
      <w:r w:rsidR="00806505">
        <w:t xml:space="preserve"> </w:t>
      </w:r>
      <w:r w:rsidRPr="00FF729E">
        <w:t>retained</w:t>
      </w:r>
      <w:r w:rsidR="00806505">
        <w:t xml:space="preserve"> </w:t>
      </w:r>
      <w:r w:rsidRPr="00FF729E">
        <w:t>for</w:t>
      </w:r>
      <w:r w:rsidR="00806505">
        <w:t xml:space="preserve"> </w:t>
      </w:r>
      <w:r w:rsidRPr="00FF729E">
        <w:t>30</w:t>
      </w:r>
      <w:r w:rsidR="00806505">
        <w:t xml:space="preserve"> </w:t>
      </w:r>
      <w:r w:rsidRPr="00FF729E">
        <w:t>days.</w:t>
      </w:r>
      <w:r w:rsidR="00806505">
        <w:t xml:space="preserve"> </w:t>
      </w:r>
    </w:p>
    <w:p w14:paraId="0370EAAD" w14:textId="6942F762" w:rsidR="00FF729E" w:rsidRPr="00FF729E" w:rsidRDefault="00FF729E" w:rsidP="00FF729E">
      <w:pPr>
        <w:pStyle w:val="Bullets"/>
        <w:numPr>
          <w:ilvl w:val="1"/>
          <w:numId w:val="1"/>
        </w:numPr>
      </w:pPr>
      <w:r w:rsidRPr="00FF729E">
        <w:t>Down</w:t>
      </w:r>
      <w:r w:rsidR="00806505">
        <w:t xml:space="preserve"> </w:t>
      </w:r>
      <w:r w:rsidRPr="00FF729E">
        <w:t>sampled</w:t>
      </w:r>
      <w:r w:rsidR="00806505">
        <w:t xml:space="preserve"> </w:t>
      </w:r>
      <w:r w:rsidRPr="00FF729E">
        <w:t>metrics</w:t>
      </w:r>
      <w:r w:rsidR="00806505">
        <w:t xml:space="preserve"> </w:t>
      </w:r>
      <w:r w:rsidRPr="00FF729E">
        <w:t>(e.g.,</w:t>
      </w:r>
      <w:r w:rsidR="00806505">
        <w:t xml:space="preserve"> </w:t>
      </w:r>
      <w:r w:rsidRPr="00FF729E">
        <w:t>5–</w:t>
      </w:r>
      <w:r w:rsidR="00702703" w:rsidRPr="00FF729E">
        <w:t>15</w:t>
      </w:r>
      <w:r w:rsidR="00702703">
        <w:t>-minute</w:t>
      </w:r>
      <w:r w:rsidR="00806505">
        <w:t xml:space="preserve"> </w:t>
      </w:r>
      <w:r w:rsidRPr="00FF729E">
        <w:t>roll</w:t>
      </w:r>
      <w:r w:rsidRPr="00FF729E">
        <w:noBreakHyphen/>
        <w:t>ups)</w:t>
      </w:r>
      <w:r w:rsidR="00806505">
        <w:t xml:space="preserve"> </w:t>
      </w:r>
      <w:r w:rsidRPr="00FF729E">
        <w:t>retained</w:t>
      </w:r>
      <w:r w:rsidR="00806505">
        <w:t xml:space="preserve"> </w:t>
      </w:r>
      <w:r w:rsidRPr="00FF729E">
        <w:t>for</w:t>
      </w:r>
      <w:r w:rsidR="00806505">
        <w:t xml:space="preserve"> </w:t>
      </w:r>
      <w:r w:rsidRPr="00FF729E">
        <w:t>90</w:t>
      </w:r>
      <w:r w:rsidR="00806505">
        <w:t xml:space="preserve"> </w:t>
      </w:r>
      <w:r w:rsidRPr="00FF729E">
        <w:t>days.</w:t>
      </w:r>
      <w:r w:rsidR="00806505">
        <w:t xml:space="preserve"> </w:t>
      </w:r>
    </w:p>
    <w:p w14:paraId="1DE7B342" w14:textId="397BF6D2" w:rsidR="00FF729E" w:rsidRPr="00FF729E" w:rsidRDefault="00FF729E" w:rsidP="00FF729E">
      <w:pPr>
        <w:pStyle w:val="Bullets"/>
        <w:numPr>
          <w:ilvl w:val="1"/>
          <w:numId w:val="1"/>
        </w:numPr>
      </w:pPr>
      <w:r w:rsidRPr="00FF729E">
        <w:t>Purpose:</w:t>
      </w:r>
      <w:r w:rsidR="00806505">
        <w:t xml:space="preserve"> </w:t>
      </w:r>
    </w:p>
    <w:p w14:paraId="5CD4BE98" w14:textId="27988C66" w:rsidR="00FF729E" w:rsidRPr="00FF729E" w:rsidRDefault="00FF729E" w:rsidP="00FF729E">
      <w:pPr>
        <w:pStyle w:val="Bullets"/>
        <w:numPr>
          <w:ilvl w:val="2"/>
          <w:numId w:val="1"/>
        </w:numPr>
      </w:pPr>
      <w:r w:rsidRPr="00FF729E">
        <w:t>Support</w:t>
      </w:r>
      <w:r w:rsidR="00806505">
        <w:t xml:space="preserve"> </w:t>
      </w:r>
      <w:r w:rsidRPr="00FF729E">
        <w:t>SLO</w:t>
      </w:r>
      <w:r w:rsidR="00806505">
        <w:t xml:space="preserve"> </w:t>
      </w:r>
      <w:r w:rsidRPr="00FF729E">
        <w:t>breach</w:t>
      </w:r>
      <w:r w:rsidR="00806505">
        <w:t xml:space="preserve"> </w:t>
      </w:r>
      <w:r w:rsidRPr="00FF729E">
        <w:t>analysis</w:t>
      </w:r>
      <w:r w:rsidR="00806505">
        <w:t xml:space="preserve"> </w:t>
      </w:r>
      <w:r w:rsidRPr="00FF729E">
        <w:t>(last</w:t>
      </w:r>
      <w:r w:rsidR="00806505">
        <w:t xml:space="preserve"> </w:t>
      </w:r>
      <w:r w:rsidRPr="00FF729E">
        <w:t>30</w:t>
      </w:r>
      <w:r w:rsidR="00806505">
        <w:t xml:space="preserve"> </w:t>
      </w:r>
      <w:r w:rsidRPr="00FF729E">
        <w:t>days).</w:t>
      </w:r>
      <w:r w:rsidR="00806505">
        <w:t xml:space="preserve"> </w:t>
      </w:r>
    </w:p>
    <w:p w14:paraId="68A0C254" w14:textId="7B4B51F4" w:rsidR="00FF729E" w:rsidRPr="00FF729E" w:rsidRDefault="00FF729E" w:rsidP="00FF729E">
      <w:pPr>
        <w:pStyle w:val="Bullets"/>
        <w:numPr>
          <w:ilvl w:val="2"/>
          <w:numId w:val="1"/>
        </w:numPr>
      </w:pPr>
      <w:r w:rsidRPr="00FF729E">
        <w:t>Enable</w:t>
      </w:r>
      <w:r w:rsidR="00806505">
        <w:t xml:space="preserve"> </w:t>
      </w:r>
      <w:r w:rsidRPr="00FF729E">
        <w:t>capacity</w:t>
      </w:r>
      <w:r w:rsidR="00806505">
        <w:t xml:space="preserve"> </w:t>
      </w:r>
      <w:r w:rsidRPr="00FF729E">
        <w:t>planning,</w:t>
      </w:r>
      <w:r w:rsidR="00806505">
        <w:t xml:space="preserve"> </w:t>
      </w:r>
      <w:r w:rsidRPr="00FF729E">
        <w:t>seasonal</w:t>
      </w:r>
      <w:r w:rsidR="00806505">
        <w:t xml:space="preserve"> </w:t>
      </w:r>
      <w:r w:rsidRPr="00FF729E">
        <w:t>trend</w:t>
      </w:r>
      <w:r w:rsidR="00806505">
        <w:t xml:space="preserve"> </w:t>
      </w:r>
      <w:r w:rsidRPr="00FF729E">
        <w:t>analysis,</w:t>
      </w:r>
      <w:r w:rsidR="00806505">
        <w:t xml:space="preserve"> </w:t>
      </w:r>
      <w:r w:rsidRPr="00FF729E">
        <w:t>and</w:t>
      </w:r>
      <w:r w:rsidR="00806505">
        <w:t xml:space="preserve"> </w:t>
      </w:r>
      <w:r w:rsidRPr="00FF729E">
        <w:t>cost</w:t>
      </w:r>
      <w:r w:rsidR="00806505">
        <w:t xml:space="preserve"> </w:t>
      </w:r>
      <w:r w:rsidRPr="00FF729E">
        <w:t>optimisation</w:t>
      </w:r>
      <w:r w:rsidR="00806505">
        <w:t xml:space="preserve"> </w:t>
      </w:r>
      <w:r w:rsidRPr="00FF729E">
        <w:t>(last</w:t>
      </w:r>
      <w:r w:rsidR="00806505">
        <w:t xml:space="preserve"> </w:t>
      </w:r>
      <w:r w:rsidRPr="00FF729E">
        <w:t>90</w:t>
      </w:r>
      <w:r w:rsidR="00806505">
        <w:t xml:space="preserve"> </w:t>
      </w:r>
      <w:r w:rsidRPr="00FF729E">
        <w:t>days).</w:t>
      </w:r>
    </w:p>
    <w:p w14:paraId="7A4C0D0B" w14:textId="5ECAC854" w:rsidR="00FF729E" w:rsidRPr="00FF729E" w:rsidRDefault="00FF729E" w:rsidP="00FF729E">
      <w:pPr>
        <w:pStyle w:val="Bullets"/>
      </w:pPr>
      <w:r w:rsidRPr="00FF729E">
        <w:rPr>
          <w:b/>
          <w:bCs/>
        </w:rPr>
        <w:t>Logs</w:t>
      </w:r>
      <w:r w:rsidR="00806505">
        <w:rPr>
          <w:b/>
          <w:bCs/>
        </w:rPr>
        <w:t xml:space="preserve"> </w:t>
      </w:r>
      <w:r w:rsidRPr="00FF729E">
        <w:rPr>
          <w:b/>
          <w:bCs/>
        </w:rPr>
        <w:t>(7–30</w:t>
      </w:r>
      <w:r w:rsidR="00806505">
        <w:rPr>
          <w:b/>
          <w:bCs/>
        </w:rPr>
        <w:t xml:space="preserve"> </w:t>
      </w:r>
      <w:r w:rsidRPr="00FF729E">
        <w:rPr>
          <w:b/>
          <w:bCs/>
        </w:rPr>
        <w:t>days)</w:t>
      </w:r>
      <w:r w:rsidR="00806505">
        <w:t xml:space="preserve"> </w:t>
      </w:r>
    </w:p>
    <w:p w14:paraId="529D5ADA" w14:textId="11D0E969" w:rsidR="00FF729E" w:rsidRPr="00FF729E" w:rsidRDefault="00FF729E" w:rsidP="00FF729E">
      <w:pPr>
        <w:pStyle w:val="Bullets"/>
        <w:numPr>
          <w:ilvl w:val="1"/>
          <w:numId w:val="1"/>
        </w:numPr>
      </w:pPr>
      <w:r w:rsidRPr="00FF729E">
        <w:t>Application</w:t>
      </w:r>
      <w:r w:rsidR="00806505">
        <w:t xml:space="preserve"> </w:t>
      </w:r>
      <w:r w:rsidRPr="00FF729E">
        <w:t>and</w:t>
      </w:r>
      <w:r w:rsidR="00806505">
        <w:t xml:space="preserve"> </w:t>
      </w:r>
      <w:r w:rsidRPr="00FF729E">
        <w:t>infrastructure</w:t>
      </w:r>
      <w:r w:rsidR="00806505">
        <w:t xml:space="preserve"> </w:t>
      </w:r>
      <w:r w:rsidRPr="00FF729E">
        <w:t>logs</w:t>
      </w:r>
      <w:r w:rsidR="00806505">
        <w:t xml:space="preserve"> </w:t>
      </w:r>
      <w:r w:rsidRPr="00FF729E">
        <w:t>stored</w:t>
      </w:r>
      <w:r w:rsidR="00806505">
        <w:t xml:space="preserve"> </w:t>
      </w:r>
      <w:r w:rsidRPr="00FF729E">
        <w:t>in</w:t>
      </w:r>
      <w:r w:rsidR="00806505">
        <w:t xml:space="preserve"> </w:t>
      </w:r>
      <w:r w:rsidRPr="00FF729E">
        <w:t>hot</w:t>
      </w:r>
      <w:r w:rsidR="00806505">
        <w:t xml:space="preserve"> </w:t>
      </w:r>
      <w:r w:rsidRPr="00FF729E">
        <w:t>storage</w:t>
      </w:r>
      <w:r w:rsidR="00806505">
        <w:t xml:space="preserve"> </w:t>
      </w:r>
      <w:r w:rsidRPr="00FF729E">
        <w:t>for</w:t>
      </w:r>
      <w:r w:rsidR="00806505">
        <w:t xml:space="preserve"> </w:t>
      </w:r>
      <w:r w:rsidRPr="00FF729E">
        <w:t>7–14</w:t>
      </w:r>
      <w:r w:rsidR="00806505">
        <w:t xml:space="preserve"> </w:t>
      </w:r>
      <w:r w:rsidRPr="00FF729E">
        <w:t>days.</w:t>
      </w:r>
      <w:r w:rsidR="00806505">
        <w:t xml:space="preserve"> </w:t>
      </w:r>
    </w:p>
    <w:p w14:paraId="79B340C6" w14:textId="0BF8F67F" w:rsidR="00FF729E" w:rsidRPr="00FF729E" w:rsidRDefault="00FF729E" w:rsidP="00FF729E">
      <w:pPr>
        <w:pStyle w:val="Bullets"/>
        <w:numPr>
          <w:ilvl w:val="1"/>
          <w:numId w:val="1"/>
        </w:numPr>
      </w:pPr>
      <w:r w:rsidRPr="00FF729E">
        <w:lastRenderedPageBreak/>
        <w:t>Security</w:t>
      </w:r>
      <w:r w:rsidR="00806505">
        <w:t xml:space="preserve"> </w:t>
      </w:r>
      <w:r w:rsidRPr="00FF729E">
        <w:t>and</w:t>
      </w:r>
      <w:r w:rsidR="00806505">
        <w:t xml:space="preserve"> </w:t>
      </w:r>
      <w:r w:rsidRPr="00FF729E">
        <w:t>audit</w:t>
      </w:r>
      <w:r w:rsidRPr="00FF729E">
        <w:noBreakHyphen/>
        <w:t>relevant</w:t>
      </w:r>
      <w:r w:rsidR="00806505">
        <w:t xml:space="preserve"> </w:t>
      </w:r>
      <w:r w:rsidRPr="00FF729E">
        <w:t>logs</w:t>
      </w:r>
      <w:r w:rsidR="00806505">
        <w:t xml:space="preserve"> </w:t>
      </w:r>
      <w:r w:rsidRPr="00FF729E">
        <w:t>optionally</w:t>
      </w:r>
      <w:r w:rsidR="00806505">
        <w:t xml:space="preserve"> </w:t>
      </w:r>
      <w:r w:rsidRPr="00FF729E">
        <w:t>forwarded</w:t>
      </w:r>
      <w:r w:rsidR="00806505">
        <w:t xml:space="preserve"> </w:t>
      </w:r>
      <w:r w:rsidRPr="00FF729E">
        <w:t>to</w:t>
      </w:r>
      <w:r w:rsidR="00806505">
        <w:t xml:space="preserve"> </w:t>
      </w:r>
      <w:r w:rsidRPr="00FF729E">
        <w:t>a</w:t>
      </w:r>
      <w:r w:rsidR="00806505">
        <w:t xml:space="preserve"> </w:t>
      </w:r>
      <w:r w:rsidRPr="00FF729E">
        <w:t>SIEM</w:t>
      </w:r>
      <w:r w:rsidR="00806505">
        <w:t xml:space="preserve"> </w:t>
      </w:r>
      <w:r w:rsidRPr="00FF729E">
        <w:t>with</w:t>
      </w:r>
      <w:r w:rsidR="00806505">
        <w:t xml:space="preserve"> </w:t>
      </w:r>
      <w:r w:rsidRPr="00FF729E">
        <w:t>longer</w:t>
      </w:r>
      <w:r w:rsidR="00806505">
        <w:t xml:space="preserve"> </w:t>
      </w:r>
      <w:r w:rsidRPr="00FF729E">
        <w:t>retention</w:t>
      </w:r>
      <w:r w:rsidR="00806505">
        <w:t xml:space="preserve"> </w:t>
      </w:r>
      <w:r w:rsidRPr="00FF729E">
        <w:t>(for</w:t>
      </w:r>
      <w:r w:rsidR="00806505">
        <w:t xml:space="preserve"> </w:t>
      </w:r>
      <w:r w:rsidRPr="00FF729E">
        <w:t>example,</w:t>
      </w:r>
      <w:r w:rsidR="00806505">
        <w:t xml:space="preserve"> </w:t>
      </w:r>
      <w:r w:rsidRPr="00FF729E">
        <w:t>90–365</w:t>
      </w:r>
      <w:r w:rsidR="00806505">
        <w:t xml:space="preserve"> </w:t>
      </w:r>
      <w:r w:rsidRPr="00FF729E">
        <w:t>days</w:t>
      </w:r>
      <w:r w:rsidR="00806505">
        <w:t xml:space="preserve"> </w:t>
      </w:r>
      <w:r w:rsidRPr="00FF729E">
        <w:t>as</w:t>
      </w:r>
      <w:r w:rsidR="00806505">
        <w:t xml:space="preserve"> </w:t>
      </w:r>
      <w:r w:rsidRPr="00FF729E">
        <w:t>required</w:t>
      </w:r>
      <w:r w:rsidR="00806505">
        <w:t xml:space="preserve"> </w:t>
      </w:r>
      <w:r w:rsidRPr="00FF729E">
        <w:t>by</w:t>
      </w:r>
      <w:r w:rsidR="00806505">
        <w:t xml:space="preserve"> </w:t>
      </w:r>
      <w:r w:rsidRPr="00FF729E">
        <w:t>policy).</w:t>
      </w:r>
      <w:r w:rsidR="00806505">
        <w:t xml:space="preserve"> </w:t>
      </w:r>
    </w:p>
    <w:p w14:paraId="6CC8D520" w14:textId="6915260D" w:rsidR="00FF729E" w:rsidRPr="00FF729E" w:rsidRDefault="00FF729E" w:rsidP="00FF729E">
      <w:pPr>
        <w:pStyle w:val="Bullets"/>
        <w:numPr>
          <w:ilvl w:val="1"/>
          <w:numId w:val="1"/>
        </w:numPr>
      </w:pPr>
      <w:r w:rsidRPr="00FF729E">
        <w:t>Purpose:</w:t>
      </w:r>
      <w:r w:rsidR="00806505">
        <w:t xml:space="preserve"> </w:t>
      </w:r>
    </w:p>
    <w:p w14:paraId="6FA52DB9" w14:textId="0C2FF9CD" w:rsidR="00FF729E" w:rsidRPr="00FF729E" w:rsidRDefault="00FF729E" w:rsidP="00FF729E">
      <w:pPr>
        <w:pStyle w:val="Bullets"/>
        <w:numPr>
          <w:ilvl w:val="2"/>
          <w:numId w:val="1"/>
        </w:numPr>
      </w:pPr>
      <w:r w:rsidRPr="00FF729E">
        <w:t>Support</w:t>
      </w:r>
      <w:r w:rsidR="00806505">
        <w:t xml:space="preserve"> </w:t>
      </w:r>
      <w:r w:rsidRPr="00FF729E">
        <w:t>root</w:t>
      </w:r>
      <w:r w:rsidRPr="00FF729E">
        <w:noBreakHyphen/>
        <w:t>cause</w:t>
      </w:r>
      <w:r w:rsidR="00806505">
        <w:t xml:space="preserve"> </w:t>
      </w:r>
      <w:r w:rsidRPr="00FF729E">
        <w:t>analysis</w:t>
      </w:r>
      <w:r w:rsidR="00806505">
        <w:t xml:space="preserve"> </w:t>
      </w:r>
      <w:r w:rsidRPr="00FF729E">
        <w:t>of</w:t>
      </w:r>
      <w:r w:rsidR="00806505">
        <w:t xml:space="preserve"> </w:t>
      </w:r>
      <w:r w:rsidRPr="00FF729E">
        <w:t>recent</w:t>
      </w:r>
      <w:r w:rsidR="00806505">
        <w:t xml:space="preserve"> </w:t>
      </w:r>
      <w:r w:rsidRPr="00FF729E">
        <w:t>incidents</w:t>
      </w:r>
      <w:r w:rsidR="00806505">
        <w:t xml:space="preserve"> </w:t>
      </w:r>
      <w:r w:rsidRPr="00FF729E">
        <w:t>and</w:t>
      </w:r>
      <w:r w:rsidR="00806505">
        <w:t xml:space="preserve"> </w:t>
      </w:r>
      <w:r w:rsidRPr="00FF729E">
        <w:t>deployments.</w:t>
      </w:r>
      <w:r w:rsidR="00806505">
        <w:t xml:space="preserve"> </w:t>
      </w:r>
    </w:p>
    <w:p w14:paraId="2ED81136" w14:textId="787E932E" w:rsidR="00FF729E" w:rsidRPr="00FF729E" w:rsidRDefault="00FF729E" w:rsidP="00FF729E">
      <w:pPr>
        <w:pStyle w:val="Bullets"/>
        <w:numPr>
          <w:ilvl w:val="2"/>
          <w:numId w:val="1"/>
        </w:numPr>
      </w:pPr>
      <w:r w:rsidRPr="00FF729E">
        <w:t>Provide</w:t>
      </w:r>
      <w:r w:rsidR="00806505">
        <w:t xml:space="preserve"> </w:t>
      </w:r>
      <w:r w:rsidRPr="00FF729E">
        <w:t>short</w:t>
      </w:r>
      <w:r w:rsidRPr="00FF729E">
        <w:noBreakHyphen/>
        <w:t>term</w:t>
      </w:r>
      <w:r w:rsidR="00806505">
        <w:t xml:space="preserve"> </w:t>
      </w:r>
      <w:r w:rsidRPr="00FF729E">
        <w:t>forensic</w:t>
      </w:r>
      <w:r w:rsidR="00806505">
        <w:t xml:space="preserve"> </w:t>
      </w:r>
      <w:r w:rsidRPr="00FF729E">
        <w:t>visibility</w:t>
      </w:r>
      <w:r w:rsidR="00806505">
        <w:t xml:space="preserve"> </w:t>
      </w:r>
      <w:r w:rsidRPr="00FF729E">
        <w:t>for</w:t>
      </w:r>
      <w:r w:rsidR="00806505">
        <w:t xml:space="preserve"> </w:t>
      </w:r>
      <w:r w:rsidRPr="00FF729E">
        <w:t>security</w:t>
      </w:r>
      <w:r w:rsidR="00806505">
        <w:t xml:space="preserve"> </w:t>
      </w:r>
      <w:r w:rsidRPr="00FF729E">
        <w:t>investigations.</w:t>
      </w:r>
    </w:p>
    <w:p w14:paraId="321919F6" w14:textId="7B6BFA51" w:rsidR="00FF729E" w:rsidRPr="00FF729E" w:rsidRDefault="00FF729E" w:rsidP="00FF729E">
      <w:pPr>
        <w:pStyle w:val="Bullets"/>
      </w:pPr>
      <w:r w:rsidRPr="00FF729E">
        <w:rPr>
          <w:b/>
          <w:bCs/>
        </w:rPr>
        <w:t>Traces</w:t>
      </w:r>
      <w:r w:rsidR="00806505">
        <w:rPr>
          <w:b/>
          <w:bCs/>
        </w:rPr>
        <w:t xml:space="preserve"> </w:t>
      </w:r>
      <w:r w:rsidRPr="00FF729E">
        <w:rPr>
          <w:b/>
          <w:bCs/>
        </w:rPr>
        <w:t>(7</w:t>
      </w:r>
      <w:r w:rsidR="00806505">
        <w:rPr>
          <w:b/>
          <w:bCs/>
        </w:rPr>
        <w:t xml:space="preserve"> </w:t>
      </w:r>
      <w:r w:rsidRPr="00FF729E">
        <w:rPr>
          <w:b/>
          <w:bCs/>
        </w:rPr>
        <w:t>days)</w:t>
      </w:r>
      <w:r w:rsidR="00806505">
        <w:t xml:space="preserve"> </w:t>
      </w:r>
    </w:p>
    <w:p w14:paraId="0805C7F0" w14:textId="42235676" w:rsidR="00FF729E" w:rsidRPr="00FF729E" w:rsidRDefault="00FF729E" w:rsidP="00FF729E">
      <w:pPr>
        <w:pStyle w:val="Bullets"/>
        <w:numPr>
          <w:ilvl w:val="1"/>
          <w:numId w:val="1"/>
        </w:numPr>
      </w:pPr>
      <w:r w:rsidRPr="00FF729E">
        <w:t>Full</w:t>
      </w:r>
      <w:r w:rsidRPr="00FF729E">
        <w:noBreakHyphen/>
        <w:t>fidelity</w:t>
      </w:r>
      <w:r w:rsidR="00806505">
        <w:t xml:space="preserve"> </w:t>
      </w:r>
      <w:r w:rsidRPr="00FF729E">
        <w:t>traces</w:t>
      </w:r>
      <w:r w:rsidR="00806505">
        <w:t xml:space="preserve"> </w:t>
      </w:r>
      <w:r w:rsidRPr="00FF729E">
        <w:t>retained</w:t>
      </w:r>
      <w:r w:rsidR="00806505">
        <w:t xml:space="preserve"> </w:t>
      </w:r>
      <w:r w:rsidRPr="00FF729E">
        <w:t>for</w:t>
      </w:r>
      <w:r w:rsidR="00806505">
        <w:t xml:space="preserve"> </w:t>
      </w:r>
      <w:r w:rsidRPr="00FF729E">
        <w:t>7</w:t>
      </w:r>
      <w:r w:rsidR="00806505">
        <w:t xml:space="preserve"> </w:t>
      </w:r>
      <w:r w:rsidRPr="00FF729E">
        <w:t>days.</w:t>
      </w:r>
      <w:r w:rsidR="00806505">
        <w:t xml:space="preserve"> </w:t>
      </w:r>
    </w:p>
    <w:p w14:paraId="60D4064C" w14:textId="134615D8" w:rsidR="00FF729E" w:rsidRPr="00FF729E" w:rsidRDefault="00FF729E" w:rsidP="00FF729E">
      <w:pPr>
        <w:pStyle w:val="Bullets"/>
        <w:numPr>
          <w:ilvl w:val="1"/>
          <w:numId w:val="1"/>
        </w:numPr>
      </w:pPr>
      <w:r w:rsidRPr="00FF729E">
        <w:t>Beyond</w:t>
      </w:r>
      <w:r w:rsidR="00806505">
        <w:t xml:space="preserve"> </w:t>
      </w:r>
      <w:r w:rsidRPr="00FF729E">
        <w:t>7</w:t>
      </w:r>
      <w:r w:rsidR="00806505">
        <w:t xml:space="preserve"> </w:t>
      </w:r>
      <w:r w:rsidRPr="00FF729E">
        <w:t>days,</w:t>
      </w:r>
      <w:r w:rsidR="00806505">
        <w:t xml:space="preserve"> </w:t>
      </w:r>
      <w:r w:rsidRPr="00FF729E">
        <w:t>only</w:t>
      </w:r>
      <w:r w:rsidR="00806505">
        <w:t xml:space="preserve"> </w:t>
      </w:r>
      <w:r w:rsidRPr="00FF729E">
        <w:t>trace</w:t>
      </w:r>
      <w:r w:rsidRPr="00FF729E">
        <w:noBreakHyphen/>
        <w:t>derived</w:t>
      </w:r>
      <w:r w:rsidR="00806505">
        <w:t xml:space="preserve"> </w:t>
      </w:r>
      <w:r w:rsidRPr="00FF729E">
        <w:t>metrics</w:t>
      </w:r>
      <w:r w:rsidR="00806505">
        <w:t xml:space="preserve"> </w:t>
      </w:r>
      <w:r w:rsidRPr="00FF729E">
        <w:t>(e.g.,</w:t>
      </w:r>
      <w:r w:rsidR="00806505">
        <w:t xml:space="preserve"> </w:t>
      </w:r>
      <w:r w:rsidRPr="00FF729E">
        <w:t>span</w:t>
      </w:r>
      <w:r w:rsidR="00806505">
        <w:t xml:space="preserve"> </w:t>
      </w:r>
      <w:r w:rsidRPr="00FF729E">
        <w:t>counts,</w:t>
      </w:r>
      <w:r w:rsidR="00806505">
        <w:t xml:space="preserve"> </w:t>
      </w:r>
      <w:r w:rsidRPr="00FF729E">
        <w:t>latency</w:t>
      </w:r>
      <w:r w:rsidR="00806505">
        <w:t xml:space="preserve"> </w:t>
      </w:r>
      <w:r w:rsidRPr="00FF729E">
        <w:t>percentiles</w:t>
      </w:r>
      <w:r w:rsidR="00806505">
        <w:t xml:space="preserve"> </w:t>
      </w:r>
      <w:r w:rsidRPr="00FF729E">
        <w:t>by</w:t>
      </w:r>
      <w:r w:rsidR="00806505">
        <w:t xml:space="preserve"> </w:t>
      </w:r>
      <w:r w:rsidRPr="00FF729E">
        <w:t>endpoint)</w:t>
      </w:r>
      <w:r w:rsidR="00806505">
        <w:t xml:space="preserve"> </w:t>
      </w:r>
      <w:r w:rsidRPr="00FF729E">
        <w:t>are</w:t>
      </w:r>
      <w:r w:rsidR="00806505">
        <w:t xml:space="preserve"> </w:t>
      </w:r>
      <w:r w:rsidRPr="00FF729E">
        <w:t>retained</w:t>
      </w:r>
      <w:r w:rsidR="00806505">
        <w:t xml:space="preserve"> </w:t>
      </w:r>
      <w:r w:rsidRPr="00FF729E">
        <w:t>via</w:t>
      </w:r>
      <w:r w:rsidR="00806505">
        <w:t xml:space="preserve"> </w:t>
      </w:r>
      <w:r w:rsidRPr="00FF729E">
        <w:t>metrics</w:t>
      </w:r>
      <w:r w:rsidR="00806505">
        <w:t xml:space="preserve"> </w:t>
      </w:r>
      <w:r w:rsidRPr="00FF729E">
        <w:t>backends.</w:t>
      </w:r>
      <w:r w:rsidR="00806505">
        <w:t xml:space="preserve"> </w:t>
      </w:r>
    </w:p>
    <w:p w14:paraId="41026FB8" w14:textId="02C0C049" w:rsidR="00FF729E" w:rsidRPr="00FF729E" w:rsidRDefault="00FF729E" w:rsidP="00FF729E">
      <w:pPr>
        <w:pStyle w:val="Bullets"/>
        <w:numPr>
          <w:ilvl w:val="1"/>
          <w:numId w:val="1"/>
        </w:numPr>
      </w:pPr>
      <w:r w:rsidRPr="00FF729E">
        <w:t>Purpose:</w:t>
      </w:r>
      <w:r w:rsidR="00806505">
        <w:t xml:space="preserve"> </w:t>
      </w:r>
    </w:p>
    <w:p w14:paraId="1584C515" w14:textId="6AB8A894" w:rsidR="00FF729E" w:rsidRPr="00FF729E" w:rsidRDefault="00FF729E" w:rsidP="00FF729E">
      <w:pPr>
        <w:pStyle w:val="Bullets"/>
        <w:numPr>
          <w:ilvl w:val="2"/>
          <w:numId w:val="1"/>
        </w:numPr>
      </w:pPr>
      <w:r w:rsidRPr="00FF729E">
        <w:t>Allow</w:t>
      </w:r>
      <w:r w:rsidR="00806505">
        <w:t xml:space="preserve"> </w:t>
      </w:r>
      <w:r w:rsidRPr="00FF729E">
        <w:t>deep,</w:t>
      </w:r>
      <w:r w:rsidR="00806505">
        <w:t xml:space="preserve"> </w:t>
      </w:r>
      <w:r w:rsidRPr="00FF729E">
        <w:t>end</w:t>
      </w:r>
      <w:r w:rsidRPr="00FF729E">
        <w:noBreakHyphen/>
        <w:t>to</w:t>
      </w:r>
      <w:r w:rsidRPr="00FF729E">
        <w:noBreakHyphen/>
        <w:t>end</w:t>
      </w:r>
      <w:r w:rsidR="00806505">
        <w:t xml:space="preserve"> </w:t>
      </w:r>
      <w:r w:rsidRPr="00FF729E">
        <w:t>debugging</w:t>
      </w:r>
      <w:r w:rsidR="00806505">
        <w:t xml:space="preserve"> </w:t>
      </w:r>
      <w:r w:rsidRPr="00FF729E">
        <w:t>for</w:t>
      </w:r>
      <w:r w:rsidR="00806505">
        <w:t xml:space="preserve"> </w:t>
      </w:r>
      <w:r w:rsidRPr="00FF729E">
        <w:t>issues</w:t>
      </w:r>
      <w:r w:rsidR="00806505">
        <w:t xml:space="preserve"> </w:t>
      </w:r>
      <w:r w:rsidRPr="00FF729E">
        <w:t>discovered</w:t>
      </w:r>
      <w:r w:rsidR="00806505">
        <w:t xml:space="preserve"> </w:t>
      </w:r>
      <w:r w:rsidRPr="00FF729E">
        <w:t>shortly</w:t>
      </w:r>
      <w:r w:rsidR="00806505">
        <w:t xml:space="preserve"> </w:t>
      </w:r>
      <w:r w:rsidRPr="00FF729E">
        <w:t>after</w:t>
      </w:r>
      <w:r w:rsidR="00806505">
        <w:t xml:space="preserve"> </w:t>
      </w:r>
      <w:r w:rsidRPr="00FF729E">
        <w:t>occurrence.</w:t>
      </w:r>
      <w:r w:rsidR="00806505">
        <w:t xml:space="preserve"> </w:t>
      </w:r>
    </w:p>
    <w:p w14:paraId="218964F0" w14:textId="0E5DA773" w:rsidR="00FF729E" w:rsidRPr="00FF729E" w:rsidRDefault="00FF729E" w:rsidP="00FF729E">
      <w:pPr>
        <w:pStyle w:val="Bullets"/>
        <w:numPr>
          <w:ilvl w:val="2"/>
          <w:numId w:val="1"/>
        </w:numPr>
      </w:pPr>
      <w:r w:rsidRPr="00FF729E">
        <w:t>Keep</w:t>
      </w:r>
      <w:r w:rsidR="00806505">
        <w:t xml:space="preserve"> </w:t>
      </w:r>
      <w:r w:rsidRPr="00FF729E">
        <w:t>high</w:t>
      </w:r>
      <w:r w:rsidRPr="00FF729E">
        <w:noBreakHyphen/>
        <w:t>volume</w:t>
      </w:r>
      <w:r w:rsidR="00806505">
        <w:t xml:space="preserve"> </w:t>
      </w:r>
      <w:r w:rsidRPr="00FF729E">
        <w:t>trace</w:t>
      </w:r>
      <w:r w:rsidR="00806505">
        <w:t xml:space="preserve"> </w:t>
      </w:r>
      <w:r w:rsidRPr="00FF729E">
        <w:t>storage</w:t>
      </w:r>
      <w:r w:rsidR="00806505">
        <w:t xml:space="preserve"> </w:t>
      </w:r>
      <w:r w:rsidRPr="00FF729E">
        <w:t>costs</w:t>
      </w:r>
      <w:r w:rsidR="00806505">
        <w:t xml:space="preserve"> </w:t>
      </w:r>
      <w:r w:rsidRPr="00FF729E">
        <w:t>manageable.</w:t>
      </w:r>
    </w:p>
    <w:p w14:paraId="2EF20868" w14:textId="52E12EA1" w:rsidR="00FF729E" w:rsidRPr="00FF729E" w:rsidRDefault="00FF729E" w:rsidP="00FF729E">
      <w:pPr>
        <w:pStyle w:val="Bullets"/>
      </w:pPr>
      <w:r w:rsidRPr="00FF729E">
        <w:rPr>
          <w:b/>
          <w:bCs/>
        </w:rPr>
        <w:t>RCA</w:t>
      </w:r>
      <w:r w:rsidR="00806505">
        <w:rPr>
          <w:b/>
          <w:bCs/>
        </w:rPr>
        <w:t xml:space="preserve"> </w:t>
      </w:r>
      <w:r w:rsidRPr="00FF729E">
        <w:rPr>
          <w:b/>
          <w:bCs/>
        </w:rPr>
        <w:t>Summaries</w:t>
      </w:r>
      <w:r w:rsidR="00806505">
        <w:rPr>
          <w:b/>
          <w:bCs/>
        </w:rPr>
        <w:t xml:space="preserve"> </w:t>
      </w:r>
      <w:r w:rsidRPr="00FF729E">
        <w:rPr>
          <w:b/>
          <w:bCs/>
        </w:rPr>
        <w:t>(1</w:t>
      </w:r>
      <w:r w:rsidR="00806505">
        <w:rPr>
          <w:b/>
          <w:bCs/>
        </w:rPr>
        <w:t xml:space="preserve"> </w:t>
      </w:r>
      <w:r w:rsidRPr="00FF729E">
        <w:rPr>
          <w:b/>
          <w:bCs/>
        </w:rPr>
        <w:t>year)</w:t>
      </w:r>
      <w:r w:rsidR="00806505">
        <w:t xml:space="preserve"> </w:t>
      </w:r>
    </w:p>
    <w:p w14:paraId="1639409F" w14:textId="06F14733" w:rsidR="00FF729E" w:rsidRPr="00FF729E" w:rsidRDefault="00FF729E" w:rsidP="00FF729E">
      <w:pPr>
        <w:pStyle w:val="Bullets"/>
        <w:numPr>
          <w:ilvl w:val="1"/>
          <w:numId w:val="1"/>
        </w:numPr>
      </w:pPr>
      <w:r w:rsidRPr="00FF729E">
        <w:t>For</w:t>
      </w:r>
      <w:r w:rsidR="00806505">
        <w:t xml:space="preserve"> </w:t>
      </w:r>
      <w:r w:rsidRPr="00FF729E">
        <w:t>each</w:t>
      </w:r>
      <w:r w:rsidR="00806505">
        <w:t xml:space="preserve"> </w:t>
      </w:r>
      <w:r w:rsidRPr="00FF729E">
        <w:t>major</w:t>
      </w:r>
      <w:r w:rsidR="00806505">
        <w:t xml:space="preserve"> </w:t>
      </w:r>
      <w:r w:rsidRPr="00FF729E">
        <w:t>incident,</w:t>
      </w:r>
      <w:r w:rsidR="00806505">
        <w:t xml:space="preserve"> </w:t>
      </w:r>
      <w:r w:rsidRPr="00FF729E">
        <w:t>structured</w:t>
      </w:r>
      <w:r w:rsidR="00806505">
        <w:t xml:space="preserve"> </w:t>
      </w:r>
      <w:r w:rsidRPr="00FF729E">
        <w:t>RCA</w:t>
      </w:r>
      <w:r w:rsidR="00806505">
        <w:t xml:space="preserve"> </w:t>
      </w:r>
      <w:r w:rsidRPr="00FF729E">
        <w:t>records</w:t>
      </w:r>
      <w:r w:rsidR="00806505">
        <w:t xml:space="preserve"> </w:t>
      </w:r>
      <w:r w:rsidRPr="00FF729E">
        <w:t>(including</w:t>
      </w:r>
      <w:r w:rsidR="00806505">
        <w:t xml:space="preserve"> </w:t>
      </w:r>
      <w:r w:rsidRPr="00FF729E">
        <w:t>timeline,</w:t>
      </w:r>
      <w:r w:rsidR="00806505">
        <w:t xml:space="preserve"> </w:t>
      </w:r>
      <w:r w:rsidRPr="00FF729E">
        <w:t>impact,</w:t>
      </w:r>
      <w:r w:rsidR="00806505">
        <w:t xml:space="preserve"> </w:t>
      </w:r>
      <w:r w:rsidRPr="00FF729E">
        <w:t>root</w:t>
      </w:r>
      <w:r w:rsidR="00806505">
        <w:t xml:space="preserve"> </w:t>
      </w:r>
      <w:r w:rsidRPr="00FF729E">
        <w:t>cause,</w:t>
      </w:r>
      <w:r w:rsidR="00806505">
        <w:t xml:space="preserve"> </w:t>
      </w:r>
      <w:r w:rsidRPr="00FF729E">
        <w:t>and</w:t>
      </w:r>
      <w:r w:rsidR="00806505">
        <w:t xml:space="preserve"> </w:t>
      </w:r>
      <w:r w:rsidRPr="00FF729E">
        <w:t>corrective</w:t>
      </w:r>
      <w:r w:rsidR="00806505">
        <w:t xml:space="preserve"> </w:t>
      </w:r>
      <w:r w:rsidRPr="00FF729E">
        <w:t>actions)</w:t>
      </w:r>
      <w:r w:rsidR="00806505">
        <w:t xml:space="preserve"> </w:t>
      </w:r>
      <w:r w:rsidRPr="00FF729E">
        <w:t>are</w:t>
      </w:r>
      <w:r w:rsidR="00806505">
        <w:t xml:space="preserve"> </w:t>
      </w:r>
      <w:r w:rsidRPr="00FF729E">
        <w:t>stored</w:t>
      </w:r>
      <w:r w:rsidR="00806505">
        <w:t xml:space="preserve"> </w:t>
      </w:r>
      <w:r w:rsidRPr="00FF729E">
        <w:t>in</w:t>
      </w:r>
      <w:r w:rsidR="00806505">
        <w:t xml:space="preserve"> </w:t>
      </w:r>
      <w:r w:rsidRPr="00FF729E">
        <w:t>a</w:t>
      </w:r>
      <w:r w:rsidR="00806505">
        <w:t xml:space="preserve"> </w:t>
      </w:r>
      <w:r w:rsidRPr="00FF729E">
        <w:t>central</w:t>
      </w:r>
      <w:r w:rsidR="00806505">
        <w:t xml:space="preserve"> </w:t>
      </w:r>
      <w:r w:rsidRPr="00FF729E">
        <w:t>knowledge</w:t>
      </w:r>
      <w:r w:rsidR="00806505">
        <w:t xml:space="preserve"> </w:t>
      </w:r>
      <w:r w:rsidRPr="00FF729E">
        <w:t>base</w:t>
      </w:r>
      <w:r w:rsidR="00806505">
        <w:t xml:space="preserve"> </w:t>
      </w:r>
      <w:r w:rsidRPr="00FF729E">
        <w:t>for</w:t>
      </w:r>
      <w:r w:rsidR="00806505">
        <w:t xml:space="preserve"> </w:t>
      </w:r>
      <w:r w:rsidRPr="00FF729E">
        <w:t>12</w:t>
      </w:r>
      <w:r w:rsidR="00806505">
        <w:t xml:space="preserve"> </w:t>
      </w:r>
      <w:r w:rsidRPr="00FF729E">
        <w:t>months</w:t>
      </w:r>
      <w:r w:rsidR="00806505">
        <w:t xml:space="preserve"> </w:t>
      </w:r>
      <w:r w:rsidRPr="00FF729E">
        <w:t>or</w:t>
      </w:r>
      <w:r w:rsidR="00806505">
        <w:t xml:space="preserve"> </w:t>
      </w:r>
      <w:r w:rsidRPr="00FF729E">
        <w:t>longer,</w:t>
      </w:r>
      <w:r w:rsidR="00806505">
        <w:t xml:space="preserve"> </w:t>
      </w:r>
      <w:r w:rsidRPr="00FF729E">
        <w:t>depending</w:t>
      </w:r>
      <w:r w:rsidR="00806505">
        <w:t xml:space="preserve"> </w:t>
      </w:r>
      <w:r w:rsidRPr="00FF729E">
        <w:t>on</w:t>
      </w:r>
      <w:r w:rsidR="00806505">
        <w:t xml:space="preserve"> </w:t>
      </w:r>
      <w:r w:rsidRPr="00FF729E">
        <w:t>policy.</w:t>
      </w:r>
      <w:r w:rsidR="00806505">
        <w:t xml:space="preserve"> </w:t>
      </w:r>
    </w:p>
    <w:p w14:paraId="2D70C823" w14:textId="714529AB" w:rsidR="00FF729E" w:rsidRPr="00FF729E" w:rsidRDefault="00FF729E" w:rsidP="00FF729E">
      <w:pPr>
        <w:pStyle w:val="Bullets"/>
        <w:numPr>
          <w:ilvl w:val="1"/>
          <w:numId w:val="1"/>
        </w:numPr>
      </w:pPr>
      <w:r w:rsidRPr="00FF729E">
        <w:t>Purpose:</w:t>
      </w:r>
      <w:r w:rsidR="00806505">
        <w:t xml:space="preserve"> </w:t>
      </w:r>
    </w:p>
    <w:p w14:paraId="5ABABF47" w14:textId="3A99ABCF" w:rsidR="00FF729E" w:rsidRPr="00FF729E" w:rsidRDefault="00FF729E" w:rsidP="00FF729E">
      <w:pPr>
        <w:pStyle w:val="Bullets"/>
        <w:numPr>
          <w:ilvl w:val="2"/>
          <w:numId w:val="1"/>
        </w:numPr>
      </w:pPr>
      <w:r w:rsidRPr="00FF729E">
        <w:t>Enable</w:t>
      </w:r>
      <w:r w:rsidR="00806505">
        <w:t xml:space="preserve"> </w:t>
      </w:r>
      <w:r w:rsidRPr="00FF729E">
        <w:t>compliance</w:t>
      </w:r>
      <w:r w:rsidR="00806505">
        <w:t xml:space="preserve"> </w:t>
      </w:r>
      <w:r w:rsidRPr="00FF729E">
        <w:t>and</w:t>
      </w:r>
      <w:r w:rsidR="00806505">
        <w:t xml:space="preserve"> </w:t>
      </w:r>
      <w:r w:rsidRPr="00FF729E">
        <w:t>audit</w:t>
      </w:r>
      <w:r w:rsidR="00806505">
        <w:t xml:space="preserve"> </w:t>
      </w:r>
      <w:r w:rsidRPr="00FF729E">
        <w:t>reviews.</w:t>
      </w:r>
      <w:r w:rsidR="00806505">
        <w:t xml:space="preserve"> </w:t>
      </w:r>
    </w:p>
    <w:p w14:paraId="4948FB75" w14:textId="545A72F0" w:rsidR="00FF729E" w:rsidRPr="00FF729E" w:rsidRDefault="00FF729E" w:rsidP="00FF729E">
      <w:pPr>
        <w:pStyle w:val="Bullets"/>
        <w:numPr>
          <w:ilvl w:val="2"/>
          <w:numId w:val="1"/>
        </w:numPr>
      </w:pPr>
      <w:r w:rsidRPr="00FF729E">
        <w:t>Support</w:t>
      </w:r>
      <w:r w:rsidR="00806505">
        <w:t xml:space="preserve"> </w:t>
      </w:r>
      <w:r w:rsidRPr="00FF729E">
        <w:t>trend</w:t>
      </w:r>
      <w:r w:rsidR="00806505">
        <w:t xml:space="preserve"> </w:t>
      </w:r>
      <w:r w:rsidRPr="00FF729E">
        <w:t>analysis</w:t>
      </w:r>
      <w:r w:rsidR="00806505">
        <w:t xml:space="preserve"> </w:t>
      </w:r>
      <w:r w:rsidRPr="00FF729E">
        <w:t>of</w:t>
      </w:r>
      <w:r w:rsidR="00806505">
        <w:t xml:space="preserve"> </w:t>
      </w:r>
      <w:r w:rsidRPr="00FF729E">
        <w:t>recurring</w:t>
      </w:r>
      <w:r w:rsidR="00806505">
        <w:t xml:space="preserve"> </w:t>
      </w:r>
      <w:r w:rsidRPr="00FF729E">
        <w:t>failure</w:t>
      </w:r>
      <w:r w:rsidR="00806505">
        <w:t xml:space="preserve"> </w:t>
      </w:r>
      <w:r w:rsidRPr="00FF729E">
        <w:t>modes</w:t>
      </w:r>
      <w:r w:rsidR="00806505">
        <w:t xml:space="preserve"> </w:t>
      </w:r>
      <w:r w:rsidRPr="00FF729E">
        <w:t>and</w:t>
      </w:r>
      <w:r w:rsidR="00806505">
        <w:t xml:space="preserve"> </w:t>
      </w:r>
      <w:r w:rsidRPr="00FF729E">
        <w:t>“never</w:t>
      </w:r>
      <w:r w:rsidRPr="00FF729E">
        <w:noBreakHyphen/>
        <w:t>repeat”</w:t>
      </w:r>
      <w:r w:rsidR="00806505">
        <w:t xml:space="preserve"> </w:t>
      </w:r>
      <w:r w:rsidRPr="00FF729E">
        <w:t>actions.</w:t>
      </w:r>
    </w:p>
    <w:p w14:paraId="4218A1B2" w14:textId="2CF846A4" w:rsidR="00FF729E" w:rsidRPr="006C65EB" w:rsidRDefault="00FF729E" w:rsidP="0038693B">
      <w:pPr>
        <w:pStyle w:val="Heading2"/>
      </w:pPr>
      <w:bookmarkStart w:id="2285" w:name="_Toc228549530"/>
      <w:bookmarkStart w:id="2286" w:name="_Toc228784918"/>
      <w:r w:rsidRPr="006C65EB">
        <w:t>Governance</w:t>
      </w:r>
      <w:r w:rsidR="00806505">
        <w:t xml:space="preserve"> </w:t>
      </w:r>
      <w:r w:rsidRPr="006C65EB">
        <w:t>Model</w:t>
      </w:r>
      <w:bookmarkEnd w:id="2285"/>
      <w:bookmarkEnd w:id="2286"/>
    </w:p>
    <w:p w14:paraId="45FFEF46" w14:textId="3FB1F3F5" w:rsidR="00FF729E" w:rsidRPr="00FF729E" w:rsidRDefault="00FF729E" w:rsidP="006C65EB">
      <w:r w:rsidRPr="00FF729E">
        <w:t>To</w:t>
      </w:r>
      <w:r w:rsidR="00806505">
        <w:t xml:space="preserve"> </w:t>
      </w:r>
      <w:r w:rsidRPr="00FF729E">
        <w:t>ensure</w:t>
      </w:r>
      <w:r w:rsidR="00806505">
        <w:t xml:space="preserve"> </w:t>
      </w:r>
      <w:r w:rsidRPr="00FF729E">
        <w:t>consistent</w:t>
      </w:r>
      <w:r w:rsidR="00806505">
        <w:t xml:space="preserve"> </w:t>
      </w:r>
      <w:r w:rsidRPr="00FF729E">
        <w:t>application</w:t>
      </w:r>
      <w:r w:rsidR="00806505">
        <w:t xml:space="preserve"> </w:t>
      </w:r>
      <w:r w:rsidRPr="00FF729E">
        <w:t>of</w:t>
      </w:r>
      <w:r w:rsidR="00806505">
        <w:t xml:space="preserve"> </w:t>
      </w:r>
      <w:r w:rsidRPr="00FF729E">
        <w:t>these</w:t>
      </w:r>
      <w:r w:rsidR="00806505">
        <w:t xml:space="preserve"> </w:t>
      </w:r>
      <w:r w:rsidRPr="00FF729E">
        <w:t>policies,</w:t>
      </w:r>
      <w:r w:rsidR="00806505">
        <w:t xml:space="preserve"> </w:t>
      </w:r>
      <w:r w:rsidRPr="00FF729E">
        <w:t>a</w:t>
      </w:r>
      <w:r w:rsidR="00806505">
        <w:t xml:space="preserve"> </w:t>
      </w:r>
      <w:r w:rsidRPr="00FF729E">
        <w:t>governance</w:t>
      </w:r>
      <w:r w:rsidR="00806505">
        <w:t xml:space="preserve"> </w:t>
      </w:r>
      <w:r w:rsidRPr="00FF729E">
        <w:t>model</w:t>
      </w:r>
      <w:r w:rsidR="00806505">
        <w:t xml:space="preserve"> </w:t>
      </w:r>
      <w:r w:rsidRPr="00FF729E">
        <w:t>is</w:t>
      </w:r>
      <w:r w:rsidR="00806505">
        <w:t xml:space="preserve"> </w:t>
      </w:r>
      <w:r w:rsidRPr="00FF729E">
        <w:t>defined</w:t>
      </w:r>
      <w:r w:rsidR="00806505">
        <w:t xml:space="preserve"> </w:t>
      </w:r>
      <w:r w:rsidRPr="00FF729E">
        <w:t>with</w:t>
      </w:r>
      <w:r w:rsidR="00806505">
        <w:t xml:space="preserve"> </w:t>
      </w:r>
      <w:r w:rsidRPr="00FF729E">
        <w:t>clear</w:t>
      </w:r>
      <w:r w:rsidR="00806505">
        <w:t xml:space="preserve"> </w:t>
      </w:r>
      <w:r w:rsidRPr="00FF729E">
        <w:t>roles</w:t>
      </w:r>
      <w:r w:rsidR="00806505">
        <w:t xml:space="preserve"> </w:t>
      </w:r>
      <w:r w:rsidRPr="00FF729E">
        <w:t>and</w:t>
      </w:r>
      <w:r w:rsidR="00806505">
        <w:t xml:space="preserve"> </w:t>
      </w:r>
      <w:r w:rsidRPr="00FF729E">
        <w:t>controls.</w:t>
      </w:r>
    </w:p>
    <w:p w14:paraId="068B2075" w14:textId="0965175B" w:rsidR="00FF729E" w:rsidRPr="006C65EB" w:rsidRDefault="00FF729E" w:rsidP="006C65EB">
      <w:pPr>
        <w:pStyle w:val="Bullets"/>
        <w:rPr>
          <w:b/>
          <w:bCs/>
        </w:rPr>
      </w:pPr>
      <w:r w:rsidRPr="006C65EB">
        <w:rPr>
          <w:b/>
          <w:bCs/>
        </w:rPr>
        <w:t>Policy</w:t>
      </w:r>
      <w:r w:rsidR="00806505">
        <w:rPr>
          <w:b/>
          <w:bCs/>
        </w:rPr>
        <w:t xml:space="preserve"> </w:t>
      </w:r>
      <w:r w:rsidRPr="006C65EB">
        <w:rPr>
          <w:b/>
          <w:bCs/>
        </w:rPr>
        <w:t>Ownership:</w:t>
      </w:r>
      <w:r w:rsidR="00806505">
        <w:rPr>
          <w:b/>
          <w:bCs/>
        </w:rPr>
        <w:t xml:space="preserve"> </w:t>
      </w:r>
    </w:p>
    <w:p w14:paraId="2268DBAF" w14:textId="3350C909" w:rsidR="00FF729E" w:rsidRPr="00FF729E" w:rsidRDefault="00FF729E" w:rsidP="006C65EB">
      <w:pPr>
        <w:pStyle w:val="Bullets"/>
        <w:numPr>
          <w:ilvl w:val="1"/>
          <w:numId w:val="1"/>
        </w:numPr>
      </w:pPr>
      <w:r w:rsidRPr="00FF729E">
        <w:t>An</w:t>
      </w:r>
      <w:r w:rsidR="00806505">
        <w:t xml:space="preserve"> </w:t>
      </w:r>
      <w:r w:rsidRPr="00FF729E">
        <w:t>observability</w:t>
      </w:r>
      <w:r w:rsidR="00806505">
        <w:t xml:space="preserve"> </w:t>
      </w:r>
      <w:r w:rsidRPr="00FF729E">
        <w:t>governance</w:t>
      </w:r>
      <w:r w:rsidR="00806505">
        <w:t xml:space="preserve"> </w:t>
      </w:r>
      <w:r w:rsidRPr="00FF729E">
        <w:t>body</w:t>
      </w:r>
      <w:r w:rsidR="00806505">
        <w:t xml:space="preserve"> </w:t>
      </w:r>
      <w:r w:rsidRPr="00FF729E">
        <w:t>(for</w:t>
      </w:r>
      <w:r w:rsidR="00806505">
        <w:t xml:space="preserve"> </w:t>
      </w:r>
      <w:r w:rsidRPr="00FF729E">
        <w:t>example,</w:t>
      </w:r>
      <w:r w:rsidR="00806505">
        <w:t xml:space="preserve"> </w:t>
      </w:r>
      <w:r w:rsidRPr="00FF729E">
        <w:t>an</w:t>
      </w:r>
      <w:r w:rsidR="00806505">
        <w:t xml:space="preserve"> </w:t>
      </w:r>
      <w:r w:rsidRPr="00FF729E">
        <w:t>architecture</w:t>
      </w:r>
      <w:r w:rsidR="00806505">
        <w:t xml:space="preserve"> </w:t>
      </w:r>
      <w:r w:rsidRPr="00FF729E">
        <w:t>or</w:t>
      </w:r>
      <w:r w:rsidR="00806505">
        <w:t xml:space="preserve"> </w:t>
      </w:r>
      <w:r w:rsidRPr="00FF729E">
        <w:t>SRE</w:t>
      </w:r>
      <w:r w:rsidR="00806505">
        <w:t xml:space="preserve"> </w:t>
      </w:r>
      <w:r w:rsidRPr="00FF729E">
        <w:t>governance</w:t>
      </w:r>
      <w:r w:rsidR="00806505">
        <w:t xml:space="preserve"> </w:t>
      </w:r>
      <w:r w:rsidRPr="00FF729E">
        <w:t>group)</w:t>
      </w:r>
      <w:r w:rsidR="00806505">
        <w:t xml:space="preserve"> </w:t>
      </w:r>
      <w:r w:rsidRPr="00FF729E">
        <w:t>owns</w:t>
      </w:r>
      <w:r w:rsidR="00806505">
        <w:t xml:space="preserve"> </w:t>
      </w:r>
      <w:r w:rsidRPr="00FF729E">
        <w:t>telemetry</w:t>
      </w:r>
      <w:r w:rsidR="00806505">
        <w:t xml:space="preserve"> </w:t>
      </w:r>
      <w:r w:rsidRPr="00FF729E">
        <w:t>standards,</w:t>
      </w:r>
      <w:r w:rsidR="00806505">
        <w:t xml:space="preserve"> </w:t>
      </w:r>
      <w:r w:rsidRPr="00FF729E">
        <w:t>retention</w:t>
      </w:r>
      <w:r w:rsidR="00806505">
        <w:t xml:space="preserve"> </w:t>
      </w:r>
      <w:r w:rsidRPr="00FF729E">
        <w:t>policies,</w:t>
      </w:r>
      <w:r w:rsidR="00806505">
        <w:t xml:space="preserve"> </w:t>
      </w:r>
      <w:r w:rsidRPr="00FF729E">
        <w:t>and</w:t>
      </w:r>
      <w:r w:rsidR="00806505">
        <w:t xml:space="preserve"> </w:t>
      </w:r>
      <w:r w:rsidRPr="00FF729E">
        <w:t>access</w:t>
      </w:r>
      <w:r w:rsidR="00806505">
        <w:t xml:space="preserve"> </w:t>
      </w:r>
      <w:r w:rsidRPr="00FF729E">
        <w:t>controls.</w:t>
      </w:r>
      <w:r w:rsidR="00806505">
        <w:t xml:space="preserve"> </w:t>
      </w:r>
    </w:p>
    <w:p w14:paraId="2BC07E60" w14:textId="244DF636" w:rsidR="00FF729E" w:rsidRPr="00FF729E" w:rsidRDefault="00FF729E" w:rsidP="006C65EB">
      <w:pPr>
        <w:pStyle w:val="Bullets"/>
        <w:numPr>
          <w:ilvl w:val="1"/>
          <w:numId w:val="1"/>
        </w:numPr>
      </w:pPr>
      <w:r w:rsidRPr="00FF729E">
        <w:t>Policies</w:t>
      </w:r>
      <w:r w:rsidR="00806505">
        <w:t xml:space="preserve"> </w:t>
      </w:r>
      <w:r w:rsidRPr="00FF729E">
        <w:t>are</w:t>
      </w:r>
      <w:r w:rsidR="00806505">
        <w:t xml:space="preserve"> </w:t>
      </w:r>
      <w:r w:rsidRPr="00FF729E">
        <w:t>reviewed</w:t>
      </w:r>
      <w:r w:rsidR="00806505">
        <w:t xml:space="preserve"> </w:t>
      </w:r>
      <w:r w:rsidRPr="00FF729E">
        <w:t>on</w:t>
      </w:r>
      <w:r w:rsidR="00806505">
        <w:t xml:space="preserve"> </w:t>
      </w:r>
      <w:r w:rsidRPr="00FF729E">
        <w:t>a</w:t>
      </w:r>
      <w:r w:rsidR="00806505">
        <w:t xml:space="preserve"> </w:t>
      </w:r>
      <w:r w:rsidRPr="00FF729E">
        <w:t>fixed</w:t>
      </w:r>
      <w:r w:rsidR="00806505">
        <w:t xml:space="preserve"> </w:t>
      </w:r>
      <w:r w:rsidRPr="00FF729E">
        <w:t>cadence</w:t>
      </w:r>
      <w:r w:rsidR="00806505">
        <w:t xml:space="preserve"> </w:t>
      </w:r>
      <w:r w:rsidRPr="00FF729E">
        <w:t>(for</w:t>
      </w:r>
      <w:r w:rsidR="00806505">
        <w:t xml:space="preserve"> </w:t>
      </w:r>
      <w:r w:rsidRPr="00FF729E">
        <w:t>example,</w:t>
      </w:r>
      <w:r w:rsidR="00806505">
        <w:t xml:space="preserve"> </w:t>
      </w:r>
      <w:r w:rsidRPr="00FF729E">
        <w:t>quarterly)</w:t>
      </w:r>
      <w:r w:rsidR="00806505">
        <w:t xml:space="preserve"> </w:t>
      </w:r>
      <w:r w:rsidRPr="00FF729E">
        <w:t>or</w:t>
      </w:r>
      <w:r w:rsidR="00806505">
        <w:t xml:space="preserve"> </w:t>
      </w:r>
      <w:r w:rsidRPr="00FF729E">
        <w:t>following</w:t>
      </w:r>
      <w:r w:rsidR="00806505">
        <w:t xml:space="preserve"> </w:t>
      </w:r>
      <w:r w:rsidRPr="00FF729E">
        <w:t>major</w:t>
      </w:r>
      <w:r w:rsidR="00806505">
        <w:t xml:space="preserve"> </w:t>
      </w:r>
      <w:r w:rsidRPr="00FF729E">
        <w:t>incidents/regulatory</w:t>
      </w:r>
      <w:r w:rsidR="00806505">
        <w:t xml:space="preserve"> </w:t>
      </w:r>
      <w:r w:rsidRPr="00FF729E">
        <w:t>changes.</w:t>
      </w:r>
    </w:p>
    <w:p w14:paraId="12BCEC63" w14:textId="23C7B60B" w:rsidR="00FF729E" w:rsidRPr="00FF729E" w:rsidRDefault="00FF729E" w:rsidP="006C65EB">
      <w:pPr>
        <w:pStyle w:val="Bullets"/>
      </w:pPr>
      <w:r w:rsidRPr="00FF729E">
        <w:rPr>
          <w:b/>
          <w:bCs/>
        </w:rPr>
        <w:t>Data</w:t>
      </w:r>
      <w:r w:rsidR="00806505">
        <w:rPr>
          <w:b/>
          <w:bCs/>
        </w:rPr>
        <w:t xml:space="preserve"> </w:t>
      </w:r>
      <w:r w:rsidRPr="00FF729E">
        <w:rPr>
          <w:b/>
          <w:bCs/>
        </w:rPr>
        <w:t>Classification:</w:t>
      </w:r>
      <w:r w:rsidR="00806505">
        <w:t xml:space="preserve"> </w:t>
      </w:r>
    </w:p>
    <w:p w14:paraId="74C55EB0" w14:textId="3953C67D" w:rsidR="00FF729E" w:rsidRPr="00FF729E" w:rsidRDefault="00FF729E" w:rsidP="006C65EB">
      <w:pPr>
        <w:pStyle w:val="Bullets"/>
        <w:numPr>
          <w:ilvl w:val="1"/>
          <w:numId w:val="1"/>
        </w:numPr>
      </w:pPr>
      <w:r w:rsidRPr="00FF729E">
        <w:t>Telemetry</w:t>
      </w:r>
      <w:r w:rsidR="00806505">
        <w:t xml:space="preserve"> </w:t>
      </w:r>
      <w:r w:rsidRPr="00FF729E">
        <w:t>is</w:t>
      </w:r>
      <w:r w:rsidR="00806505">
        <w:t xml:space="preserve"> </w:t>
      </w:r>
      <w:r w:rsidRPr="00FF729E">
        <w:t>classified</w:t>
      </w:r>
      <w:r w:rsidR="00806505">
        <w:t xml:space="preserve"> </w:t>
      </w:r>
      <w:r w:rsidRPr="00FF729E">
        <w:t>based</w:t>
      </w:r>
      <w:r w:rsidR="00806505">
        <w:t xml:space="preserve"> </w:t>
      </w:r>
      <w:r w:rsidRPr="00FF729E">
        <w:t>on</w:t>
      </w:r>
      <w:r w:rsidR="00806505">
        <w:t xml:space="preserve"> </w:t>
      </w:r>
      <w:r w:rsidRPr="00FF729E">
        <w:t>sensitivity</w:t>
      </w:r>
      <w:r w:rsidR="00806505">
        <w:t xml:space="preserve"> </w:t>
      </w:r>
      <w:r w:rsidRPr="00FF729E">
        <w:t>(for</w:t>
      </w:r>
      <w:r w:rsidR="00806505">
        <w:t xml:space="preserve"> </w:t>
      </w:r>
      <w:r w:rsidRPr="00FF729E">
        <w:t>example,</w:t>
      </w:r>
      <w:r w:rsidR="00806505">
        <w:t xml:space="preserve"> </w:t>
      </w:r>
      <w:r w:rsidRPr="00FF729E">
        <w:t>public,</w:t>
      </w:r>
      <w:r w:rsidR="00806505">
        <w:t xml:space="preserve"> </w:t>
      </w:r>
      <w:r w:rsidRPr="00FF729E">
        <w:t>internal,</w:t>
      </w:r>
      <w:r w:rsidR="00806505">
        <w:t xml:space="preserve"> </w:t>
      </w:r>
      <w:r w:rsidRPr="00FF729E">
        <w:t>confidential).</w:t>
      </w:r>
      <w:r w:rsidR="00806505">
        <w:t xml:space="preserve"> </w:t>
      </w:r>
    </w:p>
    <w:p w14:paraId="52CE8624" w14:textId="6B9C66B4" w:rsidR="00FF729E" w:rsidRPr="00FF729E" w:rsidRDefault="00FF729E" w:rsidP="006C65EB">
      <w:pPr>
        <w:pStyle w:val="Bullets"/>
        <w:numPr>
          <w:ilvl w:val="1"/>
          <w:numId w:val="1"/>
        </w:numPr>
      </w:pPr>
      <w:r w:rsidRPr="00FF729E">
        <w:t>PII</w:t>
      </w:r>
      <w:r w:rsidR="00806505">
        <w:t xml:space="preserve"> </w:t>
      </w:r>
      <w:r w:rsidRPr="00FF729E">
        <w:t>and</w:t>
      </w:r>
      <w:r w:rsidR="00806505">
        <w:t xml:space="preserve"> </w:t>
      </w:r>
      <w:r w:rsidRPr="00FF729E">
        <w:t>sensitive</w:t>
      </w:r>
      <w:r w:rsidR="00806505">
        <w:t xml:space="preserve"> </w:t>
      </w:r>
      <w:r w:rsidRPr="00FF729E">
        <w:t>data</w:t>
      </w:r>
      <w:r w:rsidR="00806505">
        <w:t xml:space="preserve"> </w:t>
      </w:r>
      <w:r w:rsidRPr="00FF729E">
        <w:t>are</w:t>
      </w:r>
      <w:r w:rsidR="00806505">
        <w:t xml:space="preserve"> </w:t>
      </w:r>
      <w:r w:rsidRPr="00FF729E">
        <w:t>prohibited</w:t>
      </w:r>
      <w:r w:rsidR="00806505">
        <w:t xml:space="preserve"> </w:t>
      </w:r>
      <w:r w:rsidRPr="00FF729E">
        <w:t>in</w:t>
      </w:r>
      <w:r w:rsidR="00806505">
        <w:t xml:space="preserve"> </w:t>
      </w:r>
      <w:r w:rsidRPr="00FF729E">
        <w:t>logs</w:t>
      </w:r>
      <w:r w:rsidR="00806505">
        <w:t xml:space="preserve"> </w:t>
      </w:r>
      <w:r w:rsidRPr="00FF729E">
        <w:t>and</w:t>
      </w:r>
      <w:r w:rsidR="00806505">
        <w:t xml:space="preserve"> </w:t>
      </w:r>
      <w:r w:rsidRPr="00FF729E">
        <w:t>traces</w:t>
      </w:r>
      <w:r w:rsidR="00806505">
        <w:t xml:space="preserve"> </w:t>
      </w:r>
      <w:r w:rsidRPr="00FF729E">
        <w:t>wherever</w:t>
      </w:r>
      <w:r w:rsidR="00806505">
        <w:t xml:space="preserve"> </w:t>
      </w:r>
      <w:r w:rsidRPr="00FF729E">
        <w:t>possible;</w:t>
      </w:r>
      <w:r w:rsidR="00806505">
        <w:t xml:space="preserve"> </w:t>
      </w:r>
      <w:r w:rsidRPr="00FF729E">
        <w:t>masking,</w:t>
      </w:r>
      <w:r w:rsidR="00806505">
        <w:t xml:space="preserve"> </w:t>
      </w:r>
      <w:r w:rsidRPr="00FF729E">
        <w:t>tokenisation,</w:t>
      </w:r>
      <w:r w:rsidR="00806505">
        <w:t xml:space="preserve"> </w:t>
      </w:r>
      <w:r w:rsidRPr="00FF729E">
        <w:t>or</w:t>
      </w:r>
      <w:r w:rsidR="00806505">
        <w:t xml:space="preserve"> </w:t>
      </w:r>
      <w:r w:rsidRPr="00FF729E">
        <w:t>redaction</w:t>
      </w:r>
      <w:r w:rsidR="00806505">
        <w:t xml:space="preserve"> </w:t>
      </w:r>
      <w:r w:rsidRPr="00FF729E">
        <w:t>is</w:t>
      </w:r>
      <w:r w:rsidR="00806505">
        <w:t xml:space="preserve"> </w:t>
      </w:r>
      <w:r w:rsidRPr="00FF729E">
        <w:t>enforced</w:t>
      </w:r>
      <w:r w:rsidR="00806505">
        <w:t xml:space="preserve"> </w:t>
      </w:r>
      <w:r w:rsidRPr="00FF729E">
        <w:t>at</w:t>
      </w:r>
      <w:r w:rsidR="00806505">
        <w:t xml:space="preserve"> </w:t>
      </w:r>
      <w:r w:rsidRPr="00FF729E">
        <w:t>source</w:t>
      </w:r>
      <w:r w:rsidR="00806505">
        <w:t xml:space="preserve"> </w:t>
      </w:r>
      <w:r w:rsidRPr="00FF729E">
        <w:t>or</w:t>
      </w:r>
      <w:r w:rsidR="00806505">
        <w:t xml:space="preserve"> </w:t>
      </w:r>
      <w:r w:rsidRPr="00FF729E">
        <w:t>in</w:t>
      </w:r>
      <w:r w:rsidR="00806505">
        <w:t xml:space="preserve"> </w:t>
      </w:r>
      <w:r w:rsidRPr="00FF729E">
        <w:t>the</w:t>
      </w:r>
      <w:r w:rsidR="00806505">
        <w:t xml:space="preserve"> </w:t>
      </w:r>
      <w:r w:rsidRPr="00FF729E">
        <w:t>pipeline.</w:t>
      </w:r>
      <w:r w:rsidR="00806505">
        <w:t xml:space="preserve"> </w:t>
      </w:r>
    </w:p>
    <w:p w14:paraId="57FCE4D3" w14:textId="34EE33F8" w:rsidR="00FF729E" w:rsidRPr="00FF729E" w:rsidRDefault="00FF729E" w:rsidP="006C65EB">
      <w:pPr>
        <w:pStyle w:val="Bullets"/>
        <w:numPr>
          <w:ilvl w:val="1"/>
          <w:numId w:val="1"/>
        </w:numPr>
      </w:pPr>
      <w:r w:rsidRPr="00FF729E">
        <w:t>Classification</w:t>
      </w:r>
      <w:r w:rsidR="00806505">
        <w:t xml:space="preserve"> </w:t>
      </w:r>
      <w:r w:rsidRPr="00FF729E">
        <w:t>determines</w:t>
      </w:r>
      <w:r w:rsidR="00806505">
        <w:t xml:space="preserve"> </w:t>
      </w:r>
      <w:r w:rsidRPr="00FF729E">
        <w:t>storage</w:t>
      </w:r>
      <w:r w:rsidR="00806505">
        <w:t xml:space="preserve"> </w:t>
      </w:r>
      <w:r w:rsidRPr="00FF729E">
        <w:t>location,</w:t>
      </w:r>
      <w:r w:rsidR="00806505">
        <w:t xml:space="preserve"> </w:t>
      </w:r>
      <w:r w:rsidRPr="00FF729E">
        <w:t>encryption</w:t>
      </w:r>
      <w:r w:rsidR="00806505">
        <w:t xml:space="preserve"> </w:t>
      </w:r>
      <w:r w:rsidRPr="00FF729E">
        <w:t>requirements,</w:t>
      </w:r>
      <w:r w:rsidR="00806505">
        <w:t xml:space="preserve"> </w:t>
      </w:r>
      <w:r w:rsidRPr="00FF729E">
        <w:t>and</w:t>
      </w:r>
      <w:r w:rsidR="00806505">
        <w:t xml:space="preserve"> </w:t>
      </w:r>
      <w:r w:rsidRPr="00FF729E">
        <w:t>access</w:t>
      </w:r>
      <w:r w:rsidR="00806505">
        <w:t xml:space="preserve"> </w:t>
      </w:r>
      <w:r w:rsidRPr="00FF729E">
        <w:t>levels.</w:t>
      </w:r>
    </w:p>
    <w:p w14:paraId="1BE35303" w14:textId="5DF6E177" w:rsidR="00FF729E" w:rsidRPr="00FF729E" w:rsidRDefault="00FF729E" w:rsidP="006C65EB">
      <w:pPr>
        <w:pStyle w:val="Bullets"/>
      </w:pPr>
      <w:r w:rsidRPr="00FF729E">
        <w:rPr>
          <w:b/>
          <w:bCs/>
        </w:rPr>
        <w:t>Access</w:t>
      </w:r>
      <w:r w:rsidR="00806505">
        <w:rPr>
          <w:b/>
          <w:bCs/>
        </w:rPr>
        <w:t xml:space="preserve"> </w:t>
      </w:r>
      <w:r w:rsidRPr="00FF729E">
        <w:rPr>
          <w:b/>
          <w:bCs/>
        </w:rPr>
        <w:t>Control:</w:t>
      </w:r>
      <w:r w:rsidR="00806505">
        <w:t xml:space="preserve"> </w:t>
      </w:r>
    </w:p>
    <w:p w14:paraId="7AF46431" w14:textId="4FA566D1" w:rsidR="00FF729E" w:rsidRPr="00FF729E" w:rsidRDefault="00FF729E" w:rsidP="006C65EB">
      <w:pPr>
        <w:pStyle w:val="Bullets"/>
        <w:numPr>
          <w:ilvl w:val="1"/>
          <w:numId w:val="1"/>
        </w:numPr>
      </w:pPr>
      <w:r w:rsidRPr="00FF729E">
        <w:t>Role</w:t>
      </w:r>
      <w:r w:rsidRPr="00FF729E">
        <w:noBreakHyphen/>
        <w:t>based</w:t>
      </w:r>
      <w:r w:rsidR="00806505">
        <w:t xml:space="preserve"> </w:t>
      </w:r>
      <w:r w:rsidRPr="00FF729E">
        <w:t>access</w:t>
      </w:r>
      <w:r w:rsidR="00806505">
        <w:t xml:space="preserve"> </w:t>
      </w:r>
      <w:r w:rsidRPr="00FF729E">
        <w:t>control</w:t>
      </w:r>
      <w:r w:rsidR="00806505">
        <w:t xml:space="preserve"> </w:t>
      </w:r>
      <w:r w:rsidRPr="00FF729E">
        <w:t>(RBAC)</w:t>
      </w:r>
      <w:r w:rsidR="00806505">
        <w:t xml:space="preserve"> </w:t>
      </w:r>
      <w:r w:rsidRPr="00FF729E">
        <w:t>is</w:t>
      </w:r>
      <w:r w:rsidR="00806505">
        <w:t xml:space="preserve"> </w:t>
      </w:r>
      <w:r w:rsidRPr="00FF729E">
        <w:t>applied</w:t>
      </w:r>
      <w:r w:rsidR="00806505">
        <w:t xml:space="preserve"> </w:t>
      </w:r>
      <w:r w:rsidRPr="00FF729E">
        <w:t>in</w:t>
      </w:r>
      <w:r w:rsidR="00806505">
        <w:t xml:space="preserve"> </w:t>
      </w:r>
      <w:r w:rsidRPr="00FF729E">
        <w:t>tools</w:t>
      </w:r>
      <w:r w:rsidR="00806505">
        <w:t xml:space="preserve"> </w:t>
      </w:r>
      <w:r w:rsidRPr="00FF729E">
        <w:t>such</w:t>
      </w:r>
      <w:r w:rsidR="00806505">
        <w:t xml:space="preserve"> </w:t>
      </w:r>
      <w:r w:rsidRPr="00FF729E">
        <w:t>as</w:t>
      </w:r>
      <w:r w:rsidR="00806505">
        <w:t xml:space="preserve"> </w:t>
      </w:r>
      <w:r w:rsidRPr="00FF729E">
        <w:t>Grafana,</w:t>
      </w:r>
      <w:r w:rsidR="00806505">
        <w:t xml:space="preserve"> </w:t>
      </w:r>
      <w:r w:rsidRPr="00FF729E">
        <w:t>Loki,</w:t>
      </w:r>
      <w:r w:rsidR="00806505">
        <w:t xml:space="preserve"> </w:t>
      </w:r>
      <w:r w:rsidRPr="00FF729E">
        <w:t>and</w:t>
      </w:r>
      <w:r w:rsidR="00806505">
        <w:t xml:space="preserve"> </w:t>
      </w:r>
      <w:r w:rsidRPr="00FF729E">
        <w:t>Prometheus.</w:t>
      </w:r>
      <w:r w:rsidR="00806505">
        <w:t xml:space="preserve"> </w:t>
      </w:r>
    </w:p>
    <w:p w14:paraId="0CB49E4B" w14:textId="42C0917B" w:rsidR="00FF729E" w:rsidRPr="00FF729E" w:rsidRDefault="00FF729E" w:rsidP="006C65EB">
      <w:pPr>
        <w:pStyle w:val="Bullets"/>
        <w:numPr>
          <w:ilvl w:val="1"/>
          <w:numId w:val="1"/>
        </w:numPr>
      </w:pPr>
      <w:r w:rsidRPr="00FF729E">
        <w:t>Least</w:t>
      </w:r>
      <w:r w:rsidRPr="00FF729E">
        <w:noBreakHyphen/>
        <w:t>privilege</w:t>
      </w:r>
      <w:r w:rsidR="00806505">
        <w:t xml:space="preserve"> </w:t>
      </w:r>
      <w:r w:rsidRPr="00FF729E">
        <w:t>access</w:t>
      </w:r>
      <w:r w:rsidR="00806505">
        <w:t xml:space="preserve"> </w:t>
      </w:r>
      <w:r w:rsidRPr="00FF729E">
        <w:t>is</w:t>
      </w:r>
      <w:r w:rsidR="00806505">
        <w:t xml:space="preserve"> </w:t>
      </w:r>
      <w:r w:rsidRPr="00FF729E">
        <w:t>enforced:</w:t>
      </w:r>
      <w:r w:rsidR="00806505">
        <w:t xml:space="preserve"> </w:t>
      </w:r>
    </w:p>
    <w:p w14:paraId="08296BB5" w14:textId="30070B45" w:rsidR="00FF729E" w:rsidRPr="00FF729E" w:rsidRDefault="00FF729E" w:rsidP="006C65EB">
      <w:pPr>
        <w:pStyle w:val="Bullets"/>
        <w:numPr>
          <w:ilvl w:val="2"/>
          <w:numId w:val="1"/>
        </w:numPr>
      </w:pPr>
      <w:r w:rsidRPr="00FF729E">
        <w:t>Operations</w:t>
      </w:r>
      <w:r w:rsidR="00806505">
        <w:t xml:space="preserve"> </w:t>
      </w:r>
      <w:r w:rsidRPr="00FF729E">
        <w:t>and</w:t>
      </w:r>
      <w:r w:rsidR="00806505">
        <w:t xml:space="preserve"> </w:t>
      </w:r>
      <w:r w:rsidRPr="00FF729E">
        <w:t>SRE</w:t>
      </w:r>
      <w:r w:rsidR="00806505">
        <w:t xml:space="preserve"> </w:t>
      </w:r>
      <w:r w:rsidRPr="00FF729E">
        <w:t>roles:</w:t>
      </w:r>
      <w:r w:rsidR="00806505">
        <w:t xml:space="preserve"> </w:t>
      </w:r>
      <w:r w:rsidRPr="00FF729E">
        <w:t>broad</w:t>
      </w:r>
      <w:r w:rsidR="00806505">
        <w:t xml:space="preserve"> </w:t>
      </w:r>
      <w:r w:rsidRPr="00FF729E">
        <w:t>read</w:t>
      </w:r>
      <w:r w:rsidR="00806505">
        <w:t xml:space="preserve"> </w:t>
      </w:r>
      <w:r w:rsidRPr="00FF729E">
        <w:t>access</w:t>
      </w:r>
      <w:r w:rsidR="00806505">
        <w:t xml:space="preserve"> </w:t>
      </w:r>
      <w:r w:rsidRPr="00FF729E">
        <w:t>to</w:t>
      </w:r>
      <w:r w:rsidR="00806505">
        <w:t xml:space="preserve"> </w:t>
      </w:r>
      <w:r w:rsidRPr="00FF729E">
        <w:t>production</w:t>
      </w:r>
      <w:r w:rsidR="00806505">
        <w:t xml:space="preserve"> </w:t>
      </w:r>
      <w:r w:rsidRPr="00FF729E">
        <w:t>telemetry.</w:t>
      </w:r>
      <w:r w:rsidR="00806505">
        <w:t xml:space="preserve"> </w:t>
      </w:r>
    </w:p>
    <w:p w14:paraId="3815A4AB" w14:textId="2CB164A5" w:rsidR="00FF729E" w:rsidRPr="00FF729E" w:rsidRDefault="00FF729E" w:rsidP="006C65EB">
      <w:pPr>
        <w:pStyle w:val="Bullets"/>
        <w:numPr>
          <w:ilvl w:val="2"/>
          <w:numId w:val="1"/>
        </w:numPr>
      </w:pPr>
      <w:r w:rsidRPr="00FF729E">
        <w:t>Development</w:t>
      </w:r>
      <w:r w:rsidR="00806505">
        <w:t xml:space="preserve"> </w:t>
      </w:r>
      <w:r w:rsidRPr="00FF729E">
        <w:t>roles:</w:t>
      </w:r>
      <w:r w:rsidR="00806505">
        <w:t xml:space="preserve"> </w:t>
      </w:r>
      <w:r w:rsidRPr="00FF729E">
        <w:t>service</w:t>
      </w:r>
      <w:r w:rsidRPr="00FF729E">
        <w:noBreakHyphen/>
        <w:t>specific</w:t>
      </w:r>
      <w:r w:rsidR="00806505">
        <w:t xml:space="preserve"> </w:t>
      </w:r>
      <w:r w:rsidRPr="00FF729E">
        <w:t>access.</w:t>
      </w:r>
      <w:r w:rsidR="00806505">
        <w:t xml:space="preserve"> </w:t>
      </w:r>
    </w:p>
    <w:p w14:paraId="315B0A84" w14:textId="08F93032" w:rsidR="00FF729E" w:rsidRPr="00FF729E" w:rsidRDefault="00FF729E" w:rsidP="006C65EB">
      <w:pPr>
        <w:pStyle w:val="Bullets"/>
        <w:numPr>
          <w:ilvl w:val="2"/>
          <w:numId w:val="1"/>
        </w:numPr>
      </w:pPr>
      <w:r w:rsidRPr="00FF729E">
        <w:lastRenderedPageBreak/>
        <w:t>Business</w:t>
      </w:r>
      <w:r w:rsidR="00806505">
        <w:t xml:space="preserve"> </w:t>
      </w:r>
      <w:r w:rsidRPr="00FF729E">
        <w:t>roles:</w:t>
      </w:r>
      <w:r w:rsidR="00806505">
        <w:t xml:space="preserve"> </w:t>
      </w:r>
      <w:r w:rsidRPr="00FF729E">
        <w:t>access</w:t>
      </w:r>
      <w:r w:rsidR="00806505">
        <w:t xml:space="preserve"> </w:t>
      </w:r>
      <w:r w:rsidRPr="00FF729E">
        <w:t>to</w:t>
      </w:r>
      <w:r w:rsidR="00806505">
        <w:t xml:space="preserve"> </w:t>
      </w:r>
      <w:r w:rsidRPr="00FF729E">
        <w:t>curated</w:t>
      </w:r>
      <w:r w:rsidR="00806505">
        <w:t xml:space="preserve"> </w:t>
      </w:r>
      <w:r w:rsidRPr="00FF729E">
        <w:t>dashboards</w:t>
      </w:r>
      <w:r w:rsidR="00806505">
        <w:t xml:space="preserve"> </w:t>
      </w:r>
      <w:r w:rsidRPr="00FF729E">
        <w:t>and</w:t>
      </w:r>
      <w:r w:rsidR="00806505">
        <w:t xml:space="preserve"> </w:t>
      </w:r>
      <w:r w:rsidRPr="00FF729E">
        <w:t>reports</w:t>
      </w:r>
      <w:r w:rsidR="00806505">
        <w:t xml:space="preserve"> </w:t>
      </w:r>
      <w:r w:rsidRPr="00FF729E">
        <w:t>only.</w:t>
      </w:r>
    </w:p>
    <w:p w14:paraId="0CAF2DFE" w14:textId="6D0A0CEC" w:rsidR="00FF729E" w:rsidRPr="00FF729E" w:rsidRDefault="00FF729E" w:rsidP="006C65EB">
      <w:pPr>
        <w:pStyle w:val="Bullets"/>
        <w:numPr>
          <w:ilvl w:val="1"/>
          <w:numId w:val="1"/>
        </w:numPr>
      </w:pPr>
      <w:r w:rsidRPr="00FF729E">
        <w:t>Access</w:t>
      </w:r>
      <w:r w:rsidR="00806505">
        <w:t xml:space="preserve"> </w:t>
      </w:r>
      <w:r w:rsidRPr="00FF729E">
        <w:t>reviews</w:t>
      </w:r>
      <w:r w:rsidR="00806505">
        <w:t xml:space="preserve"> </w:t>
      </w:r>
      <w:r w:rsidRPr="00FF729E">
        <w:t>are</w:t>
      </w:r>
      <w:r w:rsidR="00806505">
        <w:t xml:space="preserve"> </w:t>
      </w:r>
      <w:r w:rsidRPr="00FF729E">
        <w:t>conducted</w:t>
      </w:r>
      <w:r w:rsidR="00806505">
        <w:t xml:space="preserve"> </w:t>
      </w:r>
      <w:r w:rsidRPr="00FF729E">
        <w:t>periodically</w:t>
      </w:r>
      <w:r w:rsidR="00806505">
        <w:t xml:space="preserve"> </w:t>
      </w:r>
      <w:r w:rsidRPr="00FF729E">
        <w:t>to</w:t>
      </w:r>
      <w:r w:rsidR="00806505">
        <w:t xml:space="preserve"> </w:t>
      </w:r>
      <w:r w:rsidRPr="00FF729E">
        <w:t>remove</w:t>
      </w:r>
      <w:r w:rsidR="00806505">
        <w:t xml:space="preserve"> </w:t>
      </w:r>
      <w:r w:rsidRPr="00FF729E">
        <w:t>stale</w:t>
      </w:r>
      <w:r w:rsidR="00806505">
        <w:t xml:space="preserve"> </w:t>
      </w:r>
      <w:r w:rsidRPr="00FF729E">
        <w:t>or</w:t>
      </w:r>
      <w:r w:rsidR="00806505">
        <w:t xml:space="preserve"> </w:t>
      </w:r>
      <w:r w:rsidRPr="00FF729E">
        <w:t>excessive</w:t>
      </w:r>
      <w:r w:rsidR="00806505">
        <w:t xml:space="preserve"> </w:t>
      </w:r>
      <w:r w:rsidRPr="00FF729E">
        <w:t>permissions.</w:t>
      </w:r>
    </w:p>
    <w:p w14:paraId="37841A0D" w14:textId="484B420C" w:rsidR="00FF729E" w:rsidRPr="00FF729E" w:rsidRDefault="00FF729E" w:rsidP="006C65EB">
      <w:pPr>
        <w:pStyle w:val="Bullets"/>
      </w:pPr>
      <w:r w:rsidRPr="00FF729E">
        <w:rPr>
          <w:b/>
          <w:bCs/>
        </w:rPr>
        <w:t>Data</w:t>
      </w:r>
      <w:r w:rsidR="00806505">
        <w:rPr>
          <w:b/>
          <w:bCs/>
        </w:rPr>
        <w:t xml:space="preserve"> </w:t>
      </w:r>
      <w:r w:rsidRPr="00FF729E">
        <w:rPr>
          <w:b/>
          <w:bCs/>
        </w:rPr>
        <w:t>Quality</w:t>
      </w:r>
      <w:r w:rsidR="00806505">
        <w:rPr>
          <w:b/>
          <w:bCs/>
        </w:rPr>
        <w:t xml:space="preserve"> </w:t>
      </w:r>
      <w:r w:rsidRPr="00FF729E">
        <w:rPr>
          <w:b/>
          <w:bCs/>
        </w:rPr>
        <w:t>and</w:t>
      </w:r>
      <w:r w:rsidR="00806505">
        <w:rPr>
          <w:b/>
          <w:bCs/>
        </w:rPr>
        <w:t xml:space="preserve"> </w:t>
      </w:r>
      <w:r w:rsidRPr="00FF729E">
        <w:rPr>
          <w:b/>
          <w:bCs/>
        </w:rPr>
        <w:t>Standards:</w:t>
      </w:r>
      <w:r w:rsidR="00806505">
        <w:t xml:space="preserve"> </w:t>
      </w:r>
    </w:p>
    <w:p w14:paraId="61E84813" w14:textId="114FF516" w:rsidR="00FF729E" w:rsidRPr="00FF729E" w:rsidRDefault="00FF729E" w:rsidP="006C65EB">
      <w:pPr>
        <w:pStyle w:val="Bullets"/>
        <w:numPr>
          <w:ilvl w:val="1"/>
          <w:numId w:val="1"/>
        </w:numPr>
      </w:pPr>
      <w:r w:rsidRPr="00FF729E">
        <w:t>A</w:t>
      </w:r>
      <w:r w:rsidR="00806505">
        <w:t xml:space="preserve"> </w:t>
      </w:r>
      <w:r w:rsidRPr="00FF729E">
        <w:t>standard</w:t>
      </w:r>
      <w:r w:rsidR="00806505">
        <w:t xml:space="preserve"> </w:t>
      </w:r>
      <w:r w:rsidRPr="00FF729E">
        <w:t>telemetry</w:t>
      </w:r>
      <w:r w:rsidR="00806505">
        <w:t xml:space="preserve"> </w:t>
      </w:r>
      <w:r w:rsidRPr="00FF729E">
        <w:t>schema</w:t>
      </w:r>
      <w:r w:rsidR="00806505">
        <w:t xml:space="preserve"> </w:t>
      </w:r>
      <w:r w:rsidRPr="00FF729E">
        <w:t>(naming</w:t>
      </w:r>
      <w:r w:rsidR="00806505">
        <w:t xml:space="preserve"> </w:t>
      </w:r>
      <w:r w:rsidRPr="00FF729E">
        <w:t>conventions</w:t>
      </w:r>
      <w:r w:rsidR="00806505">
        <w:t xml:space="preserve"> </w:t>
      </w:r>
      <w:r w:rsidRPr="00FF729E">
        <w:t>for</w:t>
      </w:r>
      <w:r w:rsidR="00806505">
        <w:t xml:space="preserve"> </w:t>
      </w:r>
      <w:r w:rsidRPr="00FF729E">
        <w:t>metrics,</w:t>
      </w:r>
      <w:r w:rsidR="00806505">
        <w:t xml:space="preserve"> </w:t>
      </w:r>
      <w:r w:rsidRPr="00FF729E">
        <w:t>labels,</w:t>
      </w:r>
      <w:r w:rsidR="00806505">
        <w:t xml:space="preserve"> </w:t>
      </w:r>
      <w:r w:rsidRPr="00FF729E">
        <w:t>log</w:t>
      </w:r>
      <w:r w:rsidR="00806505">
        <w:t xml:space="preserve"> </w:t>
      </w:r>
      <w:r w:rsidRPr="00FF729E">
        <w:t>fields,</w:t>
      </w:r>
      <w:r w:rsidR="00806505">
        <w:t xml:space="preserve"> </w:t>
      </w:r>
      <w:r w:rsidRPr="00FF729E">
        <w:t>and</w:t>
      </w:r>
      <w:r w:rsidR="00806505">
        <w:t xml:space="preserve"> </w:t>
      </w:r>
      <w:r w:rsidRPr="00FF729E">
        <w:t>trace</w:t>
      </w:r>
      <w:r w:rsidR="00806505">
        <w:t xml:space="preserve"> </w:t>
      </w:r>
      <w:r w:rsidRPr="00FF729E">
        <w:t>attributes)</w:t>
      </w:r>
      <w:r w:rsidR="00806505">
        <w:t xml:space="preserve"> </w:t>
      </w:r>
      <w:r w:rsidRPr="00FF729E">
        <w:t>is</w:t>
      </w:r>
      <w:r w:rsidR="00806505">
        <w:t xml:space="preserve"> </w:t>
      </w:r>
      <w:r w:rsidRPr="00FF729E">
        <w:t>maintained.</w:t>
      </w:r>
      <w:r w:rsidR="00806505">
        <w:t xml:space="preserve"> </w:t>
      </w:r>
    </w:p>
    <w:p w14:paraId="2721FB90" w14:textId="10239566" w:rsidR="00FF729E" w:rsidRPr="00FF729E" w:rsidRDefault="00FF729E" w:rsidP="006C65EB">
      <w:pPr>
        <w:pStyle w:val="Bullets"/>
        <w:numPr>
          <w:ilvl w:val="1"/>
          <w:numId w:val="1"/>
        </w:numPr>
      </w:pPr>
      <w:r w:rsidRPr="00FF729E">
        <w:t>Data</w:t>
      </w:r>
      <w:r w:rsidR="00806505">
        <w:t xml:space="preserve"> </w:t>
      </w:r>
      <w:r w:rsidRPr="00FF729E">
        <w:t>quality</w:t>
      </w:r>
      <w:r w:rsidR="00806505">
        <w:t xml:space="preserve"> </w:t>
      </w:r>
      <w:r w:rsidRPr="00FF729E">
        <w:t>checks</w:t>
      </w:r>
      <w:r w:rsidR="00806505">
        <w:t xml:space="preserve"> </w:t>
      </w:r>
      <w:r w:rsidRPr="00FF729E">
        <w:t>(for</w:t>
      </w:r>
      <w:r w:rsidR="00806505">
        <w:t xml:space="preserve"> </w:t>
      </w:r>
      <w:r w:rsidRPr="00FF729E">
        <w:t>example,</w:t>
      </w:r>
      <w:r w:rsidR="00806505">
        <w:t xml:space="preserve"> </w:t>
      </w:r>
      <w:r w:rsidRPr="00FF729E">
        <w:t>missing</w:t>
      </w:r>
      <w:r w:rsidR="00806505">
        <w:t xml:space="preserve"> </w:t>
      </w:r>
      <w:r w:rsidRPr="00FF729E">
        <w:t>labels,</w:t>
      </w:r>
      <w:r w:rsidR="00806505">
        <w:t xml:space="preserve"> </w:t>
      </w:r>
      <w:r w:rsidRPr="00FF729E">
        <w:t>malformed</w:t>
      </w:r>
      <w:r w:rsidR="00806505">
        <w:t xml:space="preserve"> </w:t>
      </w:r>
      <w:r w:rsidRPr="00FF729E">
        <w:t>logs,</w:t>
      </w:r>
      <w:r w:rsidR="00806505">
        <w:t xml:space="preserve"> </w:t>
      </w:r>
      <w:r w:rsidRPr="00FF729E">
        <w:t>excessive</w:t>
      </w:r>
      <w:r w:rsidR="00806505">
        <w:t xml:space="preserve"> </w:t>
      </w:r>
      <w:r w:rsidRPr="00FF729E">
        <w:t>cardinality)</w:t>
      </w:r>
      <w:r w:rsidR="00806505">
        <w:t xml:space="preserve"> </w:t>
      </w:r>
      <w:r w:rsidRPr="00FF729E">
        <w:t>are</w:t>
      </w:r>
      <w:r w:rsidR="00806505">
        <w:t xml:space="preserve"> </w:t>
      </w:r>
      <w:r w:rsidRPr="00FF729E">
        <w:t>implemented</w:t>
      </w:r>
      <w:r w:rsidR="00806505">
        <w:t xml:space="preserve"> </w:t>
      </w:r>
      <w:r w:rsidRPr="00FF729E">
        <w:t>within</w:t>
      </w:r>
      <w:r w:rsidR="00806505">
        <w:t xml:space="preserve"> </w:t>
      </w:r>
      <w:r w:rsidRPr="00FF729E">
        <w:t>the</w:t>
      </w:r>
      <w:r w:rsidR="00806505">
        <w:t xml:space="preserve"> </w:t>
      </w:r>
      <w:r w:rsidRPr="00FF729E">
        <w:t>telemetry</w:t>
      </w:r>
      <w:r w:rsidR="00806505">
        <w:t xml:space="preserve"> </w:t>
      </w:r>
      <w:r w:rsidRPr="00FF729E">
        <w:t>pipeline.</w:t>
      </w:r>
      <w:r w:rsidR="00806505">
        <w:t xml:space="preserve"> </w:t>
      </w:r>
    </w:p>
    <w:p w14:paraId="5DBC840D" w14:textId="6F00479B" w:rsidR="00FF729E" w:rsidRPr="00FF729E" w:rsidRDefault="00FF729E" w:rsidP="006C65EB">
      <w:pPr>
        <w:pStyle w:val="Bullets"/>
        <w:numPr>
          <w:ilvl w:val="1"/>
          <w:numId w:val="1"/>
        </w:numPr>
      </w:pPr>
      <w:r w:rsidRPr="00FF729E">
        <w:t>Services</w:t>
      </w:r>
      <w:r w:rsidR="00806505">
        <w:t xml:space="preserve"> </w:t>
      </w:r>
      <w:r w:rsidRPr="00FF729E">
        <w:t>are</w:t>
      </w:r>
      <w:r w:rsidR="00806505">
        <w:t xml:space="preserve"> </w:t>
      </w:r>
      <w:r w:rsidRPr="00FF729E">
        <w:t>required</w:t>
      </w:r>
      <w:r w:rsidR="00806505">
        <w:t xml:space="preserve"> </w:t>
      </w:r>
      <w:r w:rsidRPr="00FF729E">
        <w:t>to</w:t>
      </w:r>
      <w:r w:rsidR="00806505">
        <w:t xml:space="preserve"> </w:t>
      </w:r>
      <w:r w:rsidRPr="00FF729E">
        <w:t>meet</w:t>
      </w:r>
      <w:r w:rsidR="00806505">
        <w:t xml:space="preserve"> </w:t>
      </w:r>
      <w:r w:rsidRPr="00FF729E">
        <w:t>minimum</w:t>
      </w:r>
      <w:r w:rsidR="00806505">
        <w:t xml:space="preserve"> </w:t>
      </w:r>
      <w:r w:rsidRPr="00FF729E">
        <w:t>instrumentation</w:t>
      </w:r>
      <w:r w:rsidR="00806505">
        <w:t xml:space="preserve"> </w:t>
      </w:r>
      <w:r w:rsidRPr="00FF729E">
        <w:t>standards</w:t>
      </w:r>
      <w:r w:rsidR="00806505">
        <w:t xml:space="preserve"> </w:t>
      </w:r>
      <w:r w:rsidRPr="00FF729E">
        <w:t>before</w:t>
      </w:r>
      <w:r w:rsidR="00806505">
        <w:t xml:space="preserve"> </w:t>
      </w:r>
      <w:r w:rsidRPr="00FF729E">
        <w:t>production</w:t>
      </w:r>
      <w:r w:rsidR="00806505">
        <w:t xml:space="preserve"> </w:t>
      </w:r>
      <w:r w:rsidRPr="00FF729E">
        <w:t>promotion.</w:t>
      </w:r>
    </w:p>
    <w:p w14:paraId="1032DBDD" w14:textId="1BAA41CF" w:rsidR="006C65EB" w:rsidRPr="006C65EB" w:rsidRDefault="006C65EB" w:rsidP="0038693B">
      <w:pPr>
        <w:pStyle w:val="Heading2"/>
      </w:pPr>
      <w:bookmarkStart w:id="2287" w:name="_Toc228549531"/>
      <w:bookmarkStart w:id="2288" w:name="_Toc228784919"/>
      <w:r w:rsidRPr="006C65EB">
        <w:t>Lifecycle</w:t>
      </w:r>
      <w:r w:rsidR="00806505">
        <w:t xml:space="preserve"> </w:t>
      </w:r>
      <w:r w:rsidRPr="006C65EB">
        <w:t>Management</w:t>
      </w:r>
      <w:r w:rsidR="00806505">
        <w:t xml:space="preserve"> </w:t>
      </w:r>
      <w:r w:rsidRPr="006C65EB">
        <w:t>and</w:t>
      </w:r>
      <w:r w:rsidR="00806505">
        <w:t xml:space="preserve"> </w:t>
      </w:r>
      <w:r w:rsidRPr="006C65EB">
        <w:t>Cost</w:t>
      </w:r>
      <w:r w:rsidR="00806505">
        <w:t xml:space="preserve"> </w:t>
      </w:r>
      <w:r w:rsidRPr="006C65EB">
        <w:t>Optimisation</w:t>
      </w:r>
      <w:bookmarkEnd w:id="2287"/>
      <w:bookmarkEnd w:id="2288"/>
    </w:p>
    <w:p w14:paraId="0A296DCD" w14:textId="61B1D1BD" w:rsidR="006C65EB" w:rsidRPr="006C65EB" w:rsidRDefault="006C65EB" w:rsidP="006C65EB">
      <w:r w:rsidRPr="006C65EB">
        <w:t>Lifecycle</w:t>
      </w:r>
      <w:r w:rsidR="00806505">
        <w:t xml:space="preserve"> </w:t>
      </w:r>
      <w:r w:rsidRPr="006C65EB">
        <w:t>policies</w:t>
      </w:r>
      <w:r w:rsidR="00806505">
        <w:t xml:space="preserve"> </w:t>
      </w:r>
      <w:r w:rsidRPr="006C65EB">
        <w:t>are</w:t>
      </w:r>
      <w:r w:rsidR="00806505">
        <w:t xml:space="preserve"> </w:t>
      </w:r>
      <w:r w:rsidRPr="006C65EB">
        <w:t>used</w:t>
      </w:r>
      <w:r w:rsidR="00806505">
        <w:t xml:space="preserve"> </w:t>
      </w:r>
      <w:r w:rsidRPr="006C65EB">
        <w:t>to</w:t>
      </w:r>
      <w:r w:rsidR="00806505">
        <w:t xml:space="preserve"> </w:t>
      </w:r>
      <w:r w:rsidRPr="006C65EB">
        <w:t>manage</w:t>
      </w:r>
      <w:r w:rsidR="00806505">
        <w:t xml:space="preserve"> </w:t>
      </w:r>
      <w:r w:rsidRPr="006C65EB">
        <w:t>the</w:t>
      </w:r>
      <w:r w:rsidR="00806505">
        <w:t xml:space="preserve"> </w:t>
      </w:r>
      <w:r w:rsidRPr="006C65EB">
        <w:t>cost</w:t>
      </w:r>
      <w:r w:rsidR="00806505">
        <w:t xml:space="preserve"> </w:t>
      </w:r>
      <w:r w:rsidRPr="006C65EB">
        <w:t>and</w:t>
      </w:r>
      <w:r w:rsidR="00806505">
        <w:t xml:space="preserve"> </w:t>
      </w:r>
      <w:r w:rsidRPr="006C65EB">
        <w:t>performance</w:t>
      </w:r>
      <w:r w:rsidR="00806505">
        <w:t xml:space="preserve"> </w:t>
      </w:r>
      <w:r w:rsidRPr="006C65EB">
        <w:t>of</w:t>
      </w:r>
      <w:r w:rsidR="00806505">
        <w:t xml:space="preserve"> </w:t>
      </w:r>
      <w:r w:rsidRPr="006C65EB">
        <w:t>observability</w:t>
      </w:r>
      <w:r w:rsidR="00806505">
        <w:t xml:space="preserve"> </w:t>
      </w:r>
      <w:r w:rsidRPr="006C65EB">
        <w:t>platforms.</w:t>
      </w:r>
    </w:p>
    <w:p w14:paraId="72661402" w14:textId="2D0C53CA" w:rsidR="006C65EB" w:rsidRPr="006C65EB" w:rsidRDefault="006C65EB" w:rsidP="006C65EB">
      <w:pPr>
        <w:pStyle w:val="Bullets"/>
        <w:rPr>
          <w:b/>
          <w:bCs/>
        </w:rPr>
      </w:pPr>
      <w:r w:rsidRPr="006C65EB">
        <w:rPr>
          <w:b/>
          <w:bCs/>
        </w:rPr>
        <w:t>Hot</w:t>
      </w:r>
      <w:r w:rsidR="00806505">
        <w:rPr>
          <w:b/>
          <w:bCs/>
        </w:rPr>
        <w:t xml:space="preserve"> </w:t>
      </w:r>
      <w:r w:rsidRPr="006C65EB">
        <w:rPr>
          <w:b/>
          <w:bCs/>
        </w:rPr>
        <w:t>vs</w:t>
      </w:r>
      <w:r w:rsidR="00806505">
        <w:rPr>
          <w:b/>
          <w:bCs/>
        </w:rPr>
        <w:t xml:space="preserve"> </w:t>
      </w:r>
      <w:r w:rsidRPr="006C65EB">
        <w:rPr>
          <w:b/>
          <w:bCs/>
        </w:rPr>
        <w:t>Warm</w:t>
      </w:r>
      <w:r w:rsidR="00806505">
        <w:rPr>
          <w:b/>
          <w:bCs/>
        </w:rPr>
        <w:t xml:space="preserve"> </w:t>
      </w:r>
      <w:r w:rsidRPr="006C65EB">
        <w:rPr>
          <w:b/>
          <w:bCs/>
        </w:rPr>
        <w:t>vs</w:t>
      </w:r>
      <w:r w:rsidR="00806505">
        <w:rPr>
          <w:b/>
          <w:bCs/>
        </w:rPr>
        <w:t xml:space="preserve"> </w:t>
      </w:r>
      <w:r w:rsidRPr="006C65EB">
        <w:rPr>
          <w:b/>
          <w:bCs/>
        </w:rPr>
        <w:t>Cold</w:t>
      </w:r>
      <w:r w:rsidR="00806505">
        <w:rPr>
          <w:b/>
          <w:bCs/>
        </w:rPr>
        <w:t xml:space="preserve"> </w:t>
      </w:r>
      <w:r w:rsidRPr="006C65EB">
        <w:rPr>
          <w:b/>
          <w:bCs/>
        </w:rPr>
        <w:t>Storage:</w:t>
      </w:r>
      <w:r w:rsidR="00806505">
        <w:rPr>
          <w:b/>
          <w:bCs/>
        </w:rPr>
        <w:t xml:space="preserve"> </w:t>
      </w:r>
    </w:p>
    <w:p w14:paraId="511A75F4" w14:textId="14722601" w:rsidR="006C65EB" w:rsidRPr="006C65EB" w:rsidRDefault="006C65EB" w:rsidP="006C65EB">
      <w:pPr>
        <w:pStyle w:val="Bullets"/>
        <w:numPr>
          <w:ilvl w:val="1"/>
          <w:numId w:val="1"/>
        </w:numPr>
      </w:pPr>
      <w:r w:rsidRPr="006C65EB">
        <w:t>Hot</w:t>
      </w:r>
      <w:r w:rsidR="00806505">
        <w:t xml:space="preserve"> </w:t>
      </w:r>
      <w:r w:rsidRPr="006C65EB">
        <w:t>storage:</w:t>
      </w:r>
      <w:r w:rsidR="00806505">
        <w:t xml:space="preserve"> </w:t>
      </w:r>
      <w:r w:rsidRPr="006C65EB">
        <w:t>recent,</w:t>
      </w:r>
      <w:r w:rsidR="00806505">
        <w:t xml:space="preserve"> </w:t>
      </w:r>
      <w:r w:rsidRPr="006C65EB">
        <w:t>high</w:t>
      </w:r>
      <w:r w:rsidRPr="006C65EB">
        <w:noBreakHyphen/>
        <w:t>value</w:t>
      </w:r>
      <w:r w:rsidR="00806505">
        <w:t xml:space="preserve"> </w:t>
      </w:r>
      <w:r w:rsidRPr="006C65EB">
        <w:t>data</w:t>
      </w:r>
      <w:r w:rsidR="00806505">
        <w:t xml:space="preserve"> </w:t>
      </w:r>
      <w:r w:rsidRPr="006C65EB">
        <w:t>(for</w:t>
      </w:r>
      <w:r w:rsidR="00806505">
        <w:t xml:space="preserve"> </w:t>
      </w:r>
      <w:r w:rsidRPr="006C65EB">
        <w:t>example,</w:t>
      </w:r>
      <w:r w:rsidR="00806505">
        <w:t xml:space="preserve"> </w:t>
      </w:r>
      <w:r w:rsidRPr="006C65EB">
        <w:t>last</w:t>
      </w:r>
      <w:r w:rsidR="00806505">
        <w:t xml:space="preserve"> </w:t>
      </w:r>
      <w:r w:rsidRPr="006C65EB">
        <w:t>7–14</w:t>
      </w:r>
      <w:r w:rsidR="00806505">
        <w:t xml:space="preserve"> </w:t>
      </w:r>
      <w:r w:rsidRPr="006C65EB">
        <w:t>days</w:t>
      </w:r>
      <w:r w:rsidR="00806505">
        <w:t xml:space="preserve"> </w:t>
      </w:r>
      <w:r w:rsidRPr="006C65EB">
        <w:t>of</w:t>
      </w:r>
      <w:r w:rsidR="00806505">
        <w:t xml:space="preserve"> </w:t>
      </w:r>
      <w:r w:rsidRPr="006C65EB">
        <w:t>logs</w:t>
      </w:r>
      <w:r w:rsidR="00806505">
        <w:t xml:space="preserve"> </w:t>
      </w:r>
      <w:r w:rsidRPr="006C65EB">
        <w:t>and</w:t>
      </w:r>
      <w:r w:rsidR="00806505">
        <w:t xml:space="preserve"> </w:t>
      </w:r>
      <w:r w:rsidRPr="006C65EB">
        <w:t>traces,</w:t>
      </w:r>
      <w:r w:rsidR="00806505">
        <w:t xml:space="preserve"> </w:t>
      </w:r>
      <w:r w:rsidRPr="006C65EB">
        <w:t>last</w:t>
      </w:r>
      <w:r w:rsidR="00806505">
        <w:t xml:space="preserve"> </w:t>
      </w:r>
      <w:r w:rsidRPr="006C65EB">
        <w:t>30</w:t>
      </w:r>
      <w:r w:rsidR="00806505">
        <w:t xml:space="preserve"> </w:t>
      </w:r>
      <w:r w:rsidRPr="006C65EB">
        <w:t>days</w:t>
      </w:r>
      <w:r w:rsidR="00806505">
        <w:t xml:space="preserve"> </w:t>
      </w:r>
      <w:r w:rsidRPr="006C65EB">
        <w:t>of</w:t>
      </w:r>
      <w:r w:rsidR="00806505">
        <w:t xml:space="preserve"> </w:t>
      </w:r>
      <w:r w:rsidRPr="006C65EB">
        <w:t>metrics)</w:t>
      </w:r>
      <w:r w:rsidR="00806505">
        <w:t xml:space="preserve"> </w:t>
      </w:r>
      <w:r w:rsidRPr="006C65EB">
        <w:t>kept</w:t>
      </w:r>
      <w:r w:rsidR="00806505">
        <w:t xml:space="preserve"> </w:t>
      </w:r>
      <w:r w:rsidRPr="006C65EB">
        <w:t>on</w:t>
      </w:r>
      <w:r w:rsidR="00806505">
        <w:t xml:space="preserve"> </w:t>
      </w:r>
      <w:r w:rsidRPr="006C65EB">
        <w:t>fast,</w:t>
      </w:r>
      <w:r w:rsidR="00806505">
        <w:t xml:space="preserve"> </w:t>
      </w:r>
      <w:r w:rsidRPr="006C65EB">
        <w:t>high</w:t>
      </w:r>
      <w:r w:rsidRPr="006C65EB">
        <w:noBreakHyphen/>
        <w:t>cost</w:t>
      </w:r>
      <w:r w:rsidR="00806505">
        <w:t xml:space="preserve"> </w:t>
      </w:r>
      <w:r w:rsidRPr="006C65EB">
        <w:t>media.</w:t>
      </w:r>
      <w:r w:rsidR="00806505">
        <w:t xml:space="preserve"> </w:t>
      </w:r>
    </w:p>
    <w:p w14:paraId="7F2BFAC3" w14:textId="1A16FA13" w:rsidR="006C65EB" w:rsidRPr="006C65EB" w:rsidRDefault="006C65EB" w:rsidP="006C65EB">
      <w:pPr>
        <w:pStyle w:val="Bullets"/>
        <w:numPr>
          <w:ilvl w:val="1"/>
          <w:numId w:val="1"/>
        </w:numPr>
      </w:pPr>
      <w:r w:rsidRPr="006C65EB">
        <w:t>Warm</w:t>
      </w:r>
      <w:r w:rsidR="00806505">
        <w:t xml:space="preserve"> </w:t>
      </w:r>
      <w:r w:rsidRPr="006C65EB">
        <w:t>storage:</w:t>
      </w:r>
      <w:r w:rsidR="00806505">
        <w:t xml:space="preserve"> </w:t>
      </w:r>
      <w:r w:rsidRPr="006C65EB">
        <w:t>down</w:t>
      </w:r>
      <w:r w:rsidR="00806505">
        <w:t xml:space="preserve"> </w:t>
      </w:r>
      <w:r w:rsidRPr="006C65EB">
        <w:t>sampled</w:t>
      </w:r>
      <w:r w:rsidR="00806505">
        <w:t xml:space="preserve"> </w:t>
      </w:r>
      <w:r w:rsidRPr="006C65EB">
        <w:t>metrics</w:t>
      </w:r>
      <w:r w:rsidR="00806505">
        <w:t xml:space="preserve"> </w:t>
      </w:r>
      <w:r w:rsidRPr="006C65EB">
        <w:t>and</w:t>
      </w:r>
      <w:r w:rsidR="00806505">
        <w:t xml:space="preserve"> </w:t>
      </w:r>
      <w:r w:rsidRPr="006C65EB">
        <w:t>compressed</w:t>
      </w:r>
      <w:r w:rsidR="00806505">
        <w:t xml:space="preserve"> </w:t>
      </w:r>
      <w:r w:rsidRPr="006C65EB">
        <w:t>logs</w:t>
      </w:r>
      <w:r w:rsidR="00806505">
        <w:t xml:space="preserve"> </w:t>
      </w:r>
      <w:r w:rsidRPr="006C65EB">
        <w:t>retained</w:t>
      </w:r>
      <w:r w:rsidR="00806505">
        <w:t xml:space="preserve"> </w:t>
      </w:r>
      <w:r w:rsidRPr="006C65EB">
        <w:t>beyond</w:t>
      </w:r>
      <w:r w:rsidR="00806505">
        <w:t xml:space="preserve"> </w:t>
      </w:r>
      <w:r w:rsidRPr="006C65EB">
        <w:t>hot</w:t>
      </w:r>
      <w:r w:rsidR="00806505">
        <w:t xml:space="preserve"> </w:t>
      </w:r>
      <w:r w:rsidRPr="006C65EB">
        <w:t>windows.</w:t>
      </w:r>
      <w:r w:rsidR="00806505">
        <w:t xml:space="preserve"> </w:t>
      </w:r>
    </w:p>
    <w:p w14:paraId="554004F9" w14:textId="49CEA9B9" w:rsidR="006C65EB" w:rsidRPr="006C65EB" w:rsidRDefault="006C65EB" w:rsidP="006C65EB">
      <w:pPr>
        <w:pStyle w:val="Bullets"/>
        <w:numPr>
          <w:ilvl w:val="1"/>
          <w:numId w:val="1"/>
        </w:numPr>
      </w:pPr>
      <w:r w:rsidRPr="006C65EB">
        <w:t>Cold</w:t>
      </w:r>
      <w:r w:rsidR="00806505">
        <w:t xml:space="preserve"> </w:t>
      </w:r>
      <w:r w:rsidRPr="006C65EB">
        <w:t>or</w:t>
      </w:r>
      <w:r w:rsidR="00806505">
        <w:t xml:space="preserve"> </w:t>
      </w:r>
      <w:r w:rsidRPr="006C65EB">
        <w:t>archive</w:t>
      </w:r>
      <w:r w:rsidR="00806505">
        <w:t xml:space="preserve"> </w:t>
      </w:r>
      <w:r w:rsidRPr="006C65EB">
        <w:t>storage:</w:t>
      </w:r>
      <w:r w:rsidR="00806505">
        <w:t xml:space="preserve"> </w:t>
      </w:r>
      <w:r w:rsidRPr="006C65EB">
        <w:t>long</w:t>
      </w:r>
      <w:r w:rsidRPr="006C65EB">
        <w:noBreakHyphen/>
        <w:t>term</w:t>
      </w:r>
      <w:r w:rsidR="00806505">
        <w:t xml:space="preserve"> </w:t>
      </w:r>
      <w:r w:rsidRPr="006C65EB">
        <w:t>RCA</w:t>
      </w:r>
      <w:r w:rsidR="00806505">
        <w:t xml:space="preserve"> </w:t>
      </w:r>
      <w:r w:rsidRPr="006C65EB">
        <w:t>documents,</w:t>
      </w:r>
      <w:r w:rsidR="00806505">
        <w:t xml:space="preserve"> </w:t>
      </w:r>
      <w:r w:rsidRPr="006C65EB">
        <w:t>audit</w:t>
      </w:r>
      <w:r w:rsidR="00806505">
        <w:t xml:space="preserve"> </w:t>
      </w:r>
      <w:r w:rsidRPr="006C65EB">
        <w:t>reports,</w:t>
      </w:r>
      <w:r w:rsidR="00806505">
        <w:t xml:space="preserve"> </w:t>
      </w:r>
      <w:r w:rsidRPr="006C65EB">
        <w:t>and</w:t>
      </w:r>
      <w:r w:rsidR="00806505">
        <w:t xml:space="preserve"> </w:t>
      </w:r>
      <w:r w:rsidRPr="006C65EB">
        <w:t>selected</w:t>
      </w:r>
      <w:r w:rsidR="00806505">
        <w:t xml:space="preserve"> </w:t>
      </w:r>
      <w:r w:rsidRPr="006C65EB">
        <w:t>aggregates</w:t>
      </w:r>
      <w:r w:rsidR="00806505">
        <w:t xml:space="preserve"> </w:t>
      </w:r>
      <w:r w:rsidRPr="006C65EB">
        <w:t>kept</w:t>
      </w:r>
      <w:r w:rsidR="00806505">
        <w:t xml:space="preserve"> </w:t>
      </w:r>
      <w:r w:rsidRPr="006C65EB">
        <w:t>in</w:t>
      </w:r>
      <w:r w:rsidR="00806505">
        <w:t xml:space="preserve"> </w:t>
      </w:r>
      <w:r w:rsidRPr="006C65EB">
        <w:t>object</w:t>
      </w:r>
      <w:r w:rsidR="00806505">
        <w:t xml:space="preserve"> </w:t>
      </w:r>
      <w:r w:rsidRPr="006C65EB">
        <w:t>storage.</w:t>
      </w:r>
    </w:p>
    <w:p w14:paraId="140BA14C" w14:textId="3DC5A203" w:rsidR="006C65EB" w:rsidRPr="006C65EB" w:rsidRDefault="006C65EB" w:rsidP="006C65EB">
      <w:pPr>
        <w:pStyle w:val="Bullets"/>
      </w:pPr>
      <w:r w:rsidRPr="006C65EB">
        <w:rPr>
          <w:b/>
          <w:bCs/>
        </w:rPr>
        <w:t>Down</w:t>
      </w:r>
      <w:r w:rsidR="00806505">
        <w:rPr>
          <w:b/>
          <w:bCs/>
        </w:rPr>
        <w:t xml:space="preserve"> </w:t>
      </w:r>
      <w:r w:rsidRPr="006C65EB">
        <w:rPr>
          <w:b/>
          <w:bCs/>
        </w:rPr>
        <w:t>sampling</w:t>
      </w:r>
      <w:r w:rsidR="00806505">
        <w:rPr>
          <w:b/>
          <w:bCs/>
        </w:rPr>
        <w:t xml:space="preserve"> </w:t>
      </w:r>
      <w:r w:rsidRPr="006C65EB">
        <w:rPr>
          <w:b/>
          <w:bCs/>
        </w:rPr>
        <w:t>and</w:t>
      </w:r>
      <w:r w:rsidR="00806505">
        <w:rPr>
          <w:b/>
          <w:bCs/>
        </w:rPr>
        <w:t xml:space="preserve"> </w:t>
      </w:r>
      <w:r w:rsidRPr="006C65EB">
        <w:rPr>
          <w:b/>
          <w:bCs/>
        </w:rPr>
        <w:t>Aggregation:</w:t>
      </w:r>
      <w:r w:rsidR="00806505">
        <w:t xml:space="preserve"> </w:t>
      </w:r>
    </w:p>
    <w:p w14:paraId="1D37961C" w14:textId="2B0588D2" w:rsidR="006C65EB" w:rsidRPr="006C65EB" w:rsidRDefault="006C65EB" w:rsidP="006C65EB">
      <w:pPr>
        <w:pStyle w:val="Bullets"/>
        <w:numPr>
          <w:ilvl w:val="1"/>
          <w:numId w:val="1"/>
        </w:numPr>
      </w:pPr>
      <w:r w:rsidRPr="006C65EB">
        <w:t>Metrics</w:t>
      </w:r>
      <w:r w:rsidR="00806505">
        <w:t xml:space="preserve"> </w:t>
      </w:r>
      <w:r w:rsidRPr="006C65EB">
        <w:t>are</w:t>
      </w:r>
      <w:r w:rsidR="00806505">
        <w:t xml:space="preserve"> </w:t>
      </w:r>
      <w:r w:rsidRPr="006C65EB">
        <w:t>down</w:t>
      </w:r>
      <w:r w:rsidR="00806505">
        <w:t xml:space="preserve"> </w:t>
      </w:r>
      <w:r w:rsidRPr="006C65EB">
        <w:t>sampled</w:t>
      </w:r>
      <w:r w:rsidR="00806505">
        <w:t xml:space="preserve"> </w:t>
      </w:r>
      <w:r w:rsidRPr="006C65EB">
        <w:t>(for</w:t>
      </w:r>
      <w:r w:rsidR="00806505">
        <w:t xml:space="preserve"> </w:t>
      </w:r>
      <w:r w:rsidRPr="006C65EB">
        <w:t>example,</w:t>
      </w:r>
      <w:r w:rsidR="00806505">
        <w:t xml:space="preserve"> </w:t>
      </w:r>
      <w:r w:rsidRPr="006C65EB">
        <w:t>raw</w:t>
      </w:r>
      <w:r w:rsidR="00806505">
        <w:t xml:space="preserve"> </w:t>
      </w:r>
      <w:r w:rsidRPr="006C65EB">
        <w:t>→</w:t>
      </w:r>
      <w:r w:rsidR="00806505">
        <w:t xml:space="preserve"> </w:t>
      </w:r>
      <w:r w:rsidRPr="006C65EB">
        <w:t>1</w:t>
      </w:r>
      <w:r w:rsidRPr="006C65EB">
        <w:noBreakHyphen/>
        <w:t>minute</w:t>
      </w:r>
      <w:r w:rsidR="00806505">
        <w:t xml:space="preserve"> </w:t>
      </w:r>
      <w:r w:rsidRPr="006C65EB">
        <w:t>→</w:t>
      </w:r>
      <w:r w:rsidR="00806505">
        <w:t xml:space="preserve"> </w:t>
      </w:r>
      <w:r w:rsidRPr="006C65EB">
        <w:t>5</w:t>
      </w:r>
      <w:r w:rsidRPr="006C65EB">
        <w:noBreakHyphen/>
        <w:t>minute</w:t>
      </w:r>
      <w:r w:rsidR="00806505">
        <w:t xml:space="preserve"> </w:t>
      </w:r>
      <w:r w:rsidRPr="006C65EB">
        <w:t>aggregates)</w:t>
      </w:r>
      <w:r w:rsidR="00806505">
        <w:t xml:space="preserve"> </w:t>
      </w:r>
      <w:r w:rsidRPr="006C65EB">
        <w:t>after</w:t>
      </w:r>
      <w:r w:rsidR="00806505">
        <w:t xml:space="preserve"> </w:t>
      </w:r>
      <w:r w:rsidRPr="006C65EB">
        <w:t>the</w:t>
      </w:r>
      <w:r w:rsidR="00806505">
        <w:t xml:space="preserve"> </w:t>
      </w:r>
      <w:r w:rsidRPr="006C65EB">
        <w:t>hot</w:t>
      </w:r>
      <w:r w:rsidR="00806505">
        <w:t xml:space="preserve"> </w:t>
      </w:r>
      <w:r w:rsidRPr="006C65EB">
        <w:t>period.</w:t>
      </w:r>
      <w:r w:rsidR="00806505">
        <w:t xml:space="preserve"> </w:t>
      </w:r>
    </w:p>
    <w:p w14:paraId="78867E2B" w14:textId="51A767B1" w:rsidR="006C65EB" w:rsidRPr="006C65EB" w:rsidRDefault="006C65EB" w:rsidP="006C65EB">
      <w:pPr>
        <w:pStyle w:val="Bullets"/>
        <w:numPr>
          <w:ilvl w:val="1"/>
          <w:numId w:val="1"/>
        </w:numPr>
      </w:pPr>
      <w:r w:rsidRPr="006C65EB">
        <w:t>High</w:t>
      </w:r>
      <w:r w:rsidRPr="006C65EB">
        <w:noBreakHyphen/>
        <w:t>cardinality</w:t>
      </w:r>
      <w:r w:rsidR="00806505">
        <w:t xml:space="preserve"> </w:t>
      </w:r>
      <w:r w:rsidRPr="006C65EB">
        <w:t>labels</w:t>
      </w:r>
      <w:r w:rsidR="00806505">
        <w:t xml:space="preserve"> </w:t>
      </w:r>
      <w:r w:rsidRPr="006C65EB">
        <w:t>are</w:t>
      </w:r>
      <w:r w:rsidR="00806505">
        <w:t xml:space="preserve"> </w:t>
      </w:r>
      <w:r w:rsidRPr="006C65EB">
        <w:t>either</w:t>
      </w:r>
      <w:r w:rsidR="00806505">
        <w:t xml:space="preserve"> </w:t>
      </w:r>
      <w:r w:rsidRPr="006C65EB">
        <w:t>removed</w:t>
      </w:r>
      <w:r w:rsidR="00806505">
        <w:t xml:space="preserve"> </w:t>
      </w:r>
      <w:r w:rsidRPr="006C65EB">
        <w:t>or</w:t>
      </w:r>
      <w:r w:rsidR="00806505">
        <w:t xml:space="preserve"> </w:t>
      </w:r>
      <w:r w:rsidRPr="006C65EB">
        <w:t>bucketed</w:t>
      </w:r>
      <w:r w:rsidR="00806505">
        <w:t xml:space="preserve"> </w:t>
      </w:r>
      <w:r w:rsidRPr="006C65EB">
        <w:t>after</w:t>
      </w:r>
      <w:r w:rsidR="00806505">
        <w:t xml:space="preserve"> </w:t>
      </w:r>
      <w:r w:rsidRPr="006C65EB">
        <w:t>a</w:t>
      </w:r>
      <w:r w:rsidR="00806505">
        <w:t xml:space="preserve"> </w:t>
      </w:r>
      <w:r w:rsidRPr="006C65EB">
        <w:t>defined</w:t>
      </w:r>
      <w:r w:rsidR="00806505">
        <w:t xml:space="preserve"> </w:t>
      </w:r>
      <w:r w:rsidRPr="006C65EB">
        <w:t>retention</w:t>
      </w:r>
      <w:r w:rsidR="00806505">
        <w:t xml:space="preserve"> </w:t>
      </w:r>
      <w:r w:rsidRPr="006C65EB">
        <w:t>window.</w:t>
      </w:r>
      <w:r w:rsidR="00806505">
        <w:t xml:space="preserve"> </w:t>
      </w:r>
    </w:p>
    <w:p w14:paraId="5AA33B32" w14:textId="66DD3EE6" w:rsidR="006C65EB" w:rsidRPr="006C65EB" w:rsidRDefault="006C65EB" w:rsidP="006C65EB">
      <w:pPr>
        <w:pStyle w:val="Bullets"/>
        <w:numPr>
          <w:ilvl w:val="1"/>
          <w:numId w:val="1"/>
        </w:numPr>
      </w:pPr>
      <w:r w:rsidRPr="006C65EB">
        <w:t>These</w:t>
      </w:r>
      <w:r w:rsidR="00806505">
        <w:t xml:space="preserve"> </w:t>
      </w:r>
      <w:r w:rsidRPr="006C65EB">
        <w:t>measures</w:t>
      </w:r>
      <w:r w:rsidR="00806505">
        <w:t xml:space="preserve"> </w:t>
      </w:r>
      <w:r w:rsidRPr="006C65EB">
        <w:t>reduce</w:t>
      </w:r>
      <w:r w:rsidR="00806505">
        <w:t xml:space="preserve"> </w:t>
      </w:r>
      <w:r w:rsidRPr="006C65EB">
        <w:t>storage</w:t>
      </w:r>
      <w:r w:rsidR="00806505">
        <w:t xml:space="preserve"> </w:t>
      </w:r>
      <w:r w:rsidRPr="006C65EB">
        <w:t>overhead</w:t>
      </w:r>
      <w:r w:rsidR="00806505">
        <w:t xml:space="preserve"> </w:t>
      </w:r>
      <w:r w:rsidRPr="006C65EB">
        <w:t>while</w:t>
      </w:r>
      <w:r w:rsidR="00806505">
        <w:t xml:space="preserve"> </w:t>
      </w:r>
      <w:r w:rsidRPr="006C65EB">
        <w:t>preserving</w:t>
      </w:r>
      <w:r w:rsidR="00806505">
        <w:t xml:space="preserve"> </w:t>
      </w:r>
      <w:r w:rsidRPr="006C65EB">
        <w:t>trend</w:t>
      </w:r>
      <w:r w:rsidR="00806505">
        <w:t xml:space="preserve"> </w:t>
      </w:r>
      <w:r w:rsidRPr="006C65EB">
        <w:t>and</w:t>
      </w:r>
      <w:r w:rsidR="00806505">
        <w:t xml:space="preserve"> </w:t>
      </w:r>
      <w:r w:rsidRPr="006C65EB">
        <w:t>SLO</w:t>
      </w:r>
      <w:r w:rsidR="00806505">
        <w:t xml:space="preserve"> </w:t>
      </w:r>
      <w:r w:rsidRPr="006C65EB">
        <w:t>visibility.</w:t>
      </w:r>
    </w:p>
    <w:p w14:paraId="4322C581" w14:textId="393EF439" w:rsidR="006C65EB" w:rsidRPr="006C65EB" w:rsidRDefault="006C65EB" w:rsidP="006C65EB">
      <w:pPr>
        <w:pStyle w:val="Bullets"/>
      </w:pPr>
      <w:r w:rsidRPr="006C65EB">
        <w:rPr>
          <w:b/>
          <w:bCs/>
        </w:rPr>
        <w:t>Deletion</w:t>
      </w:r>
      <w:r w:rsidR="00806505">
        <w:rPr>
          <w:b/>
          <w:bCs/>
        </w:rPr>
        <w:t xml:space="preserve"> </w:t>
      </w:r>
      <w:r w:rsidRPr="006C65EB">
        <w:rPr>
          <w:b/>
          <w:bCs/>
        </w:rPr>
        <w:t>and</w:t>
      </w:r>
      <w:r w:rsidR="00806505">
        <w:rPr>
          <w:b/>
          <w:bCs/>
        </w:rPr>
        <w:t xml:space="preserve"> </w:t>
      </w:r>
      <w:r w:rsidRPr="006C65EB">
        <w:rPr>
          <w:b/>
          <w:bCs/>
        </w:rPr>
        <w:t>Retention</w:t>
      </w:r>
      <w:r w:rsidR="00806505">
        <w:rPr>
          <w:b/>
          <w:bCs/>
        </w:rPr>
        <w:t xml:space="preserve"> </w:t>
      </w:r>
      <w:r w:rsidRPr="006C65EB">
        <w:rPr>
          <w:b/>
          <w:bCs/>
        </w:rPr>
        <w:t>Enforcement:</w:t>
      </w:r>
      <w:r w:rsidR="00806505">
        <w:t xml:space="preserve"> </w:t>
      </w:r>
    </w:p>
    <w:p w14:paraId="27FFC5A0" w14:textId="4E9D946F" w:rsidR="006C65EB" w:rsidRPr="006C65EB" w:rsidRDefault="006C65EB" w:rsidP="006C65EB">
      <w:pPr>
        <w:pStyle w:val="Bullets"/>
        <w:numPr>
          <w:ilvl w:val="1"/>
          <w:numId w:val="1"/>
        </w:numPr>
      </w:pPr>
      <w:r w:rsidRPr="006C65EB">
        <w:t>Automated</w:t>
      </w:r>
      <w:r w:rsidR="00806505">
        <w:t xml:space="preserve"> </w:t>
      </w:r>
      <w:r w:rsidRPr="006C65EB">
        <w:t>retention</w:t>
      </w:r>
      <w:r w:rsidR="00806505">
        <w:t xml:space="preserve"> </w:t>
      </w:r>
      <w:r w:rsidRPr="006C65EB">
        <w:t>rules</w:t>
      </w:r>
      <w:r w:rsidR="00806505">
        <w:t xml:space="preserve"> </w:t>
      </w:r>
      <w:r w:rsidRPr="006C65EB">
        <w:t>are</w:t>
      </w:r>
      <w:r w:rsidR="00806505">
        <w:t xml:space="preserve"> </w:t>
      </w:r>
      <w:r w:rsidRPr="006C65EB">
        <w:t>configured</w:t>
      </w:r>
      <w:r w:rsidR="00806505">
        <w:t xml:space="preserve"> </w:t>
      </w:r>
      <w:r w:rsidRPr="006C65EB">
        <w:t>in</w:t>
      </w:r>
      <w:r w:rsidR="00806505">
        <w:t xml:space="preserve"> </w:t>
      </w:r>
      <w:r w:rsidRPr="006C65EB">
        <w:t>storage</w:t>
      </w:r>
      <w:r w:rsidR="00806505">
        <w:t xml:space="preserve"> </w:t>
      </w:r>
      <w:r w:rsidRPr="006C65EB">
        <w:t>backends</w:t>
      </w:r>
      <w:r w:rsidR="00806505">
        <w:t xml:space="preserve"> </w:t>
      </w:r>
      <w:r w:rsidRPr="006C65EB">
        <w:t>(Prometheus,</w:t>
      </w:r>
      <w:r w:rsidR="00806505">
        <w:t xml:space="preserve"> </w:t>
      </w:r>
      <w:r w:rsidRPr="006C65EB">
        <w:t>Loki,</w:t>
      </w:r>
      <w:r w:rsidR="00806505">
        <w:t xml:space="preserve"> </w:t>
      </w:r>
      <w:r w:rsidRPr="006C65EB">
        <w:t>Tempo,</w:t>
      </w:r>
      <w:r w:rsidR="00806505">
        <w:t xml:space="preserve"> </w:t>
      </w:r>
      <w:r w:rsidRPr="006C65EB">
        <w:t>object</w:t>
      </w:r>
      <w:r w:rsidR="00806505">
        <w:t xml:space="preserve"> </w:t>
      </w:r>
      <w:r w:rsidRPr="006C65EB">
        <w:t>storage).</w:t>
      </w:r>
      <w:r w:rsidR="00806505">
        <w:t xml:space="preserve"> </w:t>
      </w:r>
    </w:p>
    <w:p w14:paraId="2130A291" w14:textId="74CC1FFC" w:rsidR="006C65EB" w:rsidRPr="006C65EB" w:rsidRDefault="006C65EB">
      <w:pPr>
        <w:pStyle w:val="Bullets"/>
        <w:numPr>
          <w:ilvl w:val="1"/>
          <w:numId w:val="1"/>
        </w:numPr>
        <w:ind w:left="1434" w:hanging="357"/>
        <w:contextualSpacing w:val="0"/>
        <w:pPrChange w:id="2289" w:author="Anurag Thakur" w:date="2026-05-04T09:57:00Z" w16du:dateUtc="2026-05-04T04:27:00Z">
          <w:pPr/>
        </w:pPrChange>
      </w:pPr>
      <w:r w:rsidRPr="006C65EB">
        <w:t>Deletion</w:t>
      </w:r>
      <w:r w:rsidR="00806505">
        <w:t xml:space="preserve"> </w:t>
      </w:r>
      <w:r w:rsidRPr="006C65EB">
        <w:t>jobs</w:t>
      </w:r>
      <w:r w:rsidR="00806505">
        <w:t xml:space="preserve"> </w:t>
      </w:r>
      <w:r w:rsidRPr="006C65EB">
        <w:t>and</w:t>
      </w:r>
      <w:r w:rsidR="00806505">
        <w:t xml:space="preserve"> </w:t>
      </w:r>
      <w:r w:rsidRPr="006C65EB">
        <w:t>compaction</w:t>
      </w:r>
      <w:r w:rsidR="00806505">
        <w:t xml:space="preserve"> </w:t>
      </w:r>
      <w:r w:rsidRPr="006C65EB">
        <w:t>processes</w:t>
      </w:r>
      <w:r w:rsidR="00806505">
        <w:t xml:space="preserve"> </w:t>
      </w:r>
      <w:r w:rsidRPr="006C65EB">
        <w:t>are</w:t>
      </w:r>
      <w:r w:rsidR="00806505">
        <w:t xml:space="preserve"> </w:t>
      </w:r>
      <w:r w:rsidRPr="006C65EB">
        <w:t>monitored</w:t>
      </w:r>
      <w:r w:rsidR="00806505">
        <w:t xml:space="preserve"> </w:t>
      </w:r>
      <w:r w:rsidRPr="006C65EB">
        <w:t>to</w:t>
      </w:r>
      <w:r w:rsidR="00806505">
        <w:t xml:space="preserve"> </w:t>
      </w:r>
      <w:r w:rsidRPr="006C65EB">
        <w:t>ensure</w:t>
      </w:r>
      <w:r w:rsidR="00806505">
        <w:t xml:space="preserve"> </w:t>
      </w:r>
      <w:r w:rsidRPr="006C65EB">
        <w:t>compliance</w:t>
      </w:r>
      <w:r w:rsidR="00806505">
        <w:t xml:space="preserve"> </w:t>
      </w:r>
      <w:r w:rsidRPr="006C65EB">
        <w:t>with</w:t>
      </w:r>
      <w:r w:rsidR="00806505">
        <w:t xml:space="preserve"> </w:t>
      </w:r>
      <w:r w:rsidRPr="006C65EB">
        <w:t>policy</w:t>
      </w:r>
      <w:r w:rsidR="00806505">
        <w:t xml:space="preserve"> </w:t>
      </w:r>
      <w:r w:rsidRPr="006C65EB">
        <w:t>and</w:t>
      </w:r>
      <w:r w:rsidR="00806505">
        <w:t xml:space="preserve"> </w:t>
      </w:r>
      <w:r w:rsidRPr="006C65EB">
        <w:t>regulations</w:t>
      </w:r>
      <w:r w:rsidR="00806505">
        <w:t xml:space="preserve"> </w:t>
      </w:r>
      <w:r w:rsidRPr="006C65EB">
        <w:t>(for</w:t>
      </w:r>
      <w:r w:rsidR="00806505">
        <w:t xml:space="preserve"> </w:t>
      </w:r>
      <w:r w:rsidRPr="006C65EB">
        <w:t>example,</w:t>
      </w:r>
      <w:r w:rsidR="00806505">
        <w:t xml:space="preserve"> </w:t>
      </w:r>
      <w:r w:rsidRPr="006C65EB">
        <w:t>GDPR</w:t>
      </w:r>
      <w:r w:rsidRPr="006C65EB">
        <w:noBreakHyphen/>
        <w:t>aligned</w:t>
      </w:r>
      <w:r w:rsidR="00806505">
        <w:t xml:space="preserve"> </w:t>
      </w:r>
      <w:r w:rsidRPr="006C65EB">
        <w:t>deletion</w:t>
      </w:r>
      <w:r w:rsidR="00806505">
        <w:t xml:space="preserve"> </w:t>
      </w:r>
      <w:r w:rsidRPr="006C65EB">
        <w:t>timelines</w:t>
      </w:r>
      <w:r w:rsidR="00806505">
        <w:t xml:space="preserve"> </w:t>
      </w:r>
      <w:r w:rsidRPr="006C65EB">
        <w:t>when</w:t>
      </w:r>
      <w:r w:rsidR="00806505">
        <w:t xml:space="preserve"> </w:t>
      </w:r>
      <w:r w:rsidRPr="006C65EB">
        <w:t>applicable).</w:t>
      </w:r>
    </w:p>
    <w:p w14:paraId="61D95A22" w14:textId="010AA557" w:rsidR="006C65EB" w:rsidRPr="006C65EB" w:rsidRDefault="006C65EB" w:rsidP="0038693B">
      <w:pPr>
        <w:pStyle w:val="Heading2"/>
        <w:rPr>
          <w:b/>
          <w:bCs/>
        </w:rPr>
      </w:pPr>
      <w:bookmarkStart w:id="2290" w:name="_Toc228549532"/>
      <w:bookmarkStart w:id="2291" w:name="_Toc228784920"/>
      <w:r w:rsidRPr="006C65EB">
        <w:t>Compliance</w:t>
      </w:r>
      <w:r w:rsidR="00806505">
        <w:t xml:space="preserve"> </w:t>
      </w:r>
      <w:r w:rsidRPr="006C65EB">
        <w:t>and</w:t>
      </w:r>
      <w:r w:rsidR="00806505">
        <w:t xml:space="preserve"> </w:t>
      </w:r>
      <w:r w:rsidRPr="006C65EB">
        <w:t>Auditability</w:t>
      </w:r>
      <w:bookmarkEnd w:id="2290"/>
      <w:bookmarkEnd w:id="2291"/>
    </w:p>
    <w:p w14:paraId="6A63B2CD" w14:textId="48FBA08A" w:rsidR="006C65EB" w:rsidRPr="006C65EB" w:rsidRDefault="006C65EB" w:rsidP="006C65EB">
      <w:r w:rsidRPr="006C65EB">
        <w:t>Observability</w:t>
      </w:r>
      <w:r w:rsidR="00806505">
        <w:t xml:space="preserve"> </w:t>
      </w:r>
      <w:r w:rsidRPr="006C65EB">
        <w:t>data</w:t>
      </w:r>
      <w:r w:rsidR="00806505">
        <w:t xml:space="preserve"> </w:t>
      </w:r>
      <w:r w:rsidRPr="006C65EB">
        <w:t>is</w:t>
      </w:r>
      <w:r w:rsidR="00806505">
        <w:t xml:space="preserve"> </w:t>
      </w:r>
      <w:r w:rsidRPr="006C65EB">
        <w:t>governed</w:t>
      </w:r>
      <w:r w:rsidR="00806505">
        <w:t xml:space="preserve"> </w:t>
      </w:r>
      <w:r w:rsidRPr="006C65EB">
        <w:t>so</w:t>
      </w:r>
      <w:r w:rsidR="00806505">
        <w:t xml:space="preserve"> </w:t>
      </w:r>
      <w:r w:rsidRPr="006C65EB">
        <w:t>that</w:t>
      </w:r>
      <w:r w:rsidR="00806505">
        <w:t xml:space="preserve"> </w:t>
      </w:r>
      <w:r w:rsidRPr="006C65EB">
        <w:t>regulatory</w:t>
      </w:r>
      <w:r w:rsidR="00806505">
        <w:t xml:space="preserve"> </w:t>
      </w:r>
      <w:r w:rsidRPr="006C65EB">
        <w:t>and</w:t>
      </w:r>
      <w:r w:rsidR="00806505">
        <w:t xml:space="preserve"> </w:t>
      </w:r>
      <w:r w:rsidRPr="006C65EB">
        <w:t>internal</w:t>
      </w:r>
      <w:r w:rsidR="00806505">
        <w:t xml:space="preserve"> </w:t>
      </w:r>
      <w:r w:rsidRPr="006C65EB">
        <w:t>compliance</w:t>
      </w:r>
      <w:r w:rsidR="00806505">
        <w:t xml:space="preserve"> </w:t>
      </w:r>
      <w:r w:rsidRPr="006C65EB">
        <w:t>requirements</w:t>
      </w:r>
      <w:r w:rsidR="00806505">
        <w:t xml:space="preserve"> </w:t>
      </w:r>
      <w:r w:rsidRPr="006C65EB">
        <w:t>are</w:t>
      </w:r>
      <w:r w:rsidR="00806505">
        <w:t xml:space="preserve"> </w:t>
      </w:r>
      <w:r w:rsidRPr="006C65EB">
        <w:t>met.</w:t>
      </w:r>
    </w:p>
    <w:p w14:paraId="0DCF4442" w14:textId="6123C3C2" w:rsidR="006C65EB" w:rsidRPr="006C65EB" w:rsidRDefault="006C65EB" w:rsidP="006C65EB">
      <w:pPr>
        <w:pStyle w:val="Bullets"/>
      </w:pPr>
      <w:r w:rsidRPr="006C65EB">
        <w:rPr>
          <w:b/>
          <w:bCs/>
        </w:rPr>
        <w:t>Audit</w:t>
      </w:r>
      <w:r w:rsidR="00806505">
        <w:rPr>
          <w:b/>
          <w:bCs/>
        </w:rPr>
        <w:t xml:space="preserve"> </w:t>
      </w:r>
      <w:r w:rsidRPr="006C65EB">
        <w:rPr>
          <w:b/>
          <w:bCs/>
        </w:rPr>
        <w:t>Trails:</w:t>
      </w:r>
      <w:r w:rsidR="00806505">
        <w:t xml:space="preserve"> </w:t>
      </w:r>
    </w:p>
    <w:p w14:paraId="637A4D06" w14:textId="4F073C00" w:rsidR="006C65EB" w:rsidRPr="006C65EB" w:rsidRDefault="006C65EB" w:rsidP="006C65EB">
      <w:pPr>
        <w:pStyle w:val="Bullets"/>
        <w:numPr>
          <w:ilvl w:val="1"/>
          <w:numId w:val="1"/>
        </w:numPr>
      </w:pPr>
      <w:r w:rsidRPr="006C65EB">
        <w:t>Administrative</w:t>
      </w:r>
      <w:r w:rsidR="00806505">
        <w:t xml:space="preserve"> </w:t>
      </w:r>
      <w:r w:rsidRPr="006C65EB">
        <w:t>actions</w:t>
      </w:r>
      <w:r w:rsidR="00806505">
        <w:t xml:space="preserve"> </w:t>
      </w:r>
      <w:r w:rsidRPr="006C65EB">
        <w:t>on</w:t>
      </w:r>
      <w:r w:rsidR="00806505">
        <w:t xml:space="preserve"> </w:t>
      </w:r>
      <w:r w:rsidRPr="006C65EB">
        <w:t>observability</w:t>
      </w:r>
      <w:r w:rsidR="00806505">
        <w:t xml:space="preserve"> </w:t>
      </w:r>
      <w:r w:rsidRPr="006C65EB">
        <w:t>platforms</w:t>
      </w:r>
      <w:r w:rsidR="00806505">
        <w:t xml:space="preserve"> </w:t>
      </w:r>
      <w:r w:rsidRPr="006C65EB">
        <w:t>(configuration</w:t>
      </w:r>
      <w:r w:rsidR="00806505">
        <w:t xml:space="preserve"> </w:t>
      </w:r>
      <w:r w:rsidRPr="006C65EB">
        <w:t>changes,</w:t>
      </w:r>
      <w:r w:rsidR="00806505">
        <w:t xml:space="preserve"> </w:t>
      </w:r>
      <w:r w:rsidRPr="006C65EB">
        <w:t>retention</w:t>
      </w:r>
      <w:r w:rsidR="00806505">
        <w:t xml:space="preserve"> </w:t>
      </w:r>
      <w:r w:rsidRPr="006C65EB">
        <w:t>updates,</w:t>
      </w:r>
      <w:r w:rsidR="00806505">
        <w:t xml:space="preserve"> </w:t>
      </w:r>
      <w:r w:rsidRPr="006C65EB">
        <w:t>access</w:t>
      </w:r>
      <w:r w:rsidRPr="006C65EB">
        <w:noBreakHyphen/>
        <w:t>policy</w:t>
      </w:r>
      <w:r w:rsidR="00806505">
        <w:t xml:space="preserve"> </w:t>
      </w:r>
      <w:r w:rsidRPr="006C65EB">
        <w:t>modifications)</w:t>
      </w:r>
      <w:r w:rsidR="00806505">
        <w:t xml:space="preserve"> </w:t>
      </w:r>
      <w:r w:rsidRPr="006C65EB">
        <w:t>are</w:t>
      </w:r>
      <w:r w:rsidR="00806505">
        <w:t xml:space="preserve"> </w:t>
      </w:r>
      <w:r w:rsidRPr="006C65EB">
        <w:t>logged</w:t>
      </w:r>
      <w:r w:rsidR="00806505">
        <w:t xml:space="preserve"> </w:t>
      </w:r>
      <w:r w:rsidRPr="006C65EB">
        <w:t>and</w:t>
      </w:r>
      <w:r w:rsidR="00806505">
        <w:t xml:space="preserve"> </w:t>
      </w:r>
      <w:r w:rsidRPr="006C65EB">
        <w:t>retained.</w:t>
      </w:r>
      <w:r w:rsidR="00806505">
        <w:t xml:space="preserve"> </w:t>
      </w:r>
    </w:p>
    <w:p w14:paraId="65E9D018" w14:textId="5002CA9B" w:rsidR="006C65EB" w:rsidRPr="006C65EB" w:rsidRDefault="006C65EB" w:rsidP="006C65EB">
      <w:pPr>
        <w:pStyle w:val="Bullets"/>
        <w:numPr>
          <w:ilvl w:val="1"/>
          <w:numId w:val="1"/>
        </w:numPr>
      </w:pPr>
      <w:r w:rsidRPr="006C65EB">
        <w:t>Changes</w:t>
      </w:r>
      <w:r w:rsidR="00806505">
        <w:t xml:space="preserve"> </w:t>
      </w:r>
      <w:r w:rsidRPr="006C65EB">
        <w:t>to</w:t>
      </w:r>
      <w:r w:rsidR="00806505">
        <w:t xml:space="preserve"> </w:t>
      </w:r>
      <w:r w:rsidRPr="006C65EB">
        <w:t>alert</w:t>
      </w:r>
      <w:r w:rsidR="00806505">
        <w:t xml:space="preserve"> </w:t>
      </w:r>
      <w:r w:rsidRPr="006C65EB">
        <w:t>rules,</w:t>
      </w:r>
      <w:r w:rsidR="00806505">
        <w:t xml:space="preserve"> </w:t>
      </w:r>
      <w:r w:rsidRPr="006C65EB">
        <w:t>dashboards,</w:t>
      </w:r>
      <w:r w:rsidR="00806505">
        <w:t xml:space="preserve"> </w:t>
      </w:r>
      <w:r w:rsidRPr="006C65EB">
        <w:t>and</w:t>
      </w:r>
      <w:r w:rsidR="00806505">
        <w:t xml:space="preserve"> </w:t>
      </w:r>
      <w:r w:rsidRPr="006C65EB">
        <w:t>SLO</w:t>
      </w:r>
      <w:r w:rsidR="00806505">
        <w:t xml:space="preserve"> </w:t>
      </w:r>
      <w:r w:rsidRPr="006C65EB">
        <w:t>definitions</w:t>
      </w:r>
      <w:r w:rsidR="00806505">
        <w:t xml:space="preserve"> </w:t>
      </w:r>
      <w:r w:rsidRPr="006C65EB">
        <w:t>are</w:t>
      </w:r>
      <w:r w:rsidR="00806505">
        <w:t xml:space="preserve"> </w:t>
      </w:r>
      <w:r w:rsidRPr="006C65EB">
        <w:t>version</w:t>
      </w:r>
      <w:r w:rsidRPr="006C65EB">
        <w:noBreakHyphen/>
        <w:t>controlled</w:t>
      </w:r>
      <w:r w:rsidR="00806505">
        <w:t xml:space="preserve"> </w:t>
      </w:r>
      <w:r w:rsidRPr="006C65EB">
        <w:t>(for</w:t>
      </w:r>
      <w:r w:rsidR="00806505">
        <w:t xml:space="preserve"> </w:t>
      </w:r>
      <w:r w:rsidRPr="006C65EB">
        <w:t>example,</w:t>
      </w:r>
      <w:r w:rsidR="00806505">
        <w:t xml:space="preserve"> </w:t>
      </w:r>
      <w:r w:rsidRPr="006C65EB">
        <w:t>via</w:t>
      </w:r>
      <w:r w:rsidR="00806505">
        <w:t xml:space="preserve"> </w:t>
      </w:r>
      <w:r w:rsidRPr="006C65EB">
        <w:t>GitOps).</w:t>
      </w:r>
    </w:p>
    <w:p w14:paraId="55E11EA8" w14:textId="67957734" w:rsidR="006C65EB" w:rsidRPr="006C65EB" w:rsidRDefault="006C65EB" w:rsidP="006C65EB">
      <w:pPr>
        <w:pStyle w:val="Bullets"/>
      </w:pPr>
      <w:r w:rsidRPr="006C65EB">
        <w:rPr>
          <w:b/>
          <w:bCs/>
        </w:rPr>
        <w:t>Regulatory</w:t>
      </w:r>
      <w:r w:rsidR="00806505">
        <w:rPr>
          <w:b/>
          <w:bCs/>
        </w:rPr>
        <w:t xml:space="preserve"> </w:t>
      </w:r>
      <w:r w:rsidRPr="006C65EB">
        <w:rPr>
          <w:b/>
          <w:bCs/>
        </w:rPr>
        <w:t>Alignment:</w:t>
      </w:r>
      <w:r w:rsidR="00806505">
        <w:t xml:space="preserve"> </w:t>
      </w:r>
    </w:p>
    <w:p w14:paraId="3861E920" w14:textId="2EF6095F" w:rsidR="006C65EB" w:rsidRPr="006C65EB" w:rsidRDefault="006C65EB" w:rsidP="006C65EB">
      <w:pPr>
        <w:pStyle w:val="Bullets"/>
        <w:numPr>
          <w:ilvl w:val="1"/>
          <w:numId w:val="1"/>
        </w:numPr>
      </w:pPr>
      <w:r w:rsidRPr="006C65EB">
        <w:lastRenderedPageBreak/>
        <w:t>Retention</w:t>
      </w:r>
      <w:r w:rsidR="00806505">
        <w:t xml:space="preserve"> </w:t>
      </w:r>
      <w:r w:rsidRPr="006C65EB">
        <w:t>durations</w:t>
      </w:r>
      <w:r w:rsidR="00806505">
        <w:t xml:space="preserve"> </w:t>
      </w:r>
      <w:r w:rsidRPr="006C65EB">
        <w:t>and</w:t>
      </w:r>
      <w:r w:rsidR="00806505">
        <w:t xml:space="preserve"> </w:t>
      </w:r>
      <w:r w:rsidRPr="006C65EB">
        <w:t>storage</w:t>
      </w:r>
      <w:r w:rsidR="00806505">
        <w:t xml:space="preserve"> </w:t>
      </w:r>
      <w:r w:rsidRPr="006C65EB">
        <w:t>locations</w:t>
      </w:r>
      <w:r w:rsidR="00806505">
        <w:t xml:space="preserve"> </w:t>
      </w:r>
      <w:r w:rsidRPr="006C65EB">
        <w:t>are</w:t>
      </w:r>
      <w:r w:rsidR="00806505">
        <w:t xml:space="preserve"> </w:t>
      </w:r>
      <w:r w:rsidRPr="006C65EB">
        <w:t>aligned</w:t>
      </w:r>
      <w:r w:rsidR="00806505">
        <w:t xml:space="preserve"> </w:t>
      </w:r>
      <w:r w:rsidRPr="006C65EB">
        <w:t>with</w:t>
      </w:r>
      <w:r w:rsidR="00806505">
        <w:t xml:space="preserve"> </w:t>
      </w:r>
      <w:r w:rsidRPr="006C65EB">
        <w:t>corporate</w:t>
      </w:r>
      <w:r w:rsidR="00806505">
        <w:t xml:space="preserve"> </w:t>
      </w:r>
      <w:r w:rsidRPr="006C65EB">
        <w:t>policies</w:t>
      </w:r>
      <w:r w:rsidR="00806505">
        <w:t xml:space="preserve"> </w:t>
      </w:r>
      <w:r w:rsidRPr="006C65EB">
        <w:t>and</w:t>
      </w:r>
      <w:r w:rsidR="00806505">
        <w:t xml:space="preserve"> </w:t>
      </w:r>
      <w:r w:rsidRPr="006C65EB">
        <w:t>relevant</w:t>
      </w:r>
      <w:r w:rsidR="00806505">
        <w:t xml:space="preserve"> </w:t>
      </w:r>
      <w:r w:rsidRPr="006C65EB">
        <w:t>regulations</w:t>
      </w:r>
      <w:r w:rsidR="00806505">
        <w:t xml:space="preserve"> </w:t>
      </w:r>
      <w:r w:rsidRPr="006C65EB">
        <w:t>(for</w:t>
      </w:r>
      <w:r w:rsidR="00806505">
        <w:t xml:space="preserve"> </w:t>
      </w:r>
      <w:r w:rsidRPr="006C65EB">
        <w:t>example,</w:t>
      </w:r>
      <w:r w:rsidR="00806505">
        <w:t xml:space="preserve"> </w:t>
      </w:r>
      <w:r w:rsidRPr="006C65EB">
        <w:t>financial</w:t>
      </w:r>
      <w:r w:rsidR="00806505">
        <w:t xml:space="preserve"> </w:t>
      </w:r>
      <w:r w:rsidRPr="006C65EB">
        <w:t>services</w:t>
      </w:r>
      <w:r w:rsidR="00806505">
        <w:t xml:space="preserve"> </w:t>
      </w:r>
      <w:r w:rsidRPr="006C65EB">
        <w:t>or</w:t>
      </w:r>
      <w:r w:rsidR="00806505">
        <w:t xml:space="preserve"> </w:t>
      </w:r>
      <w:r w:rsidRPr="006C65EB">
        <w:t>data</w:t>
      </w:r>
      <w:r w:rsidRPr="006C65EB">
        <w:noBreakHyphen/>
        <w:t>protection</w:t>
      </w:r>
      <w:r w:rsidR="00806505">
        <w:t xml:space="preserve"> </w:t>
      </w:r>
      <w:r w:rsidRPr="006C65EB">
        <w:t>rules).</w:t>
      </w:r>
      <w:r w:rsidR="00806505">
        <w:t xml:space="preserve"> </w:t>
      </w:r>
    </w:p>
    <w:p w14:paraId="1F393F27" w14:textId="366E3098" w:rsidR="006C65EB" w:rsidRPr="006C65EB" w:rsidRDefault="006C65EB" w:rsidP="006C65EB">
      <w:pPr>
        <w:pStyle w:val="Bullets"/>
        <w:numPr>
          <w:ilvl w:val="1"/>
          <w:numId w:val="1"/>
        </w:numPr>
      </w:pPr>
      <w:r w:rsidRPr="006C65EB">
        <w:t>Periodic</w:t>
      </w:r>
      <w:r w:rsidR="00806505">
        <w:t xml:space="preserve"> </w:t>
      </w:r>
      <w:r w:rsidRPr="006C65EB">
        <w:t>audits</w:t>
      </w:r>
      <w:r w:rsidR="00806505">
        <w:t xml:space="preserve"> </w:t>
      </w:r>
      <w:r w:rsidRPr="006C65EB">
        <w:t>verify</w:t>
      </w:r>
      <w:r w:rsidR="00806505">
        <w:t xml:space="preserve"> </w:t>
      </w:r>
      <w:r w:rsidRPr="006C65EB">
        <w:t>that</w:t>
      </w:r>
      <w:r w:rsidR="00806505">
        <w:t xml:space="preserve"> </w:t>
      </w:r>
      <w:r w:rsidRPr="006C65EB">
        <w:t>telemetry</w:t>
      </w:r>
      <w:r w:rsidR="00806505">
        <w:t xml:space="preserve"> </w:t>
      </w:r>
      <w:r w:rsidRPr="006C65EB">
        <w:t>does</w:t>
      </w:r>
      <w:r w:rsidR="00806505">
        <w:t xml:space="preserve"> </w:t>
      </w:r>
      <w:r w:rsidRPr="006C65EB">
        <w:t>not</w:t>
      </w:r>
      <w:r w:rsidR="00806505">
        <w:t xml:space="preserve"> </w:t>
      </w:r>
      <w:r w:rsidRPr="006C65EB">
        <w:t>contain</w:t>
      </w:r>
      <w:r w:rsidR="00806505">
        <w:t xml:space="preserve"> </w:t>
      </w:r>
      <w:r w:rsidRPr="006C65EB">
        <w:t>prohibited</w:t>
      </w:r>
      <w:r w:rsidR="00806505">
        <w:t xml:space="preserve"> </w:t>
      </w:r>
      <w:r w:rsidRPr="006C65EB">
        <w:t>data</w:t>
      </w:r>
      <w:r w:rsidR="00806505">
        <w:t xml:space="preserve"> </w:t>
      </w:r>
      <w:r w:rsidRPr="006C65EB">
        <w:t>types</w:t>
      </w:r>
      <w:r w:rsidR="00806505">
        <w:t xml:space="preserve"> </w:t>
      </w:r>
      <w:r w:rsidRPr="006C65EB">
        <w:t>(such</w:t>
      </w:r>
      <w:r w:rsidR="00806505">
        <w:t xml:space="preserve"> </w:t>
      </w:r>
      <w:r w:rsidRPr="006C65EB">
        <w:t>as</w:t>
      </w:r>
      <w:r w:rsidR="00806505">
        <w:t xml:space="preserve"> </w:t>
      </w:r>
      <w:r w:rsidRPr="006C65EB">
        <w:t>unmasked</w:t>
      </w:r>
      <w:r w:rsidR="00806505">
        <w:t xml:space="preserve"> </w:t>
      </w:r>
      <w:r w:rsidRPr="006C65EB">
        <w:t>PII).</w:t>
      </w:r>
    </w:p>
    <w:p w14:paraId="72387C6E" w14:textId="3C4AFB7B" w:rsidR="006C65EB" w:rsidRPr="006C65EB" w:rsidRDefault="006C65EB" w:rsidP="006C65EB">
      <w:pPr>
        <w:pStyle w:val="Bullets"/>
      </w:pPr>
      <w:r w:rsidRPr="006C65EB">
        <w:rPr>
          <w:b/>
          <w:bCs/>
        </w:rPr>
        <w:t>Reporting:</w:t>
      </w:r>
      <w:r w:rsidR="00806505">
        <w:t xml:space="preserve"> </w:t>
      </w:r>
      <w:r>
        <w:t>`</w:t>
      </w:r>
    </w:p>
    <w:p w14:paraId="368A5975" w14:textId="522AA852" w:rsidR="006C65EB" w:rsidRPr="006C65EB" w:rsidRDefault="006C65EB">
      <w:pPr>
        <w:pStyle w:val="Bullets"/>
        <w:numPr>
          <w:ilvl w:val="1"/>
          <w:numId w:val="1"/>
        </w:numPr>
        <w:ind w:left="1434" w:hanging="357"/>
        <w:contextualSpacing w:val="0"/>
        <w:pPrChange w:id="2292" w:author="Anurag Thakur" w:date="2026-05-04T09:57:00Z" w16du:dateUtc="2026-05-04T04:27:00Z">
          <w:pPr/>
        </w:pPrChange>
      </w:pPr>
      <w:r w:rsidRPr="006C65EB">
        <w:t>Compliance</w:t>
      </w:r>
      <w:r w:rsidR="00806505">
        <w:t xml:space="preserve"> </w:t>
      </w:r>
      <w:r w:rsidRPr="006C65EB">
        <w:t>and</w:t>
      </w:r>
      <w:r w:rsidR="00806505">
        <w:t xml:space="preserve"> </w:t>
      </w:r>
      <w:r w:rsidRPr="006C65EB">
        <w:t>governance</w:t>
      </w:r>
      <w:r w:rsidR="00806505">
        <w:t xml:space="preserve"> </w:t>
      </w:r>
      <w:r w:rsidRPr="006C65EB">
        <w:t>reports</w:t>
      </w:r>
      <w:r w:rsidR="00806505">
        <w:t xml:space="preserve"> </w:t>
      </w:r>
      <w:r w:rsidRPr="006C65EB">
        <w:t>(for</w:t>
      </w:r>
      <w:r w:rsidR="00806505">
        <w:t xml:space="preserve"> </w:t>
      </w:r>
      <w:r w:rsidRPr="006C65EB">
        <w:t>example,</w:t>
      </w:r>
      <w:r w:rsidR="00806505">
        <w:t xml:space="preserve"> </w:t>
      </w:r>
      <w:r w:rsidRPr="006C65EB">
        <w:t>“telemetry</w:t>
      </w:r>
      <w:r w:rsidR="00806505">
        <w:t xml:space="preserve"> </w:t>
      </w:r>
      <w:r w:rsidRPr="006C65EB">
        <w:t>retention</w:t>
      </w:r>
      <w:r w:rsidR="00806505">
        <w:t xml:space="preserve"> </w:t>
      </w:r>
      <w:r w:rsidRPr="006C65EB">
        <w:t>adherence,”</w:t>
      </w:r>
      <w:r w:rsidR="00806505">
        <w:t xml:space="preserve"> </w:t>
      </w:r>
      <w:r w:rsidRPr="006C65EB">
        <w:t>“access</w:t>
      </w:r>
      <w:r w:rsidR="00806505">
        <w:t xml:space="preserve"> </w:t>
      </w:r>
      <w:r w:rsidRPr="006C65EB">
        <w:t>review</w:t>
      </w:r>
      <w:r w:rsidR="00806505">
        <w:t xml:space="preserve"> </w:t>
      </w:r>
      <w:r w:rsidRPr="006C65EB">
        <w:t>status,”</w:t>
      </w:r>
      <w:r w:rsidR="00806505">
        <w:t xml:space="preserve"> </w:t>
      </w:r>
      <w:r w:rsidRPr="006C65EB">
        <w:t>“critical</w:t>
      </w:r>
      <w:r w:rsidR="00806505">
        <w:t xml:space="preserve"> </w:t>
      </w:r>
      <w:r w:rsidRPr="006C65EB">
        <w:t>service</w:t>
      </w:r>
      <w:r w:rsidR="00806505">
        <w:t xml:space="preserve"> </w:t>
      </w:r>
      <w:r w:rsidRPr="006C65EB">
        <w:t>SLO</w:t>
      </w:r>
      <w:r w:rsidR="00806505">
        <w:t xml:space="preserve"> </w:t>
      </w:r>
      <w:r w:rsidRPr="006C65EB">
        <w:t>compliance”)</w:t>
      </w:r>
      <w:r w:rsidR="00806505">
        <w:t xml:space="preserve"> </w:t>
      </w:r>
      <w:r w:rsidRPr="006C65EB">
        <w:t>are</w:t>
      </w:r>
      <w:r w:rsidR="00806505">
        <w:t xml:space="preserve"> </w:t>
      </w:r>
      <w:r w:rsidRPr="006C65EB">
        <w:t>generated</w:t>
      </w:r>
      <w:r w:rsidR="00806505">
        <w:t xml:space="preserve"> </w:t>
      </w:r>
      <w:r w:rsidRPr="006C65EB">
        <w:t>on</w:t>
      </w:r>
      <w:r w:rsidR="00806505">
        <w:t xml:space="preserve"> </w:t>
      </w:r>
      <w:r w:rsidRPr="006C65EB">
        <w:t>a</w:t>
      </w:r>
      <w:r w:rsidR="00806505">
        <w:t xml:space="preserve"> </w:t>
      </w:r>
      <w:r w:rsidRPr="006C65EB">
        <w:t>regular</w:t>
      </w:r>
      <w:r w:rsidR="00806505">
        <w:t xml:space="preserve"> </w:t>
      </w:r>
      <w:r w:rsidRPr="006C65EB">
        <w:t>schedule</w:t>
      </w:r>
      <w:r w:rsidR="00806505">
        <w:t xml:space="preserve"> </w:t>
      </w:r>
      <w:r w:rsidRPr="006C65EB">
        <w:t>and</w:t>
      </w:r>
      <w:r w:rsidR="00806505">
        <w:t xml:space="preserve"> </w:t>
      </w:r>
      <w:r w:rsidRPr="006C65EB">
        <w:t>shared</w:t>
      </w:r>
      <w:r w:rsidR="00806505">
        <w:t xml:space="preserve"> </w:t>
      </w:r>
      <w:r w:rsidRPr="006C65EB">
        <w:t>with</w:t>
      </w:r>
      <w:r w:rsidR="00806505">
        <w:t xml:space="preserve"> </w:t>
      </w:r>
      <w:r w:rsidRPr="006C65EB">
        <w:t>appropriate</w:t>
      </w:r>
      <w:r w:rsidR="00806505">
        <w:t xml:space="preserve"> </w:t>
      </w:r>
      <w:r w:rsidRPr="006C65EB">
        <w:t>stakeholders.</w:t>
      </w:r>
    </w:p>
    <w:p w14:paraId="7496B1F2" w14:textId="373B9E14" w:rsidR="006C65EB" w:rsidRPr="006C65EB" w:rsidRDefault="006C65EB" w:rsidP="0038693B">
      <w:pPr>
        <w:pStyle w:val="Heading2"/>
        <w:rPr>
          <w:b/>
          <w:bCs/>
        </w:rPr>
      </w:pPr>
      <w:bookmarkStart w:id="2293" w:name="_Toc228549533"/>
      <w:bookmarkStart w:id="2294" w:name="_Toc228784921"/>
      <w:r w:rsidRPr="006C65EB">
        <w:t>Success</w:t>
      </w:r>
      <w:r w:rsidR="00806505">
        <w:t xml:space="preserve"> </w:t>
      </w:r>
      <w:r w:rsidRPr="006C65EB">
        <w:t>Criteria</w:t>
      </w:r>
      <w:r w:rsidR="00806505">
        <w:t xml:space="preserve"> </w:t>
      </w:r>
      <w:r w:rsidRPr="006C65EB">
        <w:t>for</w:t>
      </w:r>
      <w:r w:rsidR="00806505">
        <w:t xml:space="preserve"> </w:t>
      </w:r>
      <w:r w:rsidRPr="006C65EB">
        <w:t>Governance</w:t>
      </w:r>
      <w:r w:rsidR="00806505">
        <w:t xml:space="preserve"> </w:t>
      </w:r>
      <w:r w:rsidRPr="006C65EB">
        <w:t>and</w:t>
      </w:r>
      <w:r w:rsidR="00806505">
        <w:t xml:space="preserve"> </w:t>
      </w:r>
      <w:r w:rsidRPr="006C65EB">
        <w:t>Data</w:t>
      </w:r>
      <w:r w:rsidR="00806505">
        <w:t xml:space="preserve"> </w:t>
      </w:r>
      <w:r w:rsidRPr="006C65EB">
        <w:t>Strategy</w:t>
      </w:r>
      <w:bookmarkEnd w:id="2293"/>
      <w:bookmarkEnd w:id="2294"/>
    </w:p>
    <w:p w14:paraId="543585F3" w14:textId="0FC90701" w:rsidR="006C65EB" w:rsidRPr="006C65EB" w:rsidRDefault="006C65EB" w:rsidP="006C65EB">
      <w:r w:rsidRPr="006C65EB">
        <w:t>Governance</w:t>
      </w:r>
      <w:r w:rsidR="00806505">
        <w:t xml:space="preserve"> </w:t>
      </w:r>
      <w:r w:rsidRPr="006C65EB">
        <w:t>and</w:t>
      </w:r>
      <w:r w:rsidR="00806505">
        <w:t xml:space="preserve"> </w:t>
      </w:r>
      <w:r w:rsidRPr="006C65EB">
        <w:t>data</w:t>
      </w:r>
      <w:r w:rsidRPr="006C65EB">
        <w:noBreakHyphen/>
        <w:t>strategy</w:t>
      </w:r>
      <w:r w:rsidR="00806505">
        <w:t xml:space="preserve"> </w:t>
      </w:r>
      <w:r w:rsidRPr="006C65EB">
        <w:t>effectiveness</w:t>
      </w:r>
      <w:r w:rsidR="00806505">
        <w:t xml:space="preserve"> </w:t>
      </w:r>
      <w:r w:rsidRPr="006C65EB">
        <w:t>can</w:t>
      </w:r>
      <w:r w:rsidR="00806505">
        <w:t xml:space="preserve"> </w:t>
      </w:r>
      <w:r w:rsidRPr="006C65EB">
        <w:t>be</w:t>
      </w:r>
      <w:r w:rsidR="00806505">
        <w:t xml:space="preserve"> </w:t>
      </w:r>
      <w:r w:rsidRPr="006C65EB">
        <w:t>assessed</w:t>
      </w:r>
      <w:r w:rsidR="00806505">
        <w:t xml:space="preserve"> </w:t>
      </w:r>
      <w:r w:rsidRPr="006C65EB">
        <w:t>using</w:t>
      </w:r>
      <w:r w:rsidR="00806505">
        <w:t xml:space="preserve"> </w:t>
      </w:r>
      <w:r w:rsidRPr="006C65EB">
        <w:t>measurable</w:t>
      </w:r>
      <w:r w:rsidR="00806505">
        <w:t xml:space="preserve"> </w:t>
      </w:r>
      <w:r w:rsidRPr="006C65EB">
        <w:t>indicators,</w:t>
      </w:r>
      <w:r w:rsidR="00806505">
        <w:t xml:space="preserve"> </w:t>
      </w:r>
      <w:r w:rsidRPr="006C65EB">
        <w:t>such</w:t>
      </w:r>
      <w:r w:rsidR="00806505">
        <w:t xml:space="preserve"> </w:t>
      </w:r>
      <w:r w:rsidRPr="006C65EB">
        <w:t>as:</w:t>
      </w:r>
    </w:p>
    <w:p w14:paraId="2460B0FE" w14:textId="256080C2" w:rsidR="006C65EB" w:rsidRPr="006C65EB" w:rsidRDefault="006C65EB" w:rsidP="006C65EB">
      <w:pPr>
        <w:pStyle w:val="Bullets"/>
      </w:pPr>
      <w:r w:rsidRPr="006C65EB">
        <w:t>100</w:t>
      </w:r>
      <w:r w:rsidR="00806505">
        <w:t xml:space="preserve"> </w:t>
      </w:r>
      <w:r w:rsidRPr="006C65EB">
        <w:t>%</w:t>
      </w:r>
      <w:r w:rsidR="00806505">
        <w:t xml:space="preserve"> </w:t>
      </w:r>
      <w:r w:rsidRPr="006C65EB">
        <w:t>of</w:t>
      </w:r>
      <w:r w:rsidR="00806505">
        <w:t xml:space="preserve"> </w:t>
      </w:r>
      <w:r w:rsidRPr="006C65EB">
        <w:t>production</w:t>
      </w:r>
      <w:r w:rsidR="00806505">
        <w:t xml:space="preserve"> </w:t>
      </w:r>
      <w:r w:rsidRPr="006C65EB">
        <w:t>services</w:t>
      </w:r>
      <w:r w:rsidR="00806505">
        <w:t xml:space="preserve"> </w:t>
      </w:r>
      <w:r w:rsidRPr="006C65EB">
        <w:t>emitting</w:t>
      </w:r>
      <w:r w:rsidR="00806505">
        <w:t xml:space="preserve"> </w:t>
      </w:r>
      <w:r w:rsidRPr="006C65EB">
        <w:t>telemetry</w:t>
      </w:r>
      <w:r w:rsidR="00806505">
        <w:t xml:space="preserve"> </w:t>
      </w:r>
      <w:r w:rsidRPr="006C65EB">
        <w:t>that</w:t>
      </w:r>
      <w:r w:rsidR="00806505">
        <w:t xml:space="preserve"> </w:t>
      </w:r>
      <w:r w:rsidRPr="006C65EB">
        <w:t>conforms</w:t>
      </w:r>
      <w:r w:rsidR="00806505">
        <w:t xml:space="preserve"> </w:t>
      </w:r>
      <w:r w:rsidRPr="006C65EB">
        <w:t>to</w:t>
      </w:r>
      <w:r w:rsidR="00806505">
        <w:t xml:space="preserve"> </w:t>
      </w:r>
      <w:r w:rsidRPr="006C65EB">
        <w:t>the</w:t>
      </w:r>
      <w:r w:rsidR="00806505">
        <w:t xml:space="preserve"> </w:t>
      </w:r>
      <w:r w:rsidRPr="006C65EB">
        <w:t>approved</w:t>
      </w:r>
      <w:r w:rsidR="00806505">
        <w:t xml:space="preserve"> </w:t>
      </w:r>
      <w:r w:rsidRPr="006C65EB">
        <w:t>schema.</w:t>
      </w:r>
      <w:r w:rsidR="00806505">
        <w:t xml:space="preserve"> </w:t>
      </w:r>
    </w:p>
    <w:p w14:paraId="2C72C176" w14:textId="33A79E77" w:rsidR="006C65EB" w:rsidRPr="006C65EB" w:rsidRDefault="006C65EB" w:rsidP="006C65EB">
      <w:pPr>
        <w:pStyle w:val="Bullets"/>
      </w:pPr>
      <w:r w:rsidRPr="006C65EB">
        <w:t>Retention</w:t>
      </w:r>
      <w:r w:rsidR="00806505">
        <w:t xml:space="preserve"> </w:t>
      </w:r>
      <w:r w:rsidRPr="006C65EB">
        <w:t>policy</w:t>
      </w:r>
      <w:r w:rsidR="00806505">
        <w:t xml:space="preserve"> </w:t>
      </w:r>
      <w:r w:rsidRPr="006C65EB">
        <w:t>adherence</w:t>
      </w:r>
      <w:r w:rsidR="00806505">
        <w:t xml:space="preserve"> </w:t>
      </w:r>
      <w:r w:rsidRPr="006C65EB">
        <w:t>rate</w:t>
      </w:r>
      <w:r w:rsidR="00806505">
        <w:t xml:space="preserve"> </w:t>
      </w:r>
      <w:r w:rsidRPr="006C65EB">
        <w:t>≥</w:t>
      </w:r>
      <w:r w:rsidR="00806505">
        <w:t xml:space="preserve"> </w:t>
      </w:r>
      <w:r w:rsidRPr="006C65EB">
        <w:t>99</w:t>
      </w:r>
      <w:r w:rsidR="00806505">
        <w:t xml:space="preserve"> </w:t>
      </w:r>
      <w:r w:rsidRPr="006C65EB">
        <w:t>%</w:t>
      </w:r>
      <w:r w:rsidR="00806505">
        <w:t xml:space="preserve"> </w:t>
      </w:r>
      <w:r w:rsidRPr="006C65EB">
        <w:t>across</w:t>
      </w:r>
      <w:r w:rsidR="00806505">
        <w:t xml:space="preserve"> </w:t>
      </w:r>
      <w:r w:rsidRPr="006C65EB">
        <w:t>metrics,</w:t>
      </w:r>
      <w:r w:rsidR="00806505">
        <w:t xml:space="preserve"> </w:t>
      </w:r>
      <w:r w:rsidRPr="006C65EB">
        <w:t>logs,</w:t>
      </w:r>
      <w:r w:rsidR="00806505">
        <w:t xml:space="preserve"> </w:t>
      </w:r>
      <w:r w:rsidRPr="006C65EB">
        <w:t>traces,</w:t>
      </w:r>
      <w:r w:rsidR="00806505">
        <w:t xml:space="preserve"> </w:t>
      </w:r>
      <w:r w:rsidRPr="006C65EB">
        <w:t>and</w:t>
      </w:r>
      <w:r w:rsidR="00806505">
        <w:t xml:space="preserve"> </w:t>
      </w:r>
      <w:r w:rsidRPr="006C65EB">
        <w:t>RCA</w:t>
      </w:r>
      <w:r w:rsidR="00806505">
        <w:t xml:space="preserve"> </w:t>
      </w:r>
      <w:r w:rsidRPr="006C65EB">
        <w:t>repositories.</w:t>
      </w:r>
      <w:r w:rsidR="00806505">
        <w:t xml:space="preserve"> </w:t>
      </w:r>
    </w:p>
    <w:p w14:paraId="4974A6C1" w14:textId="23AD14A6" w:rsidR="006C65EB" w:rsidRPr="006C65EB" w:rsidRDefault="006C65EB" w:rsidP="006C65EB">
      <w:pPr>
        <w:pStyle w:val="Bullets"/>
      </w:pPr>
      <w:r w:rsidRPr="006C65EB">
        <w:t>No</w:t>
      </w:r>
      <w:r w:rsidR="00806505">
        <w:t xml:space="preserve"> </w:t>
      </w:r>
      <w:r w:rsidRPr="006C65EB">
        <w:t>audit</w:t>
      </w:r>
      <w:r w:rsidR="00806505">
        <w:t xml:space="preserve"> </w:t>
      </w:r>
      <w:r w:rsidRPr="006C65EB">
        <w:t>failures</w:t>
      </w:r>
      <w:r w:rsidR="00806505">
        <w:t xml:space="preserve"> </w:t>
      </w:r>
      <w:r w:rsidRPr="006C65EB">
        <w:t>attributable</w:t>
      </w:r>
      <w:r w:rsidR="00806505">
        <w:t xml:space="preserve"> </w:t>
      </w:r>
      <w:r w:rsidRPr="006C65EB">
        <w:t>to</w:t>
      </w:r>
      <w:r w:rsidR="00806505">
        <w:t xml:space="preserve"> </w:t>
      </w:r>
      <w:r w:rsidRPr="006C65EB">
        <w:t>observability</w:t>
      </w:r>
      <w:r w:rsidR="00806505">
        <w:t xml:space="preserve"> </w:t>
      </w:r>
      <w:r w:rsidRPr="006C65EB">
        <w:t>data</w:t>
      </w:r>
      <w:r w:rsidR="00806505">
        <w:t xml:space="preserve"> </w:t>
      </w:r>
      <w:r w:rsidRPr="006C65EB">
        <w:t>handling.</w:t>
      </w:r>
      <w:r w:rsidR="00806505">
        <w:t xml:space="preserve"> </w:t>
      </w:r>
    </w:p>
    <w:p w14:paraId="1B2E209E" w14:textId="152993D6" w:rsidR="006C65EB" w:rsidRPr="006C65EB" w:rsidRDefault="006C65EB" w:rsidP="006C65EB">
      <w:pPr>
        <w:pStyle w:val="Bullets"/>
      </w:pPr>
      <w:r w:rsidRPr="006C65EB">
        <w:t>Reduction</w:t>
      </w:r>
      <w:r w:rsidR="00806505">
        <w:t xml:space="preserve"> </w:t>
      </w:r>
      <w:r w:rsidRPr="006C65EB">
        <w:t>in</w:t>
      </w:r>
      <w:r w:rsidR="00806505">
        <w:t xml:space="preserve"> </w:t>
      </w:r>
      <w:r w:rsidRPr="006C65EB">
        <w:t>storage</w:t>
      </w:r>
      <w:r w:rsidR="00806505">
        <w:t xml:space="preserve"> </w:t>
      </w:r>
      <w:r w:rsidRPr="006C65EB">
        <w:t>cost</w:t>
      </w:r>
      <w:r w:rsidR="00806505">
        <w:t xml:space="preserve"> </w:t>
      </w:r>
      <w:r w:rsidRPr="006C65EB">
        <w:t>per</w:t>
      </w:r>
      <w:r w:rsidR="00806505">
        <w:t xml:space="preserve"> </w:t>
      </w:r>
      <w:r w:rsidRPr="006C65EB">
        <w:t>service</w:t>
      </w:r>
      <w:r w:rsidR="00806505">
        <w:t xml:space="preserve"> </w:t>
      </w:r>
      <w:r w:rsidRPr="006C65EB">
        <w:t>over</w:t>
      </w:r>
      <w:r w:rsidR="00806505">
        <w:t xml:space="preserve"> </w:t>
      </w:r>
      <w:r w:rsidRPr="006C65EB">
        <w:t>time</w:t>
      </w:r>
      <w:r w:rsidR="00806505">
        <w:t xml:space="preserve"> </w:t>
      </w:r>
      <w:r w:rsidRPr="006C65EB">
        <w:t>while</w:t>
      </w:r>
      <w:r w:rsidR="00806505">
        <w:t xml:space="preserve"> </w:t>
      </w:r>
      <w:r w:rsidRPr="006C65EB">
        <w:t>maintaining</w:t>
      </w:r>
      <w:r w:rsidR="00806505">
        <w:t xml:space="preserve"> </w:t>
      </w:r>
      <w:r w:rsidRPr="006C65EB">
        <w:t>required</w:t>
      </w:r>
      <w:r w:rsidR="00806505">
        <w:t xml:space="preserve"> </w:t>
      </w:r>
      <w:r w:rsidRPr="006C65EB">
        <w:t>visibility.</w:t>
      </w:r>
      <w:r w:rsidR="00806505">
        <w:t xml:space="preserve"> </w:t>
      </w:r>
    </w:p>
    <w:p w14:paraId="53A61375" w14:textId="2EC5818E" w:rsidR="006C65EB" w:rsidRPr="006C65EB" w:rsidRDefault="006C65EB" w:rsidP="006C65EB">
      <w:pPr>
        <w:pStyle w:val="Bullets"/>
      </w:pPr>
      <w:r w:rsidRPr="006C65EB">
        <w:t>Demonstrable</w:t>
      </w:r>
      <w:r w:rsidR="00806505">
        <w:t xml:space="preserve"> </w:t>
      </w:r>
      <w:r w:rsidRPr="006C65EB">
        <w:t>reuse</w:t>
      </w:r>
      <w:r w:rsidR="00806505">
        <w:t xml:space="preserve"> </w:t>
      </w:r>
      <w:r w:rsidRPr="006C65EB">
        <w:t>of</w:t>
      </w:r>
      <w:r w:rsidR="00806505">
        <w:t xml:space="preserve"> </w:t>
      </w:r>
      <w:r w:rsidRPr="006C65EB">
        <w:t>RCA</w:t>
      </w:r>
      <w:r w:rsidR="00806505">
        <w:t xml:space="preserve"> </w:t>
      </w:r>
      <w:r w:rsidRPr="006C65EB">
        <w:t>summaries</w:t>
      </w:r>
      <w:r w:rsidR="00806505">
        <w:t xml:space="preserve"> </w:t>
      </w:r>
      <w:r w:rsidRPr="006C65EB">
        <w:t>in</w:t>
      </w:r>
      <w:r w:rsidR="00806505">
        <w:t xml:space="preserve"> </w:t>
      </w:r>
      <w:r w:rsidRPr="006C65EB">
        <w:t>post</w:t>
      </w:r>
      <w:r w:rsidRPr="006C65EB">
        <w:noBreakHyphen/>
        <w:t>incident</w:t>
      </w:r>
      <w:r w:rsidR="00806505">
        <w:t xml:space="preserve"> </w:t>
      </w:r>
      <w:r w:rsidRPr="006C65EB">
        <w:t>reviews</w:t>
      </w:r>
      <w:r w:rsidR="00806505">
        <w:t xml:space="preserve"> </w:t>
      </w:r>
      <w:r w:rsidRPr="006C65EB">
        <w:t>and</w:t>
      </w:r>
      <w:r w:rsidR="00806505">
        <w:t xml:space="preserve"> </w:t>
      </w:r>
      <w:r w:rsidRPr="006C65EB">
        <w:t>risk</w:t>
      </w:r>
      <w:r w:rsidR="00806505">
        <w:t xml:space="preserve"> </w:t>
      </w:r>
      <w:r w:rsidRPr="006C65EB">
        <w:t>assessments.</w:t>
      </w:r>
    </w:p>
    <w:p w14:paraId="254542FA" w14:textId="6C80D0F7" w:rsidR="006C65EB" w:rsidRPr="006C65EB" w:rsidRDefault="006C65EB" w:rsidP="006C65EB">
      <w:r w:rsidRPr="006C65EB">
        <w:t>This</w:t>
      </w:r>
      <w:r w:rsidR="00806505">
        <w:t xml:space="preserve"> </w:t>
      </w:r>
      <w:r w:rsidRPr="006C65EB">
        <w:t>worked</w:t>
      </w:r>
      <w:r w:rsidR="00806505">
        <w:t xml:space="preserve"> </w:t>
      </w:r>
      <w:r w:rsidRPr="006C65EB">
        <w:t>example</w:t>
      </w:r>
      <w:r w:rsidR="00806505">
        <w:t xml:space="preserve"> </w:t>
      </w:r>
      <w:r w:rsidRPr="006C65EB">
        <w:t>illustrates</w:t>
      </w:r>
      <w:r w:rsidR="00806505">
        <w:t xml:space="preserve"> </w:t>
      </w:r>
      <w:r w:rsidRPr="006C65EB">
        <w:t>how</w:t>
      </w:r>
      <w:r w:rsidR="00806505">
        <w:t xml:space="preserve"> </w:t>
      </w:r>
      <w:r w:rsidRPr="006C65EB">
        <w:t>governance</w:t>
      </w:r>
      <w:r w:rsidR="00806505">
        <w:t xml:space="preserve"> </w:t>
      </w:r>
      <w:r w:rsidRPr="006C65EB">
        <w:t>and</w:t>
      </w:r>
      <w:r w:rsidR="00806505">
        <w:t xml:space="preserve"> </w:t>
      </w:r>
      <w:r w:rsidRPr="006C65EB">
        <w:t>retention</w:t>
      </w:r>
      <w:r w:rsidR="00806505">
        <w:t xml:space="preserve"> </w:t>
      </w:r>
      <w:r w:rsidRPr="006C65EB">
        <w:t>tiers</w:t>
      </w:r>
      <w:r w:rsidR="00806505">
        <w:t xml:space="preserve"> </w:t>
      </w:r>
      <w:r w:rsidRPr="006C65EB">
        <w:t>can</w:t>
      </w:r>
      <w:r w:rsidR="00806505">
        <w:t xml:space="preserve"> </w:t>
      </w:r>
      <w:r w:rsidRPr="006C65EB">
        <w:t>be</w:t>
      </w:r>
      <w:r w:rsidR="00806505">
        <w:t xml:space="preserve"> </w:t>
      </w:r>
      <w:r w:rsidRPr="006C65EB">
        <w:t>operationalised</w:t>
      </w:r>
      <w:r w:rsidR="00806505">
        <w:t xml:space="preserve"> </w:t>
      </w:r>
      <w:r w:rsidRPr="006C65EB">
        <w:t>to</w:t>
      </w:r>
      <w:r w:rsidR="00806505">
        <w:t xml:space="preserve"> </w:t>
      </w:r>
      <w:r w:rsidRPr="006C65EB">
        <w:t>deliver</w:t>
      </w:r>
      <w:r w:rsidR="00806505">
        <w:t xml:space="preserve"> </w:t>
      </w:r>
      <w:r w:rsidRPr="006C65EB">
        <w:t>compliant,</w:t>
      </w:r>
      <w:r w:rsidR="00806505">
        <w:t xml:space="preserve"> </w:t>
      </w:r>
      <w:r w:rsidRPr="006C65EB">
        <w:t>cost</w:t>
      </w:r>
      <w:r w:rsidRPr="006C65EB">
        <w:noBreakHyphen/>
        <w:t>efficient,</w:t>
      </w:r>
      <w:r w:rsidR="00806505">
        <w:t xml:space="preserve"> </w:t>
      </w:r>
      <w:r w:rsidRPr="006C65EB">
        <w:t>and</w:t>
      </w:r>
      <w:r w:rsidR="00806505">
        <w:t xml:space="preserve"> </w:t>
      </w:r>
      <w:r w:rsidRPr="006C65EB">
        <w:t>actionable</w:t>
      </w:r>
      <w:r w:rsidR="00806505">
        <w:t xml:space="preserve"> </w:t>
      </w:r>
      <w:r w:rsidRPr="006C65EB">
        <w:t>observability.</w:t>
      </w:r>
    </w:p>
    <w:p w14:paraId="1BA7A1B5" w14:textId="3181259D" w:rsidR="003D46E5" w:rsidRDefault="003D46E5" w:rsidP="006C65EB">
      <w:pPr>
        <w:rPr>
          <w:rFonts w:eastAsiaTheme="majorEastAsia"/>
        </w:rPr>
      </w:pPr>
      <w:r>
        <w:br w:type="page"/>
      </w:r>
    </w:p>
    <w:p w14:paraId="1DD1340D" w14:textId="2F6FBE05" w:rsidR="00932F61" w:rsidRPr="00566575" w:rsidRDefault="00932F61" w:rsidP="002228DF">
      <w:pPr>
        <w:pStyle w:val="Heading1"/>
      </w:pPr>
      <w:bookmarkStart w:id="2295" w:name="_Toc228549534"/>
      <w:bookmarkStart w:id="2296" w:name="_Toc228784922"/>
      <w:r w:rsidRPr="00566575">
        <w:lastRenderedPageBreak/>
        <w:t>End-to-End</w:t>
      </w:r>
      <w:r w:rsidR="00806505">
        <w:t xml:space="preserve"> </w:t>
      </w:r>
      <w:r w:rsidRPr="00566575">
        <w:t>Incident</w:t>
      </w:r>
      <w:r w:rsidR="00806505">
        <w:t xml:space="preserve"> </w:t>
      </w:r>
      <w:r w:rsidR="00821AF2">
        <w:t>Sequence</w:t>
      </w:r>
      <w:bookmarkEnd w:id="2295"/>
      <w:bookmarkEnd w:id="2296"/>
    </w:p>
    <w:p w14:paraId="50A8B0D6" w14:textId="09AC2543" w:rsidR="00932F61" w:rsidRPr="00FE2996" w:rsidRDefault="00DF48D5" w:rsidP="002228DF">
      <w:r w:rsidRPr="00DF48D5">
        <w:rPr>
          <w:noProof/>
        </w:rPr>
        <w:drawing>
          <wp:inline distT="0" distB="0" distL="0" distR="0" wp14:anchorId="61B6903D" wp14:editId="0A05C756">
            <wp:extent cx="6645910" cy="2230120"/>
            <wp:effectExtent l="0" t="0" r="2540" b="0"/>
            <wp:docPr id="3138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0430" name=""/>
                    <pic:cNvPicPr/>
                  </pic:nvPicPr>
                  <pic:blipFill>
                    <a:blip r:embed="rId27"/>
                    <a:stretch>
                      <a:fillRect/>
                    </a:stretch>
                  </pic:blipFill>
                  <pic:spPr>
                    <a:xfrm>
                      <a:off x="0" y="0"/>
                      <a:ext cx="6645910" cy="2230120"/>
                    </a:xfrm>
                    <a:prstGeom prst="rect">
                      <a:avLst/>
                    </a:prstGeom>
                  </pic:spPr>
                </pic:pic>
              </a:graphicData>
            </a:graphic>
          </wp:inline>
        </w:drawing>
      </w:r>
    </w:p>
    <w:bookmarkStart w:id="2297" w:name="_Toc225423293"/>
    <w:bookmarkStart w:id="2298" w:name="_Toc225423544"/>
    <w:bookmarkStart w:id="2299" w:name="_Toc225423665"/>
    <w:bookmarkEnd w:id="2297"/>
    <w:bookmarkEnd w:id="2298"/>
    <w:bookmarkEnd w:id="2299"/>
    <w:p w14:paraId="10F072B8" w14:textId="133A0F15" w:rsidR="00AC64BF" w:rsidRDefault="00B0292B" w:rsidP="002228DF">
      <w:r>
        <w:pict w14:anchorId="75F6092B">
          <v:rect id="Rectangle 1" o:spid="_x0000_s2050" style="width:523.3pt;height:.05pt;visibility:visible;mso-left-percent:-10001;mso-top-percent:-10001;mso-position-horizontal:absolute;mso-position-horizontal-relative:char;mso-position-vertical:absolute;mso-position-vertical-relative:line;mso-left-percent:-10001;mso-top-percent:-10001" filled="f">
            <o:lock v:ext="edit" aspectratio="t"/>
            <w10:wrap type="none"/>
            <w10:anchorlock/>
          </v:rect>
        </w:pict>
      </w:r>
      <w:r w:rsidR="00AC64BF">
        <w:br w:type="page"/>
      </w:r>
    </w:p>
    <w:p w14:paraId="51EFA95D" w14:textId="12923A85" w:rsidR="00932F61" w:rsidRDefault="00932F61" w:rsidP="002228DF">
      <w:pPr>
        <w:pStyle w:val="Heading1"/>
      </w:pPr>
      <w:bookmarkStart w:id="2300" w:name="_Toc226050749"/>
      <w:bookmarkStart w:id="2301" w:name="_Toc225423294"/>
      <w:bookmarkStart w:id="2302" w:name="_Toc225423545"/>
      <w:bookmarkStart w:id="2303" w:name="_Toc225423666"/>
      <w:bookmarkStart w:id="2304" w:name="_Toc226050750"/>
      <w:bookmarkStart w:id="2305" w:name="_Toc228549535"/>
      <w:bookmarkStart w:id="2306" w:name="_Toc228784923"/>
      <w:bookmarkEnd w:id="2300"/>
      <w:bookmarkEnd w:id="2301"/>
      <w:bookmarkEnd w:id="2302"/>
      <w:bookmarkEnd w:id="2303"/>
      <w:bookmarkEnd w:id="2304"/>
      <w:r w:rsidRPr="00FE2996">
        <w:lastRenderedPageBreak/>
        <w:t>Maturity</w:t>
      </w:r>
      <w:r w:rsidR="00806505">
        <w:t xml:space="preserve"> </w:t>
      </w:r>
      <w:r w:rsidRPr="00FE2996">
        <w:t>Roadmap</w:t>
      </w:r>
      <w:bookmarkEnd w:id="2305"/>
      <w:bookmarkEnd w:id="2306"/>
    </w:p>
    <w:p w14:paraId="14A8CF9C" w14:textId="2D272524" w:rsidR="00586244" w:rsidRPr="002228DF" w:rsidRDefault="00586244" w:rsidP="002228DF">
      <w:r w:rsidRPr="00586244">
        <w:t>The</w:t>
      </w:r>
      <w:r w:rsidR="00806505">
        <w:t xml:space="preserve"> </w:t>
      </w:r>
      <w:r w:rsidRPr="00586244">
        <w:t>observability</w:t>
      </w:r>
      <w:r w:rsidR="00806505">
        <w:t xml:space="preserve"> </w:t>
      </w:r>
      <w:r w:rsidRPr="00586244">
        <w:t>maturity</w:t>
      </w:r>
      <w:r w:rsidR="00806505">
        <w:t xml:space="preserve"> </w:t>
      </w:r>
      <w:r w:rsidRPr="00586244">
        <w:t>roadmap</w:t>
      </w:r>
      <w:r w:rsidR="00806505">
        <w:t xml:space="preserve"> </w:t>
      </w:r>
      <w:r w:rsidRPr="00586244">
        <w:t>represents</w:t>
      </w:r>
      <w:r w:rsidR="00806505">
        <w:t xml:space="preserve"> </w:t>
      </w:r>
      <w:r w:rsidRPr="00586244">
        <w:t>your</w:t>
      </w:r>
      <w:r w:rsidR="00806505">
        <w:t xml:space="preserve"> </w:t>
      </w:r>
      <w:r w:rsidRPr="00586244">
        <w:t>organization's</w:t>
      </w:r>
      <w:r w:rsidR="00806505">
        <w:t xml:space="preserve"> </w:t>
      </w:r>
      <w:r w:rsidRPr="00586244">
        <w:t>journey</w:t>
      </w:r>
      <w:r w:rsidR="00806505">
        <w:t xml:space="preserve"> </w:t>
      </w:r>
      <w:r w:rsidRPr="00586244">
        <w:t>from</w:t>
      </w:r>
      <w:r w:rsidR="00806505">
        <w:t xml:space="preserve"> </w:t>
      </w:r>
      <w:r w:rsidRPr="00586244">
        <w:t>reactive</w:t>
      </w:r>
      <w:r w:rsidR="00806505">
        <w:t xml:space="preserve"> </w:t>
      </w:r>
      <w:r w:rsidRPr="00586244">
        <w:t>monitoring</w:t>
      </w:r>
      <w:r w:rsidR="00806505">
        <w:t xml:space="preserve"> </w:t>
      </w:r>
      <w:r w:rsidRPr="00586244">
        <w:t>to</w:t>
      </w:r>
      <w:r w:rsidR="00806505">
        <w:t xml:space="preserve"> </w:t>
      </w:r>
      <w:r w:rsidRPr="00586244">
        <w:t>proactive,</w:t>
      </w:r>
      <w:r w:rsidR="00806505">
        <w:t xml:space="preserve"> </w:t>
      </w:r>
      <w:r w:rsidRPr="00586244">
        <w:t>AI-driven</w:t>
      </w:r>
      <w:r w:rsidR="00806505">
        <w:t xml:space="preserve"> </w:t>
      </w:r>
      <w:r w:rsidRPr="00586244">
        <w:t>observability.</w:t>
      </w:r>
      <w:r w:rsidR="00806505">
        <w:t xml:space="preserve"> </w:t>
      </w:r>
      <w:r w:rsidRPr="00586244">
        <w:t>This</w:t>
      </w:r>
      <w:r w:rsidR="00806505">
        <w:t xml:space="preserve"> </w:t>
      </w:r>
      <w:r w:rsidRPr="00586244">
        <w:t>phased</w:t>
      </w:r>
      <w:r w:rsidR="00806505">
        <w:t xml:space="preserve"> </w:t>
      </w:r>
      <w:r w:rsidRPr="00586244">
        <w:t>approach</w:t>
      </w:r>
      <w:r w:rsidR="00806505">
        <w:t xml:space="preserve"> </w:t>
      </w:r>
      <w:r w:rsidRPr="00586244">
        <w:t>ensures</w:t>
      </w:r>
      <w:r w:rsidR="00806505">
        <w:t xml:space="preserve"> </w:t>
      </w:r>
      <w:r w:rsidRPr="00586244">
        <w:t>sustainable</w:t>
      </w:r>
      <w:r w:rsidR="00806505">
        <w:t xml:space="preserve"> </w:t>
      </w:r>
      <w:r w:rsidRPr="00586244">
        <w:t>adoption</w:t>
      </w:r>
      <w:r w:rsidR="00806505">
        <w:t xml:space="preserve"> </w:t>
      </w:r>
      <w:r w:rsidRPr="00586244">
        <w:t>while</w:t>
      </w:r>
      <w:r w:rsidR="00806505">
        <w:t xml:space="preserve"> </w:t>
      </w:r>
      <w:r w:rsidRPr="00586244">
        <w:t>building</w:t>
      </w:r>
      <w:r w:rsidR="00806505">
        <w:t xml:space="preserve"> </w:t>
      </w:r>
      <w:r w:rsidRPr="00586244">
        <w:t>upon</w:t>
      </w:r>
      <w:r w:rsidR="00806505">
        <w:t xml:space="preserve"> </w:t>
      </w:r>
      <w:r w:rsidRPr="00586244">
        <w:t>each</w:t>
      </w:r>
      <w:r w:rsidR="00806505">
        <w:t xml:space="preserve"> </w:t>
      </w:r>
      <w:r w:rsidRPr="00586244">
        <w:t>previous</w:t>
      </w:r>
      <w:r w:rsidR="00806505">
        <w:t xml:space="preserve"> </w:t>
      </w:r>
      <w:r w:rsidRPr="00586244">
        <w:t>achievement.</w:t>
      </w:r>
    </w:p>
    <w:p w14:paraId="72413152" w14:textId="0FE8F4B1" w:rsidR="00932F61" w:rsidRPr="00566575" w:rsidRDefault="003F214F" w:rsidP="0038693B">
      <w:pPr>
        <w:pStyle w:val="Heading2"/>
      </w:pPr>
      <w:bookmarkStart w:id="2307" w:name="_Toc228549536"/>
      <w:bookmarkStart w:id="2308" w:name="_Toc228784924"/>
      <w:r w:rsidRPr="003F214F">
        <w:t>Phase</w:t>
      </w:r>
      <w:r w:rsidR="00806505">
        <w:t xml:space="preserve"> </w:t>
      </w:r>
      <w:r w:rsidRPr="003F214F">
        <w:t>1:</w:t>
      </w:r>
      <w:r w:rsidR="00806505">
        <w:t xml:space="preserve"> </w:t>
      </w:r>
      <w:r w:rsidRPr="003F214F">
        <w:t>Foundation</w:t>
      </w:r>
      <w:r w:rsidR="00806505">
        <w:t xml:space="preserve"> </w:t>
      </w:r>
      <w:r w:rsidRPr="003F214F">
        <w:t>(Months</w:t>
      </w:r>
      <w:r w:rsidR="00806505">
        <w:t xml:space="preserve"> </w:t>
      </w:r>
      <w:r w:rsidRPr="003F214F">
        <w:t>1-3)</w:t>
      </w:r>
      <w:bookmarkEnd w:id="2307"/>
      <w:bookmarkEnd w:id="2308"/>
    </w:p>
    <w:p w14:paraId="33E6FB83" w14:textId="5DB78D3A" w:rsidR="003F214F" w:rsidRPr="008F18DC" w:rsidRDefault="003F214F" w:rsidP="002228DF">
      <w:r w:rsidRPr="008F18DC">
        <w:t>"Establish</w:t>
      </w:r>
      <w:r w:rsidR="00806505">
        <w:t xml:space="preserve"> </w:t>
      </w:r>
      <w:r w:rsidRPr="008F18DC">
        <w:t>the</w:t>
      </w:r>
      <w:r w:rsidR="00806505">
        <w:t xml:space="preserve"> </w:t>
      </w:r>
      <w:r w:rsidRPr="008F18DC">
        <w:t>Core</w:t>
      </w:r>
      <w:r w:rsidR="00806505">
        <w:t xml:space="preserve"> </w:t>
      </w:r>
      <w:r w:rsidRPr="008F18DC">
        <w:t>-</w:t>
      </w:r>
      <w:r w:rsidR="00806505">
        <w:t xml:space="preserve"> </w:t>
      </w:r>
      <w:r w:rsidRPr="008F18DC">
        <w:t>See</w:t>
      </w:r>
      <w:r w:rsidR="00806505">
        <w:t xml:space="preserve"> </w:t>
      </w:r>
      <w:r w:rsidRPr="008F18DC">
        <w:t>What's</w:t>
      </w:r>
      <w:r w:rsidR="00806505">
        <w:t xml:space="preserve"> </w:t>
      </w:r>
      <w:r w:rsidRPr="008F18DC">
        <w:t>Happening"</w:t>
      </w:r>
    </w:p>
    <w:p w14:paraId="3F4BB12C" w14:textId="32F731F5" w:rsidR="003F214F" w:rsidRPr="008F18DC" w:rsidRDefault="003F214F" w:rsidP="002228DF">
      <w:r w:rsidRPr="008F18DC">
        <w:t>This</w:t>
      </w:r>
      <w:r w:rsidR="00806505">
        <w:t xml:space="preserve"> </w:t>
      </w:r>
      <w:r w:rsidRPr="008F18DC">
        <w:t>phase</w:t>
      </w:r>
      <w:r w:rsidR="00806505">
        <w:t xml:space="preserve"> </w:t>
      </w:r>
      <w:r w:rsidRPr="008F18DC">
        <w:t>focuses</w:t>
      </w:r>
      <w:r w:rsidR="00806505">
        <w:t xml:space="preserve"> </w:t>
      </w:r>
      <w:r w:rsidRPr="008F18DC">
        <w:t>on</w:t>
      </w:r>
      <w:r w:rsidR="00806505">
        <w:t xml:space="preserve"> </w:t>
      </w:r>
      <w:r w:rsidRPr="008F18DC">
        <w:t>laying</w:t>
      </w:r>
      <w:r w:rsidR="00806505">
        <w:t xml:space="preserve"> </w:t>
      </w:r>
      <w:r w:rsidRPr="008F18DC">
        <w:t>the</w:t>
      </w:r>
      <w:r w:rsidR="00806505">
        <w:t xml:space="preserve"> </w:t>
      </w:r>
      <w:r w:rsidRPr="008F18DC">
        <w:t>groundwork</w:t>
      </w:r>
      <w:r w:rsidR="00806505">
        <w:t xml:space="preserve"> </w:t>
      </w:r>
      <w:r w:rsidRPr="008F18DC">
        <w:t>for</w:t>
      </w:r>
      <w:r w:rsidR="00806505">
        <w:t xml:space="preserve"> </w:t>
      </w:r>
      <w:r w:rsidRPr="008F18DC">
        <w:t>your</w:t>
      </w:r>
      <w:r w:rsidR="00806505">
        <w:t xml:space="preserve"> </w:t>
      </w:r>
      <w:r w:rsidRPr="008F18DC">
        <w:t>observability</w:t>
      </w:r>
      <w:r w:rsidR="00806505">
        <w:t xml:space="preserve"> </w:t>
      </w:r>
      <w:r w:rsidRPr="008F18DC">
        <w:t>platform.</w:t>
      </w:r>
      <w:r w:rsidR="00806505">
        <w:t xml:space="preserve"> </w:t>
      </w:r>
      <w:r w:rsidRPr="008F18DC">
        <w:t>The</w:t>
      </w:r>
      <w:r w:rsidR="00806505">
        <w:t xml:space="preserve"> </w:t>
      </w:r>
      <w:r w:rsidRPr="008F18DC">
        <w:t>goal</w:t>
      </w:r>
      <w:r w:rsidR="00806505">
        <w:t xml:space="preserve"> </w:t>
      </w:r>
      <w:r w:rsidRPr="008F18DC">
        <w:t>is</w:t>
      </w:r>
      <w:r w:rsidR="00806505">
        <w:t xml:space="preserve"> </w:t>
      </w:r>
      <w:r w:rsidRPr="008F18DC">
        <w:t>to</w:t>
      </w:r>
      <w:r w:rsidR="00806505">
        <w:t xml:space="preserve"> </w:t>
      </w:r>
      <w:r w:rsidRPr="008F18DC">
        <w:t>move</w:t>
      </w:r>
      <w:r w:rsidR="00806505">
        <w:t xml:space="preserve"> </w:t>
      </w:r>
      <w:r w:rsidRPr="008F18DC">
        <w:t>from</w:t>
      </w:r>
      <w:r w:rsidR="00806505">
        <w:t xml:space="preserve"> </w:t>
      </w:r>
      <w:r w:rsidRPr="008F18DC">
        <w:t>having</w:t>
      </w:r>
      <w:r w:rsidR="00806505">
        <w:t xml:space="preserve"> </w:t>
      </w:r>
      <w:r w:rsidRPr="008F18DC">
        <w:t>no</w:t>
      </w:r>
      <w:r w:rsidR="00806505">
        <w:t xml:space="preserve"> </w:t>
      </w:r>
      <w:r w:rsidRPr="008F18DC">
        <w:t>visibility</w:t>
      </w:r>
      <w:r w:rsidR="00806505">
        <w:t xml:space="preserve"> </w:t>
      </w:r>
      <w:r w:rsidRPr="008F18DC">
        <w:t>to</w:t>
      </w:r>
      <w:r w:rsidR="00806505">
        <w:t xml:space="preserve"> </w:t>
      </w:r>
      <w:r w:rsidRPr="008F18DC">
        <w:t>having</w:t>
      </w:r>
      <w:r w:rsidR="00806505">
        <w:t xml:space="preserve"> </w:t>
      </w:r>
      <w:r w:rsidRPr="008F18DC">
        <w:t>basic</w:t>
      </w:r>
      <w:r w:rsidR="00806505">
        <w:t xml:space="preserve"> </w:t>
      </w:r>
      <w:r w:rsidRPr="008F18DC">
        <w:t>monitoring</w:t>
      </w:r>
      <w:r w:rsidR="00806505">
        <w:t xml:space="preserve"> </w:t>
      </w:r>
      <w:r w:rsidRPr="008F18DC">
        <w:t>in</w:t>
      </w:r>
      <w:r w:rsidR="00806505">
        <w:t xml:space="preserve"> </w:t>
      </w:r>
      <w:r w:rsidRPr="008F18DC">
        <w:t>place.</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741"/>
        <w:gridCol w:w="4970"/>
        <w:gridCol w:w="3745"/>
      </w:tblGrid>
      <w:tr w:rsidR="002228DF" w:rsidRPr="002228DF" w14:paraId="4175FF12" w14:textId="77777777" w:rsidTr="00892C4E">
        <w:tc>
          <w:tcPr>
            <w:tcW w:w="0" w:type="auto"/>
            <w:shd w:val="clear" w:color="auto" w:fill="D9D9D9" w:themeFill="background1" w:themeFillShade="D9"/>
            <w:noWrap/>
            <w:vAlign w:val="center"/>
            <w:hideMark/>
          </w:tcPr>
          <w:p w14:paraId="55D8C3FE" w14:textId="77777777" w:rsidR="003F214F" w:rsidRPr="008F18DC" w:rsidRDefault="003F214F" w:rsidP="008F18DC">
            <w:pPr>
              <w:pStyle w:val="TableTitle"/>
            </w:pPr>
            <w:r w:rsidRPr="008F18DC">
              <w:t>Objective</w:t>
            </w:r>
          </w:p>
        </w:tc>
        <w:tc>
          <w:tcPr>
            <w:tcW w:w="0" w:type="auto"/>
            <w:shd w:val="clear" w:color="auto" w:fill="D9D9D9" w:themeFill="background1" w:themeFillShade="D9"/>
            <w:noWrap/>
            <w:vAlign w:val="center"/>
            <w:hideMark/>
          </w:tcPr>
          <w:p w14:paraId="77E3CD66" w14:textId="77777777" w:rsidR="003F214F" w:rsidRPr="008F18DC" w:rsidRDefault="003F214F" w:rsidP="008F18DC">
            <w:pPr>
              <w:pStyle w:val="TableTitle"/>
            </w:pPr>
            <w:r w:rsidRPr="008F18DC">
              <w:t>Description</w:t>
            </w:r>
          </w:p>
        </w:tc>
        <w:tc>
          <w:tcPr>
            <w:tcW w:w="0" w:type="auto"/>
            <w:shd w:val="clear" w:color="auto" w:fill="D9D9D9" w:themeFill="background1" w:themeFillShade="D9"/>
            <w:noWrap/>
            <w:vAlign w:val="center"/>
            <w:hideMark/>
          </w:tcPr>
          <w:p w14:paraId="794BB1FF" w14:textId="30A1EDC3" w:rsidR="003F214F" w:rsidRPr="008F18DC" w:rsidRDefault="003F214F" w:rsidP="008F18DC">
            <w:pPr>
              <w:pStyle w:val="TableTitle"/>
            </w:pPr>
            <w:r w:rsidRPr="008F18DC">
              <w:t>Success</w:t>
            </w:r>
            <w:r w:rsidR="00806505">
              <w:t xml:space="preserve"> </w:t>
            </w:r>
            <w:r w:rsidRPr="008F18DC">
              <w:t>Criteria</w:t>
            </w:r>
          </w:p>
        </w:tc>
      </w:tr>
      <w:tr w:rsidR="00B84ABA" w:rsidRPr="00B84ABA" w14:paraId="684F80D2" w14:textId="77777777" w:rsidTr="00892C4E">
        <w:tc>
          <w:tcPr>
            <w:tcW w:w="0" w:type="auto"/>
            <w:vAlign w:val="center"/>
            <w:hideMark/>
          </w:tcPr>
          <w:p w14:paraId="404ECA3D" w14:textId="0C64BDEA" w:rsidR="003F214F" w:rsidRPr="008F18DC" w:rsidRDefault="003F214F" w:rsidP="008F18DC">
            <w:pPr>
              <w:pStyle w:val="TableBody"/>
            </w:pPr>
            <w:r w:rsidRPr="008F18DC">
              <w:t>Deploy</w:t>
            </w:r>
            <w:r w:rsidR="00806505">
              <w:t xml:space="preserve"> </w:t>
            </w:r>
            <w:r w:rsidRPr="008F18DC">
              <w:t>Core</w:t>
            </w:r>
            <w:r w:rsidR="00806505">
              <w:t xml:space="preserve"> </w:t>
            </w:r>
            <w:r w:rsidRPr="008F18DC">
              <w:t>Stack</w:t>
            </w:r>
          </w:p>
        </w:tc>
        <w:tc>
          <w:tcPr>
            <w:tcW w:w="0" w:type="auto"/>
            <w:vAlign w:val="center"/>
            <w:hideMark/>
          </w:tcPr>
          <w:p w14:paraId="29B14E8B" w14:textId="6D72DCD9" w:rsidR="003F214F" w:rsidRPr="008F18DC" w:rsidRDefault="003F214F" w:rsidP="008F18DC">
            <w:pPr>
              <w:pStyle w:val="TableBody"/>
            </w:pPr>
            <w:r w:rsidRPr="008F18DC">
              <w:t>Install</w:t>
            </w:r>
            <w:r w:rsidR="00806505">
              <w:t xml:space="preserve"> </w:t>
            </w:r>
            <w:r w:rsidRPr="008F18DC">
              <w:t>and</w:t>
            </w:r>
            <w:r w:rsidR="00806505">
              <w:t xml:space="preserve"> </w:t>
            </w:r>
            <w:r w:rsidRPr="008F18DC">
              <w:t>configure</w:t>
            </w:r>
            <w:r w:rsidR="00806505">
              <w:t xml:space="preserve"> </w:t>
            </w:r>
            <w:r w:rsidRPr="008F18DC">
              <w:t>the</w:t>
            </w:r>
            <w:r w:rsidR="00806505">
              <w:t xml:space="preserve"> </w:t>
            </w:r>
            <w:r w:rsidRPr="008F18DC">
              <w:t>foundational</w:t>
            </w:r>
            <w:r w:rsidR="00806505">
              <w:t xml:space="preserve"> </w:t>
            </w:r>
            <w:r w:rsidRPr="008F18DC">
              <w:t>tools:</w:t>
            </w:r>
            <w:r w:rsidR="00806505">
              <w:t xml:space="preserve"> </w:t>
            </w:r>
            <w:r w:rsidRPr="008F18DC">
              <w:t>Prometheus</w:t>
            </w:r>
            <w:r w:rsidR="00806505">
              <w:t xml:space="preserve"> </w:t>
            </w:r>
            <w:r w:rsidRPr="008F18DC">
              <w:t>for</w:t>
            </w:r>
            <w:r w:rsidR="00806505">
              <w:t xml:space="preserve"> </w:t>
            </w:r>
            <w:r w:rsidRPr="008F18DC">
              <w:t>metrics,</w:t>
            </w:r>
            <w:r w:rsidR="00806505">
              <w:t xml:space="preserve"> </w:t>
            </w:r>
            <w:r w:rsidRPr="008F18DC">
              <w:t>Loki</w:t>
            </w:r>
            <w:r w:rsidR="00806505">
              <w:t xml:space="preserve"> </w:t>
            </w:r>
            <w:r w:rsidRPr="008F18DC">
              <w:t>for</w:t>
            </w:r>
            <w:r w:rsidR="00806505">
              <w:t xml:space="preserve"> </w:t>
            </w:r>
            <w:r w:rsidRPr="008F18DC">
              <w:t>logs,</w:t>
            </w:r>
            <w:r w:rsidR="00806505">
              <w:t xml:space="preserve"> </w:t>
            </w:r>
            <w:r w:rsidRPr="008F18DC">
              <w:t>and</w:t>
            </w:r>
            <w:r w:rsidR="00806505">
              <w:t xml:space="preserve"> </w:t>
            </w:r>
            <w:r w:rsidRPr="008F18DC">
              <w:t>Grafana</w:t>
            </w:r>
            <w:r w:rsidR="00806505">
              <w:t xml:space="preserve"> </w:t>
            </w:r>
            <w:r w:rsidRPr="008F18DC">
              <w:t>for</w:t>
            </w:r>
            <w:r w:rsidR="00806505">
              <w:t xml:space="preserve"> </w:t>
            </w:r>
            <w:r w:rsidRPr="008F18DC">
              <w:t>visualization</w:t>
            </w:r>
            <w:r w:rsidR="00806505">
              <w:t xml:space="preserve"> </w:t>
            </w:r>
          </w:p>
        </w:tc>
        <w:tc>
          <w:tcPr>
            <w:tcW w:w="0" w:type="auto"/>
            <w:vAlign w:val="center"/>
            <w:hideMark/>
          </w:tcPr>
          <w:p w14:paraId="121EEFCF" w14:textId="1BCD777E" w:rsidR="003F214F" w:rsidRPr="008F18DC" w:rsidRDefault="003F214F" w:rsidP="008F18DC">
            <w:pPr>
              <w:pStyle w:val="TableBody"/>
            </w:pPr>
            <w:r w:rsidRPr="008F18DC">
              <w:t>All</w:t>
            </w:r>
            <w:r w:rsidR="00806505">
              <w:t xml:space="preserve"> </w:t>
            </w:r>
            <w:r w:rsidRPr="008F18DC">
              <w:t>components</w:t>
            </w:r>
            <w:r w:rsidR="00806505">
              <w:t xml:space="preserve"> </w:t>
            </w:r>
            <w:r w:rsidRPr="008F18DC">
              <w:t>operational</w:t>
            </w:r>
            <w:r w:rsidR="00806505">
              <w:t xml:space="preserve"> </w:t>
            </w:r>
            <w:r w:rsidRPr="008F18DC">
              <w:t>and</w:t>
            </w:r>
            <w:r w:rsidR="00806505">
              <w:t xml:space="preserve"> </w:t>
            </w:r>
            <w:r w:rsidRPr="008F18DC">
              <w:t>accessible</w:t>
            </w:r>
          </w:p>
        </w:tc>
      </w:tr>
      <w:tr w:rsidR="00B84ABA" w:rsidRPr="00B84ABA" w14:paraId="68F1F50C" w14:textId="77777777" w:rsidTr="00892C4E">
        <w:tc>
          <w:tcPr>
            <w:tcW w:w="0" w:type="auto"/>
            <w:vAlign w:val="center"/>
            <w:hideMark/>
          </w:tcPr>
          <w:p w14:paraId="592F1C5B" w14:textId="738D5C69" w:rsidR="003F214F" w:rsidRPr="008F18DC" w:rsidRDefault="003F214F" w:rsidP="008F18DC">
            <w:pPr>
              <w:pStyle w:val="TableBody"/>
            </w:pPr>
            <w:r w:rsidRPr="008F18DC">
              <w:t>Instrument</w:t>
            </w:r>
            <w:r w:rsidR="00806505">
              <w:t xml:space="preserve"> </w:t>
            </w:r>
            <w:r w:rsidRPr="008F18DC">
              <w:t>Critical</w:t>
            </w:r>
            <w:r w:rsidR="00806505">
              <w:t xml:space="preserve"> </w:t>
            </w:r>
            <w:r w:rsidRPr="008F18DC">
              <w:t>Services</w:t>
            </w:r>
          </w:p>
        </w:tc>
        <w:tc>
          <w:tcPr>
            <w:tcW w:w="0" w:type="auto"/>
            <w:vAlign w:val="center"/>
            <w:hideMark/>
          </w:tcPr>
          <w:p w14:paraId="7F5FA9B8" w14:textId="291186D5" w:rsidR="003F214F" w:rsidRPr="008F18DC" w:rsidRDefault="003F214F" w:rsidP="008F18DC">
            <w:pPr>
              <w:pStyle w:val="TableBody"/>
            </w:pPr>
            <w:r w:rsidRPr="008F18DC">
              <w:t>Add</w:t>
            </w:r>
            <w:r w:rsidR="00806505">
              <w:t xml:space="preserve"> </w:t>
            </w:r>
            <w:r w:rsidRPr="008F18DC">
              <w:t>OpenTelemetry</w:t>
            </w:r>
            <w:r w:rsidR="00806505">
              <w:t xml:space="preserve"> </w:t>
            </w:r>
            <w:r w:rsidRPr="008F18DC">
              <w:t>instrumentation</w:t>
            </w:r>
            <w:r w:rsidR="00806505">
              <w:t xml:space="preserve"> </w:t>
            </w:r>
            <w:r w:rsidRPr="008F18DC">
              <w:t>to</w:t>
            </w:r>
            <w:r w:rsidR="00806505">
              <w:t xml:space="preserve"> </w:t>
            </w:r>
            <w:r w:rsidRPr="008F18DC">
              <w:t>your</w:t>
            </w:r>
            <w:r w:rsidR="00806505">
              <w:t xml:space="preserve"> </w:t>
            </w:r>
            <w:r w:rsidRPr="008F18DC">
              <w:t>most</w:t>
            </w:r>
            <w:r w:rsidR="00806505">
              <w:t xml:space="preserve"> </w:t>
            </w:r>
            <w:r w:rsidRPr="008F18DC">
              <w:t>important</w:t>
            </w:r>
            <w:r w:rsidR="00806505">
              <w:t xml:space="preserve"> </w:t>
            </w:r>
            <w:r w:rsidRPr="008F18DC">
              <w:t>applications</w:t>
            </w:r>
            <w:r w:rsidR="00806505">
              <w:t xml:space="preserve"> </w:t>
            </w:r>
            <w:r w:rsidRPr="008F18DC">
              <w:t>to</w:t>
            </w:r>
            <w:r w:rsidR="00806505">
              <w:t xml:space="preserve"> </w:t>
            </w:r>
            <w:r w:rsidRPr="008F18DC">
              <w:t>begin</w:t>
            </w:r>
            <w:r w:rsidR="00806505">
              <w:t xml:space="preserve"> </w:t>
            </w:r>
            <w:r w:rsidRPr="008F18DC">
              <w:t>collecting</w:t>
            </w:r>
            <w:r w:rsidR="00806505">
              <w:t xml:space="preserve"> </w:t>
            </w:r>
            <w:r w:rsidRPr="008F18DC">
              <w:t>telemetry</w:t>
            </w:r>
            <w:r w:rsidR="00806505">
              <w:t xml:space="preserve"> </w:t>
            </w:r>
            <w:r w:rsidRPr="008F18DC">
              <w:t>data</w:t>
            </w:r>
            <w:r w:rsidR="00806505">
              <w:t xml:space="preserve"> </w:t>
            </w:r>
          </w:p>
        </w:tc>
        <w:tc>
          <w:tcPr>
            <w:tcW w:w="0" w:type="auto"/>
            <w:vAlign w:val="center"/>
            <w:hideMark/>
          </w:tcPr>
          <w:p w14:paraId="13FEEFCF" w14:textId="4AACDDEB" w:rsidR="003F214F" w:rsidRPr="008F18DC" w:rsidRDefault="003F214F" w:rsidP="008F18DC">
            <w:pPr>
              <w:pStyle w:val="TableBody"/>
            </w:pPr>
            <w:r w:rsidRPr="008F18DC">
              <w:t>Top</w:t>
            </w:r>
            <w:r w:rsidR="00806505">
              <w:t xml:space="preserve"> </w:t>
            </w:r>
            <w:r w:rsidRPr="008F18DC">
              <w:t>5</w:t>
            </w:r>
            <w:r w:rsidR="00806505">
              <w:t xml:space="preserve"> </w:t>
            </w:r>
            <w:r w:rsidRPr="008F18DC">
              <w:t>critical</w:t>
            </w:r>
            <w:r w:rsidR="00806505">
              <w:t xml:space="preserve"> </w:t>
            </w:r>
            <w:r w:rsidRPr="008F18DC">
              <w:t>services</w:t>
            </w:r>
            <w:r w:rsidR="00806505">
              <w:t xml:space="preserve"> </w:t>
            </w:r>
            <w:r w:rsidRPr="008F18DC">
              <w:t>emitting</w:t>
            </w:r>
            <w:r w:rsidR="00806505">
              <w:t xml:space="preserve"> </w:t>
            </w:r>
            <w:r w:rsidRPr="008F18DC">
              <w:t>metrics,</w:t>
            </w:r>
            <w:r w:rsidR="00806505">
              <w:t xml:space="preserve"> </w:t>
            </w:r>
            <w:r w:rsidRPr="008F18DC">
              <w:t>logs,</w:t>
            </w:r>
            <w:r w:rsidR="00806505">
              <w:t xml:space="preserve"> </w:t>
            </w:r>
            <w:r w:rsidRPr="008F18DC">
              <w:t>and</w:t>
            </w:r>
            <w:r w:rsidR="00806505">
              <w:t xml:space="preserve"> </w:t>
            </w:r>
            <w:r w:rsidRPr="008F18DC">
              <w:t>traces</w:t>
            </w:r>
          </w:p>
        </w:tc>
      </w:tr>
      <w:tr w:rsidR="00B84ABA" w:rsidRPr="00B84ABA" w14:paraId="71761120" w14:textId="77777777" w:rsidTr="00892C4E">
        <w:tc>
          <w:tcPr>
            <w:tcW w:w="0" w:type="auto"/>
            <w:vAlign w:val="center"/>
            <w:hideMark/>
          </w:tcPr>
          <w:p w14:paraId="30DB8A32" w14:textId="64CA55DD" w:rsidR="003F214F" w:rsidRPr="008F18DC" w:rsidRDefault="003F214F" w:rsidP="008F18DC">
            <w:pPr>
              <w:pStyle w:val="TableBody"/>
            </w:pPr>
            <w:r w:rsidRPr="008F18DC">
              <w:t>Basic</w:t>
            </w:r>
            <w:r w:rsidR="00806505">
              <w:t xml:space="preserve"> </w:t>
            </w:r>
            <w:r w:rsidRPr="008F18DC">
              <w:t>Dashboards</w:t>
            </w:r>
          </w:p>
        </w:tc>
        <w:tc>
          <w:tcPr>
            <w:tcW w:w="0" w:type="auto"/>
            <w:vAlign w:val="center"/>
            <w:hideMark/>
          </w:tcPr>
          <w:p w14:paraId="7151676B" w14:textId="6C3E368F" w:rsidR="003F214F" w:rsidRPr="008F18DC" w:rsidRDefault="003F214F" w:rsidP="008F18DC">
            <w:pPr>
              <w:pStyle w:val="TableBody"/>
            </w:pPr>
            <w:r w:rsidRPr="008F18DC">
              <w:t>Create</w:t>
            </w:r>
            <w:r w:rsidR="00806505">
              <w:t xml:space="preserve"> </w:t>
            </w:r>
            <w:r w:rsidRPr="008F18DC">
              <w:t>initial</w:t>
            </w:r>
            <w:r w:rsidR="00806505">
              <w:t xml:space="preserve"> </w:t>
            </w:r>
            <w:r w:rsidRPr="008F18DC">
              <w:t>dashboards</w:t>
            </w:r>
            <w:r w:rsidR="00806505">
              <w:t xml:space="preserve"> </w:t>
            </w:r>
            <w:r w:rsidRPr="008F18DC">
              <w:t>showing</w:t>
            </w:r>
            <w:r w:rsidR="00806505">
              <w:t xml:space="preserve"> </w:t>
            </w:r>
            <w:r w:rsidRPr="008F18DC">
              <w:t>system</w:t>
            </w:r>
            <w:r w:rsidR="00806505">
              <w:t xml:space="preserve"> </w:t>
            </w:r>
            <w:r w:rsidRPr="008F18DC">
              <w:t>health,</w:t>
            </w:r>
            <w:r w:rsidR="00806505">
              <w:t xml:space="preserve"> </w:t>
            </w:r>
            <w:r w:rsidRPr="008F18DC">
              <w:t>resource</w:t>
            </w:r>
            <w:r w:rsidR="00806505">
              <w:t xml:space="preserve"> </w:t>
            </w:r>
            <w:r w:rsidRPr="008F18DC">
              <w:t>utilization,</w:t>
            </w:r>
            <w:r w:rsidR="00806505">
              <w:t xml:space="preserve"> </w:t>
            </w:r>
            <w:r w:rsidRPr="008F18DC">
              <w:t>and</w:t>
            </w:r>
            <w:r w:rsidR="00806505">
              <w:t xml:space="preserve"> </w:t>
            </w:r>
            <w:r w:rsidRPr="008F18DC">
              <w:t>application</w:t>
            </w:r>
            <w:r w:rsidR="00806505">
              <w:t xml:space="preserve"> </w:t>
            </w:r>
            <w:r w:rsidRPr="008F18DC">
              <w:t>performance</w:t>
            </w:r>
          </w:p>
        </w:tc>
        <w:tc>
          <w:tcPr>
            <w:tcW w:w="0" w:type="auto"/>
            <w:vAlign w:val="center"/>
            <w:hideMark/>
          </w:tcPr>
          <w:p w14:paraId="5AF96A1B" w14:textId="592760F4" w:rsidR="003F214F" w:rsidRPr="008F18DC" w:rsidRDefault="003F214F" w:rsidP="008F18DC">
            <w:pPr>
              <w:pStyle w:val="TableBody"/>
            </w:pPr>
            <w:r w:rsidRPr="008F18DC">
              <w:t>Teams</w:t>
            </w:r>
            <w:r w:rsidR="00806505">
              <w:t xml:space="preserve"> </w:t>
            </w:r>
            <w:r w:rsidRPr="008F18DC">
              <w:t>can</w:t>
            </w:r>
            <w:r w:rsidR="00806505">
              <w:t xml:space="preserve"> </w:t>
            </w:r>
            <w:r w:rsidRPr="008F18DC">
              <w:t>view</w:t>
            </w:r>
            <w:r w:rsidR="00806505">
              <w:t xml:space="preserve"> </w:t>
            </w:r>
            <w:r w:rsidRPr="008F18DC">
              <w:t>real-time</w:t>
            </w:r>
            <w:r w:rsidR="00806505">
              <w:t xml:space="preserve"> </w:t>
            </w:r>
            <w:r w:rsidRPr="008F18DC">
              <w:t>status</w:t>
            </w:r>
            <w:r w:rsidR="00806505">
              <w:t xml:space="preserve"> </w:t>
            </w:r>
            <w:r w:rsidRPr="008F18DC">
              <w:t>of</w:t>
            </w:r>
            <w:r w:rsidR="00806505">
              <w:t xml:space="preserve"> </w:t>
            </w:r>
            <w:r w:rsidRPr="008F18DC">
              <w:t>their</w:t>
            </w:r>
            <w:r w:rsidR="00806505">
              <w:t xml:space="preserve"> </w:t>
            </w:r>
            <w:r w:rsidRPr="008F18DC">
              <w:t>systems</w:t>
            </w:r>
          </w:p>
        </w:tc>
      </w:tr>
      <w:tr w:rsidR="00B84ABA" w:rsidRPr="00B84ABA" w14:paraId="543E34C2" w14:textId="77777777" w:rsidTr="00892C4E">
        <w:tc>
          <w:tcPr>
            <w:tcW w:w="0" w:type="auto"/>
            <w:vAlign w:val="center"/>
            <w:hideMark/>
          </w:tcPr>
          <w:p w14:paraId="1D007314" w14:textId="0465392D" w:rsidR="003F214F" w:rsidRPr="008F18DC" w:rsidRDefault="003F214F" w:rsidP="008F18DC">
            <w:pPr>
              <w:pStyle w:val="TableBody"/>
            </w:pPr>
            <w:r w:rsidRPr="008F18DC">
              <w:t>Define</w:t>
            </w:r>
            <w:r w:rsidR="00806505">
              <w:t xml:space="preserve"> </w:t>
            </w:r>
            <w:r w:rsidRPr="008F18DC">
              <w:t>Baseline</w:t>
            </w:r>
            <w:r w:rsidR="00806505">
              <w:t xml:space="preserve"> </w:t>
            </w:r>
            <w:r w:rsidRPr="008F18DC">
              <w:t>Metrics</w:t>
            </w:r>
          </w:p>
        </w:tc>
        <w:tc>
          <w:tcPr>
            <w:tcW w:w="0" w:type="auto"/>
            <w:vAlign w:val="center"/>
            <w:hideMark/>
          </w:tcPr>
          <w:p w14:paraId="354B80C9" w14:textId="023D707E" w:rsidR="003F214F" w:rsidRPr="008F18DC" w:rsidRDefault="003F214F" w:rsidP="008F18DC">
            <w:pPr>
              <w:pStyle w:val="TableBody"/>
            </w:pPr>
            <w:r w:rsidRPr="008F18DC">
              <w:t>Establish</w:t>
            </w:r>
            <w:r w:rsidR="00806505">
              <w:t xml:space="preserve"> </w:t>
            </w:r>
            <w:r w:rsidRPr="008F18DC">
              <w:t>what</w:t>
            </w:r>
            <w:r w:rsidR="00806505">
              <w:t xml:space="preserve"> </w:t>
            </w:r>
            <w:r w:rsidRPr="008F18DC">
              <w:t>"normal"</w:t>
            </w:r>
            <w:r w:rsidR="00806505">
              <w:t xml:space="preserve"> </w:t>
            </w:r>
            <w:r w:rsidRPr="008F18DC">
              <w:t>looks</w:t>
            </w:r>
            <w:r w:rsidR="00806505">
              <w:t xml:space="preserve"> </w:t>
            </w:r>
            <w:r w:rsidRPr="008F18DC">
              <w:t>like</w:t>
            </w:r>
            <w:r w:rsidR="00806505">
              <w:t xml:space="preserve"> </w:t>
            </w:r>
            <w:r w:rsidRPr="008F18DC">
              <w:t>for</w:t>
            </w:r>
            <w:r w:rsidR="00806505">
              <w:t xml:space="preserve"> </w:t>
            </w:r>
            <w:r w:rsidRPr="008F18DC">
              <w:t>key</w:t>
            </w:r>
            <w:r w:rsidR="00806505">
              <w:t xml:space="preserve"> </w:t>
            </w:r>
            <w:r w:rsidRPr="008F18DC">
              <w:t>performance</w:t>
            </w:r>
            <w:r w:rsidR="00806505">
              <w:t xml:space="preserve"> </w:t>
            </w:r>
            <w:r w:rsidRPr="008F18DC">
              <w:t>indicators</w:t>
            </w:r>
          </w:p>
        </w:tc>
        <w:tc>
          <w:tcPr>
            <w:tcW w:w="0" w:type="auto"/>
            <w:vAlign w:val="center"/>
            <w:hideMark/>
          </w:tcPr>
          <w:p w14:paraId="2C98738A" w14:textId="3445551C" w:rsidR="003F214F" w:rsidRPr="008F18DC" w:rsidRDefault="003F214F" w:rsidP="008F18DC">
            <w:pPr>
              <w:pStyle w:val="TableBody"/>
            </w:pPr>
            <w:r w:rsidRPr="008F18DC">
              <w:t>Documented</w:t>
            </w:r>
            <w:r w:rsidR="00806505">
              <w:t xml:space="preserve"> </w:t>
            </w:r>
            <w:r w:rsidRPr="008F18DC">
              <w:t>baseline</w:t>
            </w:r>
            <w:r w:rsidR="00806505">
              <w:t xml:space="preserve"> </w:t>
            </w:r>
            <w:r w:rsidRPr="008F18DC">
              <w:t>thresholds</w:t>
            </w:r>
            <w:r w:rsidR="00806505">
              <w:t xml:space="preserve"> </w:t>
            </w:r>
            <w:r w:rsidRPr="008F18DC">
              <w:t>for</w:t>
            </w:r>
            <w:r w:rsidR="00806505">
              <w:t xml:space="preserve"> </w:t>
            </w:r>
            <w:r w:rsidRPr="008F18DC">
              <w:t>CPU,</w:t>
            </w:r>
            <w:r w:rsidR="00806505">
              <w:t xml:space="preserve"> </w:t>
            </w:r>
            <w:r w:rsidRPr="008F18DC">
              <w:t>memory,</w:t>
            </w:r>
            <w:r w:rsidR="00806505">
              <w:t xml:space="preserve"> </w:t>
            </w:r>
            <w:r w:rsidRPr="008F18DC">
              <w:t>latency,</w:t>
            </w:r>
            <w:r w:rsidR="00806505">
              <w:t xml:space="preserve"> </w:t>
            </w:r>
            <w:r w:rsidRPr="008F18DC">
              <w:t>and</w:t>
            </w:r>
            <w:r w:rsidR="00806505">
              <w:t xml:space="preserve"> </w:t>
            </w:r>
            <w:r w:rsidRPr="008F18DC">
              <w:t>error</w:t>
            </w:r>
            <w:r w:rsidR="00806505">
              <w:t xml:space="preserve"> </w:t>
            </w:r>
            <w:r w:rsidRPr="008F18DC">
              <w:t>rates</w:t>
            </w:r>
          </w:p>
        </w:tc>
      </w:tr>
      <w:tr w:rsidR="00B84ABA" w:rsidRPr="00B84ABA" w14:paraId="66AA724B" w14:textId="77777777" w:rsidTr="00892C4E">
        <w:tc>
          <w:tcPr>
            <w:tcW w:w="0" w:type="auto"/>
            <w:vAlign w:val="center"/>
            <w:hideMark/>
          </w:tcPr>
          <w:p w14:paraId="4D627F5F" w14:textId="62DEEECF" w:rsidR="003F214F" w:rsidRPr="008F18DC" w:rsidRDefault="003F214F" w:rsidP="008F18DC">
            <w:pPr>
              <w:pStyle w:val="TableBody"/>
            </w:pPr>
            <w:r w:rsidRPr="008F18DC">
              <w:t>Team</w:t>
            </w:r>
            <w:r w:rsidR="00806505">
              <w:t xml:space="preserve"> </w:t>
            </w:r>
            <w:r w:rsidRPr="008F18DC">
              <w:t>Onboarding</w:t>
            </w:r>
          </w:p>
        </w:tc>
        <w:tc>
          <w:tcPr>
            <w:tcW w:w="0" w:type="auto"/>
            <w:vAlign w:val="center"/>
            <w:hideMark/>
          </w:tcPr>
          <w:p w14:paraId="56BD39A6" w14:textId="4AAE028D" w:rsidR="003F214F" w:rsidRPr="008F18DC" w:rsidRDefault="003F214F" w:rsidP="008F18DC">
            <w:pPr>
              <w:pStyle w:val="TableBody"/>
            </w:pPr>
            <w:r w:rsidRPr="008F18DC">
              <w:t>Train</w:t>
            </w:r>
            <w:r w:rsidR="00806505">
              <w:t xml:space="preserve"> </w:t>
            </w:r>
            <w:r w:rsidRPr="008F18DC">
              <w:t>operations</w:t>
            </w:r>
            <w:r w:rsidR="00806505">
              <w:t xml:space="preserve"> </w:t>
            </w:r>
            <w:r w:rsidRPr="008F18DC">
              <w:t>and</w:t>
            </w:r>
            <w:r w:rsidR="00806505">
              <w:t xml:space="preserve"> </w:t>
            </w:r>
            <w:r w:rsidRPr="008F18DC">
              <w:t>development</w:t>
            </w:r>
            <w:r w:rsidR="00806505">
              <w:t xml:space="preserve"> </w:t>
            </w:r>
            <w:r w:rsidRPr="008F18DC">
              <w:t>teams</w:t>
            </w:r>
            <w:r w:rsidR="00806505">
              <w:t xml:space="preserve"> </w:t>
            </w:r>
            <w:r w:rsidRPr="008F18DC">
              <w:t>on</w:t>
            </w:r>
            <w:r w:rsidR="00806505">
              <w:t xml:space="preserve"> </w:t>
            </w:r>
            <w:r w:rsidRPr="008F18DC">
              <w:t>accessing</w:t>
            </w:r>
            <w:r w:rsidR="00806505">
              <w:t xml:space="preserve"> </w:t>
            </w:r>
            <w:r w:rsidRPr="008F18DC">
              <w:t>and</w:t>
            </w:r>
            <w:r w:rsidR="00806505">
              <w:t xml:space="preserve"> </w:t>
            </w:r>
            <w:r w:rsidRPr="008F18DC">
              <w:t>interpreting</w:t>
            </w:r>
            <w:r w:rsidR="00806505">
              <w:t xml:space="preserve"> </w:t>
            </w:r>
            <w:r w:rsidRPr="008F18DC">
              <w:t>dashboards</w:t>
            </w:r>
          </w:p>
        </w:tc>
        <w:tc>
          <w:tcPr>
            <w:tcW w:w="0" w:type="auto"/>
            <w:vAlign w:val="center"/>
            <w:hideMark/>
          </w:tcPr>
          <w:p w14:paraId="345982DA" w14:textId="1C816660" w:rsidR="003F214F" w:rsidRPr="008F18DC" w:rsidRDefault="003F214F" w:rsidP="008F18DC">
            <w:pPr>
              <w:pStyle w:val="TableBody"/>
            </w:pPr>
            <w:r w:rsidRPr="008F18DC">
              <w:t>All</w:t>
            </w:r>
            <w:r w:rsidR="00806505">
              <w:t xml:space="preserve"> </w:t>
            </w:r>
            <w:r w:rsidRPr="008F18DC">
              <w:t>relevant</w:t>
            </w:r>
            <w:r w:rsidR="00806505">
              <w:t xml:space="preserve"> </w:t>
            </w:r>
            <w:r w:rsidRPr="008F18DC">
              <w:t>team</w:t>
            </w:r>
            <w:r w:rsidR="00806505">
              <w:t xml:space="preserve"> </w:t>
            </w:r>
            <w:r w:rsidRPr="008F18DC">
              <w:t>members</w:t>
            </w:r>
            <w:r w:rsidR="00806505">
              <w:t xml:space="preserve"> </w:t>
            </w:r>
            <w:r w:rsidRPr="008F18DC">
              <w:t>can</w:t>
            </w:r>
            <w:r w:rsidR="00806505">
              <w:t xml:space="preserve"> </w:t>
            </w:r>
            <w:r w:rsidRPr="008F18DC">
              <w:t>navigate</w:t>
            </w:r>
            <w:r w:rsidR="00806505">
              <w:t xml:space="preserve"> </w:t>
            </w:r>
            <w:r w:rsidRPr="008F18DC">
              <w:t>Grafana</w:t>
            </w:r>
          </w:p>
        </w:tc>
      </w:tr>
    </w:tbl>
    <w:p w14:paraId="670CEB2B" w14:textId="037CB642" w:rsidR="003F214F" w:rsidRPr="008F18DC" w:rsidRDefault="003F214F" w:rsidP="002228DF">
      <w:r w:rsidRPr="008F18DC">
        <w:rPr>
          <w:b/>
          <w:bCs/>
        </w:rPr>
        <w:t>Outcome:</w:t>
      </w:r>
      <w:r w:rsidR="00806505">
        <w:t xml:space="preserve"> </w:t>
      </w:r>
      <w:r w:rsidR="00BD432E">
        <w:t>The</w:t>
      </w:r>
      <w:r w:rsidR="00806505">
        <w:t xml:space="preserve"> </w:t>
      </w:r>
      <w:r w:rsidR="009E0768">
        <w:t>O</w:t>
      </w:r>
      <w:r w:rsidRPr="008F18DC">
        <w:t>rganization</w:t>
      </w:r>
      <w:r w:rsidR="00806505">
        <w:t xml:space="preserve"> </w:t>
      </w:r>
      <w:r w:rsidRPr="008F18DC">
        <w:t>transitions</w:t>
      </w:r>
      <w:r w:rsidR="00806505">
        <w:t xml:space="preserve"> </w:t>
      </w:r>
      <w:r w:rsidRPr="008F18DC">
        <w:t>from</w:t>
      </w:r>
      <w:r w:rsidR="00806505">
        <w:t xml:space="preserve"> </w:t>
      </w:r>
      <w:r w:rsidRPr="008F18DC">
        <w:t>"we</w:t>
      </w:r>
      <w:r w:rsidR="00806505">
        <w:t xml:space="preserve"> </w:t>
      </w:r>
      <w:r w:rsidRPr="008F18DC">
        <w:t>don't</w:t>
      </w:r>
      <w:r w:rsidR="00806505">
        <w:t xml:space="preserve"> </w:t>
      </w:r>
      <w:r w:rsidRPr="008F18DC">
        <w:t>know</w:t>
      </w:r>
      <w:r w:rsidR="00806505">
        <w:t xml:space="preserve"> </w:t>
      </w:r>
      <w:r w:rsidRPr="008F18DC">
        <w:t>what's</w:t>
      </w:r>
      <w:r w:rsidR="00806505">
        <w:t xml:space="preserve"> </w:t>
      </w:r>
      <w:r w:rsidRPr="008F18DC">
        <w:t>broken"</w:t>
      </w:r>
      <w:r w:rsidR="00806505">
        <w:t xml:space="preserve"> </w:t>
      </w:r>
      <w:r w:rsidRPr="008F18DC">
        <w:t>to</w:t>
      </w:r>
      <w:r w:rsidR="00806505">
        <w:t xml:space="preserve"> </w:t>
      </w:r>
      <w:r w:rsidRPr="008F18DC">
        <w:t>"we</w:t>
      </w:r>
      <w:r w:rsidR="00806505">
        <w:t xml:space="preserve"> </w:t>
      </w:r>
      <w:r w:rsidRPr="008F18DC">
        <w:t>can</w:t>
      </w:r>
      <w:r w:rsidR="00806505">
        <w:t xml:space="preserve"> </w:t>
      </w:r>
      <w:r w:rsidRPr="008F18DC">
        <w:t>see</w:t>
      </w:r>
      <w:r w:rsidR="00806505">
        <w:t xml:space="preserve"> </w:t>
      </w:r>
      <w:r w:rsidRPr="008F18DC">
        <w:t>when</w:t>
      </w:r>
      <w:r w:rsidR="00806505">
        <w:t xml:space="preserve"> </w:t>
      </w:r>
      <w:r w:rsidRPr="008F18DC">
        <w:t>something</w:t>
      </w:r>
      <w:r w:rsidR="00806505">
        <w:t xml:space="preserve"> </w:t>
      </w:r>
      <w:r w:rsidRPr="008F18DC">
        <w:t>breaks."</w:t>
      </w:r>
    </w:p>
    <w:p w14:paraId="1078DC64" w14:textId="29F529F1" w:rsidR="00932F61" w:rsidRPr="00566575" w:rsidRDefault="0055091D" w:rsidP="0038693B">
      <w:pPr>
        <w:pStyle w:val="Heading2"/>
      </w:pPr>
      <w:bookmarkStart w:id="2309" w:name="_Toc226370504"/>
      <w:bookmarkStart w:id="2310" w:name="_Toc226370505"/>
      <w:bookmarkStart w:id="2311" w:name="_Toc228549537"/>
      <w:bookmarkStart w:id="2312" w:name="_Toc228784925"/>
      <w:bookmarkEnd w:id="2309"/>
      <w:bookmarkEnd w:id="2310"/>
      <w:r w:rsidRPr="0055091D">
        <w:t>Phase</w:t>
      </w:r>
      <w:r w:rsidR="00806505">
        <w:t xml:space="preserve"> </w:t>
      </w:r>
      <w:r w:rsidRPr="0055091D">
        <w:t>2:</w:t>
      </w:r>
      <w:r w:rsidR="00806505">
        <w:t xml:space="preserve"> </w:t>
      </w:r>
      <w:r w:rsidRPr="0055091D">
        <w:t>Correlation</w:t>
      </w:r>
      <w:r w:rsidR="00806505">
        <w:t xml:space="preserve"> </w:t>
      </w:r>
      <w:r w:rsidRPr="0055091D">
        <w:t>&amp;</w:t>
      </w:r>
      <w:r w:rsidR="00806505">
        <w:t xml:space="preserve"> </w:t>
      </w:r>
      <w:r w:rsidRPr="0055091D">
        <w:t>Alerting</w:t>
      </w:r>
      <w:r w:rsidR="00806505">
        <w:t xml:space="preserve"> </w:t>
      </w:r>
      <w:r w:rsidRPr="0055091D">
        <w:t>(Months</w:t>
      </w:r>
      <w:r w:rsidR="00806505">
        <w:t xml:space="preserve"> </w:t>
      </w:r>
      <w:r w:rsidRPr="0055091D">
        <w:t>4-6)</w:t>
      </w:r>
      <w:bookmarkEnd w:id="2311"/>
      <w:bookmarkEnd w:id="2312"/>
    </w:p>
    <w:p w14:paraId="095DD055" w14:textId="52C3EAA4" w:rsidR="00D7051D" w:rsidRPr="002228DF" w:rsidRDefault="00D7051D" w:rsidP="002228DF">
      <w:r w:rsidRPr="002228DF">
        <w:t>"Connect</w:t>
      </w:r>
      <w:r w:rsidR="00806505">
        <w:t xml:space="preserve"> </w:t>
      </w:r>
      <w:r w:rsidRPr="002228DF">
        <w:t>the</w:t>
      </w:r>
      <w:r w:rsidR="00806505">
        <w:t xml:space="preserve"> </w:t>
      </w:r>
      <w:r w:rsidRPr="002228DF">
        <w:t>Dots</w:t>
      </w:r>
      <w:r w:rsidR="00806505">
        <w:t xml:space="preserve"> </w:t>
      </w:r>
      <w:r w:rsidRPr="002228DF">
        <w:t>-</w:t>
      </w:r>
      <w:r w:rsidR="00806505">
        <w:t xml:space="preserve"> </w:t>
      </w:r>
      <w:r w:rsidRPr="002228DF">
        <w:t>Understand</w:t>
      </w:r>
      <w:r w:rsidR="00806505">
        <w:t xml:space="preserve"> </w:t>
      </w:r>
      <w:r w:rsidRPr="002228DF">
        <w:t>Why</w:t>
      </w:r>
      <w:r w:rsidR="00806505">
        <w:t xml:space="preserve"> </w:t>
      </w:r>
      <w:r w:rsidRPr="002228DF">
        <w:t>It's</w:t>
      </w:r>
      <w:r w:rsidR="00806505">
        <w:t xml:space="preserve"> </w:t>
      </w:r>
      <w:r w:rsidRPr="002228DF">
        <w:t>Happening"</w:t>
      </w:r>
    </w:p>
    <w:p w14:paraId="6F0DF124" w14:textId="5F2AFEE0" w:rsidR="00D7051D" w:rsidRPr="00D7051D" w:rsidRDefault="00D7051D" w:rsidP="002228DF">
      <w:r w:rsidRPr="00D7051D">
        <w:t>This</w:t>
      </w:r>
      <w:r w:rsidR="00806505">
        <w:t xml:space="preserve"> </w:t>
      </w:r>
      <w:r w:rsidRPr="00D7051D">
        <w:t>phase</w:t>
      </w:r>
      <w:r w:rsidR="00806505">
        <w:t xml:space="preserve"> </w:t>
      </w:r>
      <w:r w:rsidRPr="00D7051D">
        <w:t>focuses</w:t>
      </w:r>
      <w:r w:rsidR="00806505">
        <w:t xml:space="preserve"> </w:t>
      </w:r>
      <w:r w:rsidRPr="00D7051D">
        <w:t>on</w:t>
      </w:r>
      <w:r w:rsidR="00806505">
        <w:t xml:space="preserve"> </w:t>
      </w:r>
      <w:r w:rsidRPr="00D7051D">
        <w:t>linking</w:t>
      </w:r>
      <w:r w:rsidR="00806505">
        <w:t xml:space="preserve"> </w:t>
      </w:r>
      <w:r w:rsidRPr="00D7051D">
        <w:t>your</w:t>
      </w:r>
      <w:r w:rsidR="00806505">
        <w:t xml:space="preserve"> </w:t>
      </w:r>
      <w:r w:rsidRPr="00D7051D">
        <w:t>telemetry</w:t>
      </w:r>
      <w:r w:rsidR="00806505">
        <w:t xml:space="preserve"> </w:t>
      </w:r>
      <w:r w:rsidRPr="00D7051D">
        <w:t>data</w:t>
      </w:r>
      <w:r w:rsidR="00806505">
        <w:t xml:space="preserve"> </w:t>
      </w:r>
      <w:r w:rsidRPr="00D7051D">
        <w:t>together</w:t>
      </w:r>
      <w:r w:rsidR="00806505">
        <w:t xml:space="preserve"> </w:t>
      </w:r>
      <w:r w:rsidRPr="00D7051D">
        <w:t>and</w:t>
      </w:r>
      <w:r w:rsidR="00806505">
        <w:t xml:space="preserve"> </w:t>
      </w:r>
      <w:r w:rsidRPr="00D7051D">
        <w:t>implementing</w:t>
      </w:r>
      <w:r w:rsidR="00806505">
        <w:t xml:space="preserve"> </w:t>
      </w:r>
      <w:r w:rsidRPr="00D7051D">
        <w:t>intelligent</w:t>
      </w:r>
      <w:r w:rsidR="00806505">
        <w:t xml:space="preserve"> </w:t>
      </w:r>
      <w:r w:rsidRPr="00D7051D">
        <w:t>alerting.</w:t>
      </w:r>
      <w:r w:rsidR="00806505">
        <w:t xml:space="preserve"> </w:t>
      </w:r>
      <w:r w:rsidRPr="00D7051D">
        <w:t>The</w:t>
      </w:r>
      <w:r w:rsidR="00806505">
        <w:t xml:space="preserve"> </w:t>
      </w:r>
      <w:r w:rsidRPr="00D7051D">
        <w:t>goal</w:t>
      </w:r>
      <w:r w:rsidR="00806505">
        <w:t xml:space="preserve"> </w:t>
      </w:r>
      <w:r w:rsidRPr="00D7051D">
        <w:t>is</w:t>
      </w:r>
      <w:r w:rsidR="00806505">
        <w:t xml:space="preserve"> </w:t>
      </w:r>
      <w:r w:rsidRPr="00D7051D">
        <w:t>to</w:t>
      </w:r>
      <w:r w:rsidR="00806505">
        <w:t xml:space="preserve"> </w:t>
      </w:r>
      <w:r w:rsidRPr="00D7051D">
        <w:t>reduce</w:t>
      </w:r>
      <w:r w:rsidR="00806505">
        <w:t xml:space="preserve"> </w:t>
      </w:r>
      <w:r w:rsidRPr="00D7051D">
        <w:t>noise</w:t>
      </w:r>
      <w:r w:rsidR="00806505">
        <w:t xml:space="preserve"> </w:t>
      </w:r>
      <w:r w:rsidRPr="00D7051D">
        <w:t>and</w:t>
      </w:r>
      <w:r w:rsidR="00806505">
        <w:t xml:space="preserve"> </w:t>
      </w:r>
      <w:r w:rsidRPr="00D7051D">
        <w:t>accelerate</w:t>
      </w:r>
      <w:r w:rsidR="00806505">
        <w:t xml:space="preserve"> </w:t>
      </w:r>
      <w:r w:rsidRPr="00D7051D">
        <w:t>troubleshooting.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719"/>
        <w:gridCol w:w="5164"/>
        <w:gridCol w:w="3573"/>
      </w:tblGrid>
      <w:tr w:rsidR="002228DF" w:rsidRPr="007C7CF1" w14:paraId="03D8B9CD" w14:textId="77777777" w:rsidTr="00892C4E">
        <w:trPr>
          <w:tblHeader/>
        </w:trPr>
        <w:tc>
          <w:tcPr>
            <w:tcW w:w="0" w:type="auto"/>
            <w:shd w:val="clear" w:color="auto" w:fill="D9D9D9" w:themeFill="background1" w:themeFillShade="D9"/>
            <w:noWrap/>
            <w:vAlign w:val="center"/>
            <w:hideMark/>
          </w:tcPr>
          <w:p w14:paraId="04E8EEFD" w14:textId="77777777" w:rsidR="00D7051D" w:rsidRPr="002228DF" w:rsidRDefault="00D7051D" w:rsidP="008F18DC">
            <w:pPr>
              <w:pStyle w:val="TableTitle"/>
            </w:pPr>
            <w:r w:rsidRPr="002228DF">
              <w:t>Objective</w:t>
            </w:r>
          </w:p>
        </w:tc>
        <w:tc>
          <w:tcPr>
            <w:tcW w:w="0" w:type="auto"/>
            <w:shd w:val="clear" w:color="auto" w:fill="D9D9D9" w:themeFill="background1" w:themeFillShade="D9"/>
            <w:noWrap/>
            <w:vAlign w:val="center"/>
            <w:hideMark/>
          </w:tcPr>
          <w:p w14:paraId="77250B97" w14:textId="77777777" w:rsidR="00D7051D" w:rsidRPr="002228DF" w:rsidRDefault="00D7051D" w:rsidP="008F18DC">
            <w:pPr>
              <w:pStyle w:val="TableTitle"/>
            </w:pPr>
            <w:r w:rsidRPr="002228DF">
              <w:t>Description</w:t>
            </w:r>
          </w:p>
        </w:tc>
        <w:tc>
          <w:tcPr>
            <w:tcW w:w="0" w:type="auto"/>
            <w:shd w:val="clear" w:color="auto" w:fill="D9D9D9" w:themeFill="background1" w:themeFillShade="D9"/>
            <w:noWrap/>
            <w:vAlign w:val="center"/>
            <w:hideMark/>
          </w:tcPr>
          <w:p w14:paraId="633A9C16" w14:textId="0F80C0CD" w:rsidR="00D7051D" w:rsidRPr="002228DF" w:rsidRDefault="00D7051D" w:rsidP="008F18DC">
            <w:pPr>
              <w:pStyle w:val="TableTitle"/>
            </w:pPr>
            <w:r w:rsidRPr="002228DF">
              <w:t>Success</w:t>
            </w:r>
            <w:r w:rsidR="00806505">
              <w:t xml:space="preserve"> </w:t>
            </w:r>
            <w:r w:rsidRPr="002228DF">
              <w:t>Criteria</w:t>
            </w:r>
          </w:p>
        </w:tc>
      </w:tr>
      <w:tr w:rsidR="008F18DC" w:rsidRPr="007C7CF1" w14:paraId="6036DC2A" w14:textId="77777777" w:rsidTr="00892C4E">
        <w:tc>
          <w:tcPr>
            <w:tcW w:w="0" w:type="auto"/>
            <w:vAlign w:val="center"/>
            <w:hideMark/>
          </w:tcPr>
          <w:p w14:paraId="68AA1F2F" w14:textId="68F45550" w:rsidR="00D7051D" w:rsidRPr="002228DF" w:rsidRDefault="00D7051D" w:rsidP="008F18DC">
            <w:pPr>
              <w:pStyle w:val="TableBody"/>
            </w:pPr>
            <w:r w:rsidRPr="002228DF">
              <w:t>Unified</w:t>
            </w:r>
            <w:r w:rsidR="00806505">
              <w:t xml:space="preserve"> </w:t>
            </w:r>
            <w:r w:rsidRPr="002228DF">
              <w:t>Telemetry</w:t>
            </w:r>
            <w:r w:rsidR="00806505">
              <w:t xml:space="preserve"> </w:t>
            </w:r>
            <w:r w:rsidRPr="002228DF">
              <w:t>Collection</w:t>
            </w:r>
          </w:p>
        </w:tc>
        <w:tc>
          <w:tcPr>
            <w:tcW w:w="0" w:type="auto"/>
            <w:vAlign w:val="center"/>
            <w:hideMark/>
          </w:tcPr>
          <w:p w14:paraId="617B4CED" w14:textId="50FAA341" w:rsidR="00D7051D" w:rsidRPr="002228DF" w:rsidRDefault="00D7051D" w:rsidP="008F18DC">
            <w:pPr>
              <w:pStyle w:val="TableBody"/>
            </w:pPr>
            <w:r w:rsidRPr="002228DF">
              <w:t>Configure</w:t>
            </w:r>
            <w:r w:rsidR="00806505">
              <w:t xml:space="preserve"> </w:t>
            </w:r>
            <w:r w:rsidRPr="002228DF">
              <w:t>OpenTelemetry</w:t>
            </w:r>
            <w:r w:rsidR="00806505">
              <w:t xml:space="preserve"> </w:t>
            </w:r>
            <w:r w:rsidRPr="002228DF">
              <w:t>Collector</w:t>
            </w:r>
            <w:r w:rsidR="00806505">
              <w:t xml:space="preserve"> </w:t>
            </w:r>
            <w:r w:rsidRPr="002228DF">
              <w:t>as</w:t>
            </w:r>
            <w:r w:rsidR="00806505">
              <w:t xml:space="preserve"> </w:t>
            </w:r>
            <w:r w:rsidRPr="002228DF">
              <w:t>the</w:t>
            </w:r>
            <w:r w:rsidR="00806505">
              <w:t xml:space="preserve"> </w:t>
            </w:r>
            <w:r w:rsidRPr="002228DF">
              <w:t>central</w:t>
            </w:r>
            <w:r w:rsidR="00806505">
              <w:t xml:space="preserve"> </w:t>
            </w:r>
            <w:r w:rsidRPr="002228DF">
              <w:t>gateway</w:t>
            </w:r>
            <w:r w:rsidR="00806505">
              <w:t xml:space="preserve"> </w:t>
            </w:r>
            <w:r w:rsidRPr="002228DF">
              <w:t>for</w:t>
            </w:r>
            <w:r w:rsidR="00806505">
              <w:t xml:space="preserve"> </w:t>
            </w:r>
            <w:r w:rsidRPr="002228DF">
              <w:t>all</w:t>
            </w:r>
            <w:r w:rsidR="00806505">
              <w:t xml:space="preserve"> </w:t>
            </w:r>
            <w:r w:rsidRPr="002228DF">
              <w:t>telemetry</w:t>
            </w:r>
            <w:r w:rsidR="00806505">
              <w:t xml:space="preserve"> </w:t>
            </w:r>
            <w:r w:rsidRPr="002228DF">
              <w:t>data,</w:t>
            </w:r>
            <w:r w:rsidR="00806505">
              <w:t xml:space="preserve"> </w:t>
            </w:r>
            <w:r w:rsidRPr="002228DF">
              <w:t>standardizing</w:t>
            </w:r>
            <w:r w:rsidR="00806505">
              <w:t xml:space="preserve"> </w:t>
            </w:r>
            <w:r w:rsidRPr="002228DF">
              <w:t>how</w:t>
            </w:r>
            <w:r w:rsidR="00806505">
              <w:t xml:space="preserve"> </w:t>
            </w:r>
            <w:r w:rsidRPr="002228DF">
              <w:t>metrics,</w:t>
            </w:r>
            <w:r w:rsidR="00806505">
              <w:t xml:space="preserve"> </w:t>
            </w:r>
            <w:r w:rsidRPr="002228DF">
              <w:t>logs,</w:t>
            </w:r>
            <w:r w:rsidR="00806505">
              <w:t xml:space="preserve"> </w:t>
            </w:r>
            <w:r w:rsidRPr="002228DF">
              <w:t>and</w:t>
            </w:r>
            <w:r w:rsidR="00806505">
              <w:t xml:space="preserve"> </w:t>
            </w:r>
            <w:r w:rsidRPr="002228DF">
              <w:t>traces</w:t>
            </w:r>
            <w:r w:rsidR="00806505">
              <w:t xml:space="preserve"> </w:t>
            </w:r>
            <w:r w:rsidRPr="002228DF">
              <w:t>are</w:t>
            </w:r>
            <w:r w:rsidR="00806505">
              <w:t xml:space="preserve"> </w:t>
            </w:r>
            <w:r w:rsidRPr="002228DF">
              <w:t>processed</w:t>
            </w:r>
            <w:r w:rsidR="00806505">
              <w:t xml:space="preserve"> </w:t>
            </w:r>
          </w:p>
        </w:tc>
        <w:tc>
          <w:tcPr>
            <w:tcW w:w="0" w:type="auto"/>
            <w:vAlign w:val="center"/>
            <w:hideMark/>
          </w:tcPr>
          <w:p w14:paraId="52430DCB" w14:textId="566ABD4F" w:rsidR="00D7051D" w:rsidRPr="002228DF" w:rsidRDefault="00D7051D" w:rsidP="008F18DC">
            <w:pPr>
              <w:pStyle w:val="TableBody"/>
            </w:pPr>
            <w:r w:rsidRPr="002228DF">
              <w:t>Single</w:t>
            </w:r>
            <w:r w:rsidR="00806505">
              <w:t xml:space="preserve"> </w:t>
            </w:r>
            <w:r w:rsidRPr="002228DF">
              <w:t>pipeline</w:t>
            </w:r>
            <w:r w:rsidR="00806505">
              <w:t xml:space="preserve"> </w:t>
            </w:r>
            <w:r w:rsidRPr="002228DF">
              <w:t>handling</w:t>
            </w:r>
            <w:r w:rsidR="00806505">
              <w:t xml:space="preserve"> </w:t>
            </w:r>
            <w:r w:rsidRPr="002228DF">
              <w:t>all</w:t>
            </w:r>
            <w:r w:rsidR="00806505">
              <w:t xml:space="preserve"> </w:t>
            </w:r>
            <w:r w:rsidRPr="002228DF">
              <w:t>telemetry</w:t>
            </w:r>
            <w:r w:rsidR="00806505">
              <w:t xml:space="preserve"> </w:t>
            </w:r>
            <w:r w:rsidRPr="002228DF">
              <w:t>types</w:t>
            </w:r>
          </w:p>
        </w:tc>
      </w:tr>
      <w:tr w:rsidR="008F18DC" w:rsidRPr="007C7CF1" w14:paraId="715B7CE7" w14:textId="77777777" w:rsidTr="00892C4E">
        <w:tc>
          <w:tcPr>
            <w:tcW w:w="0" w:type="auto"/>
            <w:vAlign w:val="center"/>
            <w:hideMark/>
          </w:tcPr>
          <w:p w14:paraId="2FE49757" w14:textId="57ED514C" w:rsidR="00D7051D" w:rsidRPr="002228DF" w:rsidRDefault="00D7051D" w:rsidP="008F18DC">
            <w:pPr>
              <w:pStyle w:val="TableBody"/>
            </w:pPr>
            <w:r w:rsidRPr="002228DF">
              <w:t>Trace-Log-Metric</w:t>
            </w:r>
            <w:r w:rsidR="00806505">
              <w:t xml:space="preserve"> </w:t>
            </w:r>
            <w:r w:rsidRPr="002228DF">
              <w:t>Correlation</w:t>
            </w:r>
          </w:p>
        </w:tc>
        <w:tc>
          <w:tcPr>
            <w:tcW w:w="0" w:type="auto"/>
            <w:vAlign w:val="center"/>
            <w:hideMark/>
          </w:tcPr>
          <w:p w14:paraId="6F8EA32B" w14:textId="0A0CEE9A" w:rsidR="00D7051D" w:rsidRPr="002228DF" w:rsidRDefault="00D7051D" w:rsidP="008F18DC">
            <w:pPr>
              <w:pStyle w:val="TableBody"/>
            </w:pPr>
            <w:r w:rsidRPr="002228DF">
              <w:t>Link</w:t>
            </w:r>
            <w:r w:rsidR="00806505">
              <w:t xml:space="preserve"> </w:t>
            </w:r>
            <w:r w:rsidRPr="002228DF">
              <w:t>distributed</w:t>
            </w:r>
            <w:r w:rsidR="00806505">
              <w:t xml:space="preserve"> </w:t>
            </w:r>
            <w:r w:rsidRPr="002228DF">
              <w:t>traces</w:t>
            </w:r>
            <w:r w:rsidR="00806505">
              <w:t xml:space="preserve"> </w:t>
            </w:r>
            <w:r w:rsidRPr="002228DF">
              <w:t>to</w:t>
            </w:r>
            <w:r w:rsidR="00806505">
              <w:t xml:space="preserve"> </w:t>
            </w:r>
            <w:r w:rsidRPr="002228DF">
              <w:t>related</w:t>
            </w:r>
            <w:r w:rsidR="00806505">
              <w:t xml:space="preserve"> </w:t>
            </w:r>
            <w:r w:rsidRPr="002228DF">
              <w:t>logs</w:t>
            </w:r>
            <w:r w:rsidR="00806505">
              <w:t xml:space="preserve"> </w:t>
            </w:r>
            <w:r w:rsidRPr="002228DF">
              <w:t>and</w:t>
            </w:r>
            <w:r w:rsidR="00806505">
              <w:t xml:space="preserve"> </w:t>
            </w:r>
            <w:r w:rsidRPr="002228DF">
              <w:t>metrics</w:t>
            </w:r>
            <w:r w:rsidR="00806505">
              <w:t xml:space="preserve"> </w:t>
            </w:r>
            <w:r w:rsidRPr="002228DF">
              <w:t>using</w:t>
            </w:r>
            <w:r w:rsidR="00806505">
              <w:t xml:space="preserve"> </w:t>
            </w:r>
            <w:r w:rsidRPr="002228DF">
              <w:t>correlation</w:t>
            </w:r>
            <w:r w:rsidR="00806505">
              <w:t xml:space="preserve"> </w:t>
            </w:r>
            <w:r w:rsidRPr="002228DF">
              <w:t>IDs,</w:t>
            </w:r>
            <w:r w:rsidR="00806505">
              <w:t xml:space="preserve"> </w:t>
            </w:r>
            <w:r w:rsidRPr="002228DF">
              <w:t>enabling</w:t>
            </w:r>
            <w:r w:rsidR="00806505">
              <w:t xml:space="preserve"> </w:t>
            </w:r>
            <w:r w:rsidRPr="002228DF">
              <w:t>end-to-end</w:t>
            </w:r>
            <w:r w:rsidR="00806505">
              <w:t xml:space="preserve"> </w:t>
            </w:r>
            <w:r w:rsidRPr="002228DF">
              <w:t>visibility</w:t>
            </w:r>
          </w:p>
        </w:tc>
        <w:tc>
          <w:tcPr>
            <w:tcW w:w="0" w:type="auto"/>
            <w:vAlign w:val="center"/>
            <w:hideMark/>
          </w:tcPr>
          <w:p w14:paraId="4E169C29" w14:textId="51BF4ACA" w:rsidR="00D7051D" w:rsidRPr="002228DF" w:rsidRDefault="00D7051D" w:rsidP="008F18DC">
            <w:pPr>
              <w:pStyle w:val="TableBody"/>
            </w:pPr>
            <w:r w:rsidRPr="002228DF">
              <w:t>Engineers</w:t>
            </w:r>
            <w:r w:rsidR="00806505">
              <w:t xml:space="preserve"> </w:t>
            </w:r>
            <w:r w:rsidRPr="002228DF">
              <w:t>can</w:t>
            </w:r>
            <w:r w:rsidR="00806505">
              <w:t xml:space="preserve"> </w:t>
            </w:r>
            <w:r w:rsidRPr="002228DF">
              <w:t>jump</w:t>
            </w:r>
            <w:r w:rsidR="00806505">
              <w:t xml:space="preserve"> </w:t>
            </w:r>
            <w:r w:rsidRPr="002228DF">
              <w:t>from</w:t>
            </w:r>
            <w:r w:rsidR="00806505">
              <w:t xml:space="preserve"> </w:t>
            </w:r>
            <w:r w:rsidRPr="002228DF">
              <w:t>an</w:t>
            </w:r>
            <w:r w:rsidR="00806505">
              <w:t xml:space="preserve"> </w:t>
            </w:r>
            <w:r w:rsidRPr="002228DF">
              <w:t>error</w:t>
            </w:r>
            <w:r w:rsidR="00806505">
              <w:t xml:space="preserve"> </w:t>
            </w:r>
            <w:r w:rsidRPr="002228DF">
              <w:t>log</w:t>
            </w:r>
            <w:r w:rsidR="00806505">
              <w:t xml:space="preserve"> </w:t>
            </w:r>
            <w:r w:rsidRPr="002228DF">
              <w:t>to</w:t>
            </w:r>
            <w:r w:rsidR="00806505">
              <w:t xml:space="preserve"> </w:t>
            </w:r>
            <w:r w:rsidRPr="002228DF">
              <w:t>the</w:t>
            </w:r>
            <w:r w:rsidR="00806505">
              <w:t xml:space="preserve"> </w:t>
            </w:r>
            <w:r w:rsidRPr="002228DF">
              <w:t>associated</w:t>
            </w:r>
            <w:r w:rsidR="00806505">
              <w:t xml:space="preserve"> </w:t>
            </w:r>
            <w:r w:rsidRPr="002228DF">
              <w:t>trace</w:t>
            </w:r>
            <w:r w:rsidR="00806505">
              <w:t xml:space="preserve"> </w:t>
            </w:r>
            <w:r w:rsidRPr="002228DF">
              <w:t>in</w:t>
            </w:r>
            <w:r w:rsidR="00806505">
              <w:t xml:space="preserve"> </w:t>
            </w:r>
            <w:r w:rsidRPr="002228DF">
              <w:t>one</w:t>
            </w:r>
            <w:r w:rsidR="00806505">
              <w:t xml:space="preserve"> </w:t>
            </w:r>
            <w:r w:rsidRPr="002228DF">
              <w:t>click</w:t>
            </w:r>
          </w:p>
        </w:tc>
      </w:tr>
      <w:tr w:rsidR="008F18DC" w:rsidRPr="007C7CF1" w14:paraId="2B545385" w14:textId="77777777" w:rsidTr="00892C4E">
        <w:tc>
          <w:tcPr>
            <w:tcW w:w="0" w:type="auto"/>
            <w:vAlign w:val="center"/>
            <w:hideMark/>
          </w:tcPr>
          <w:p w14:paraId="2839B9C3" w14:textId="7F60770C" w:rsidR="005B0F6B" w:rsidRPr="002228DF" w:rsidRDefault="00D7051D" w:rsidP="008F18DC">
            <w:pPr>
              <w:pStyle w:val="TableBody"/>
            </w:pPr>
            <w:r w:rsidRPr="002228DF">
              <w:t>Implement</w:t>
            </w:r>
            <w:r w:rsidR="00806505">
              <w:t xml:space="preserve"> </w:t>
            </w:r>
            <w:r w:rsidRPr="002228DF">
              <w:t>Smart</w:t>
            </w:r>
            <w:r w:rsidR="00806505">
              <w:t xml:space="preserve"> </w:t>
            </w:r>
            <w:r w:rsidRPr="002228DF">
              <w:t>Alerting</w:t>
            </w:r>
          </w:p>
        </w:tc>
        <w:tc>
          <w:tcPr>
            <w:tcW w:w="0" w:type="auto"/>
            <w:vAlign w:val="center"/>
            <w:hideMark/>
          </w:tcPr>
          <w:p w14:paraId="4998413C" w14:textId="1B92ADE8" w:rsidR="00D7051D" w:rsidRPr="002228DF" w:rsidRDefault="00D7051D" w:rsidP="008F18DC">
            <w:pPr>
              <w:pStyle w:val="TableBody"/>
            </w:pPr>
            <w:r w:rsidRPr="002228DF">
              <w:t>Set</w:t>
            </w:r>
            <w:r w:rsidR="00806505">
              <w:t xml:space="preserve"> </w:t>
            </w:r>
            <w:r w:rsidRPr="002228DF">
              <w:t>up</w:t>
            </w:r>
            <w:r w:rsidR="00806505">
              <w:t xml:space="preserve"> </w:t>
            </w:r>
            <w:r w:rsidRPr="002228DF">
              <w:t>Grafana</w:t>
            </w:r>
            <w:r w:rsidR="00806505">
              <w:t xml:space="preserve"> </w:t>
            </w:r>
            <w:r w:rsidRPr="002228DF">
              <w:t>Alerting</w:t>
            </w:r>
            <w:r w:rsidR="00806505">
              <w:t xml:space="preserve"> </w:t>
            </w:r>
            <w:r w:rsidRPr="002228DF">
              <w:t>with</w:t>
            </w:r>
            <w:r w:rsidR="00806505">
              <w:t xml:space="preserve"> </w:t>
            </w:r>
            <w:r w:rsidRPr="002228DF">
              <w:t>severity-based</w:t>
            </w:r>
            <w:r w:rsidR="00806505">
              <w:t xml:space="preserve"> </w:t>
            </w:r>
            <w:r w:rsidRPr="002228DF">
              <w:t>routing</w:t>
            </w:r>
            <w:r w:rsidR="00806505">
              <w:t xml:space="preserve"> </w:t>
            </w:r>
            <w:r w:rsidRPr="002228DF">
              <w:t>and</w:t>
            </w:r>
            <w:r w:rsidR="00806505">
              <w:t xml:space="preserve"> </w:t>
            </w:r>
            <w:r w:rsidRPr="002228DF">
              <w:t>noise</w:t>
            </w:r>
            <w:r w:rsidR="00806505">
              <w:t xml:space="preserve"> </w:t>
            </w:r>
            <w:r w:rsidRPr="002228DF">
              <w:t>reduction</w:t>
            </w:r>
            <w:r w:rsidR="00806505">
              <w:t xml:space="preserve"> </w:t>
            </w:r>
            <w:r w:rsidRPr="002228DF">
              <w:t>rules</w:t>
            </w:r>
            <w:r w:rsidR="00806505">
              <w:t xml:space="preserve"> </w:t>
            </w:r>
          </w:p>
        </w:tc>
        <w:tc>
          <w:tcPr>
            <w:tcW w:w="0" w:type="auto"/>
            <w:vAlign w:val="center"/>
            <w:hideMark/>
          </w:tcPr>
          <w:p w14:paraId="710B7B01" w14:textId="2E4A2667" w:rsidR="00D7051D" w:rsidRPr="002228DF" w:rsidRDefault="00D7051D" w:rsidP="008F18DC">
            <w:pPr>
              <w:pStyle w:val="TableBody"/>
            </w:pPr>
            <w:r w:rsidRPr="002228DF">
              <w:t>Alert</w:t>
            </w:r>
            <w:r w:rsidR="00806505">
              <w:t xml:space="preserve"> </w:t>
            </w:r>
            <w:r w:rsidRPr="002228DF">
              <w:t>fatigue</w:t>
            </w:r>
            <w:r w:rsidR="00806505">
              <w:t xml:space="preserve"> </w:t>
            </w:r>
            <w:r w:rsidRPr="002228DF">
              <w:t>reduced;</w:t>
            </w:r>
            <w:r w:rsidR="00806505">
              <w:t xml:space="preserve"> </w:t>
            </w:r>
            <w:r w:rsidRPr="002228DF">
              <w:t>only</w:t>
            </w:r>
            <w:r w:rsidR="00806505">
              <w:t xml:space="preserve"> </w:t>
            </w:r>
            <w:r w:rsidRPr="002228DF">
              <w:t>actionable</w:t>
            </w:r>
            <w:r w:rsidR="00806505">
              <w:t xml:space="preserve"> </w:t>
            </w:r>
            <w:r w:rsidRPr="002228DF">
              <w:t>alerts</w:t>
            </w:r>
            <w:r w:rsidR="00806505">
              <w:t xml:space="preserve"> </w:t>
            </w:r>
            <w:r w:rsidRPr="002228DF">
              <w:t>reach</w:t>
            </w:r>
            <w:r w:rsidR="00806505">
              <w:t xml:space="preserve"> </w:t>
            </w:r>
            <w:r w:rsidRPr="002228DF">
              <w:t>on-call</w:t>
            </w:r>
            <w:r w:rsidR="00806505">
              <w:t xml:space="preserve"> </w:t>
            </w:r>
            <w:r w:rsidRPr="002228DF">
              <w:t>teams</w:t>
            </w:r>
          </w:p>
        </w:tc>
      </w:tr>
      <w:tr w:rsidR="008F18DC" w:rsidRPr="007C7CF1" w14:paraId="2256F2A5" w14:textId="77777777" w:rsidTr="00892C4E">
        <w:tc>
          <w:tcPr>
            <w:tcW w:w="0" w:type="auto"/>
            <w:vAlign w:val="center"/>
            <w:hideMark/>
          </w:tcPr>
          <w:p w14:paraId="5EEDA0A2" w14:textId="15DB2EC7" w:rsidR="00D7051D" w:rsidRPr="002228DF" w:rsidRDefault="00D7051D" w:rsidP="008F18DC">
            <w:pPr>
              <w:pStyle w:val="TableBody"/>
            </w:pPr>
            <w:r w:rsidRPr="002228DF">
              <w:t>Service</w:t>
            </w:r>
            <w:r w:rsidR="00806505">
              <w:t xml:space="preserve"> </w:t>
            </w:r>
            <w:r w:rsidRPr="002228DF">
              <w:t>Dependency</w:t>
            </w:r>
            <w:r w:rsidR="00806505">
              <w:t xml:space="preserve"> </w:t>
            </w:r>
            <w:r w:rsidRPr="002228DF">
              <w:t>Mapping</w:t>
            </w:r>
          </w:p>
        </w:tc>
        <w:tc>
          <w:tcPr>
            <w:tcW w:w="0" w:type="auto"/>
            <w:vAlign w:val="center"/>
            <w:hideMark/>
          </w:tcPr>
          <w:p w14:paraId="5D385BE3" w14:textId="4A701C47" w:rsidR="00D7051D" w:rsidRPr="002228DF" w:rsidRDefault="00D7051D" w:rsidP="008F18DC">
            <w:pPr>
              <w:pStyle w:val="TableBody"/>
            </w:pPr>
            <w:r w:rsidRPr="002228DF">
              <w:t>Visualize</w:t>
            </w:r>
            <w:r w:rsidR="00806505">
              <w:t xml:space="preserve"> </w:t>
            </w:r>
            <w:r w:rsidRPr="002228DF">
              <w:t>how</w:t>
            </w:r>
            <w:r w:rsidR="00806505">
              <w:t xml:space="preserve"> </w:t>
            </w:r>
            <w:r w:rsidRPr="002228DF">
              <w:t>services</w:t>
            </w:r>
            <w:r w:rsidR="00806505">
              <w:t xml:space="preserve"> </w:t>
            </w:r>
            <w:r w:rsidRPr="002228DF">
              <w:t>connect</w:t>
            </w:r>
            <w:r w:rsidR="00806505">
              <w:t xml:space="preserve"> </w:t>
            </w:r>
            <w:r w:rsidRPr="002228DF">
              <w:t>and</w:t>
            </w:r>
            <w:r w:rsidR="00806505">
              <w:t xml:space="preserve"> </w:t>
            </w:r>
            <w:r w:rsidRPr="002228DF">
              <w:t>depend</w:t>
            </w:r>
            <w:r w:rsidR="00806505">
              <w:t xml:space="preserve"> </w:t>
            </w:r>
            <w:r w:rsidRPr="002228DF">
              <w:t>on</w:t>
            </w:r>
            <w:r w:rsidR="00806505">
              <w:t xml:space="preserve"> </w:t>
            </w:r>
            <w:r w:rsidRPr="002228DF">
              <w:t>each</w:t>
            </w:r>
            <w:r w:rsidR="00806505">
              <w:t xml:space="preserve"> </w:t>
            </w:r>
            <w:r w:rsidRPr="002228DF">
              <w:t>other</w:t>
            </w:r>
          </w:p>
        </w:tc>
        <w:tc>
          <w:tcPr>
            <w:tcW w:w="0" w:type="auto"/>
            <w:vAlign w:val="center"/>
            <w:hideMark/>
          </w:tcPr>
          <w:p w14:paraId="562A0907" w14:textId="24865333" w:rsidR="00D7051D" w:rsidRPr="002228DF" w:rsidRDefault="00D7051D" w:rsidP="008F18DC">
            <w:pPr>
              <w:pStyle w:val="TableBody"/>
            </w:pPr>
            <w:r w:rsidRPr="002228DF">
              <w:t>Clear</w:t>
            </w:r>
            <w:r w:rsidR="00806505">
              <w:t xml:space="preserve"> </w:t>
            </w:r>
            <w:r w:rsidRPr="002228DF">
              <w:t>topology</w:t>
            </w:r>
            <w:r w:rsidR="00806505">
              <w:t xml:space="preserve"> </w:t>
            </w:r>
            <w:r w:rsidRPr="002228DF">
              <w:t>maps</w:t>
            </w:r>
            <w:r w:rsidR="00806505">
              <w:t xml:space="preserve"> </w:t>
            </w:r>
            <w:r w:rsidRPr="002228DF">
              <w:t>showing</w:t>
            </w:r>
            <w:r w:rsidR="00806505">
              <w:t xml:space="preserve"> </w:t>
            </w:r>
            <w:r w:rsidRPr="002228DF">
              <w:t>upstream/downstream</w:t>
            </w:r>
            <w:r w:rsidR="00806505">
              <w:t xml:space="preserve"> </w:t>
            </w:r>
            <w:r w:rsidRPr="002228DF">
              <w:t>relationships</w:t>
            </w:r>
          </w:p>
        </w:tc>
      </w:tr>
      <w:tr w:rsidR="008F18DC" w:rsidRPr="007C7CF1" w14:paraId="08B606A1" w14:textId="77777777" w:rsidTr="00892C4E">
        <w:tc>
          <w:tcPr>
            <w:tcW w:w="0" w:type="auto"/>
            <w:vAlign w:val="center"/>
            <w:hideMark/>
          </w:tcPr>
          <w:p w14:paraId="65E980A9" w14:textId="3CF432E3" w:rsidR="00D7051D" w:rsidRPr="002228DF" w:rsidRDefault="00D7051D" w:rsidP="008F18DC">
            <w:pPr>
              <w:pStyle w:val="TableBody"/>
            </w:pPr>
            <w:r w:rsidRPr="002228DF">
              <w:lastRenderedPageBreak/>
              <w:t>Distributed</w:t>
            </w:r>
            <w:r w:rsidR="00806505">
              <w:t xml:space="preserve"> </w:t>
            </w:r>
            <w:r w:rsidRPr="002228DF">
              <w:t>Tracing</w:t>
            </w:r>
            <w:r w:rsidR="00806505">
              <w:t xml:space="preserve"> </w:t>
            </w:r>
            <w:r w:rsidRPr="002228DF">
              <w:t>Rollout</w:t>
            </w:r>
          </w:p>
        </w:tc>
        <w:tc>
          <w:tcPr>
            <w:tcW w:w="0" w:type="auto"/>
            <w:vAlign w:val="center"/>
            <w:hideMark/>
          </w:tcPr>
          <w:p w14:paraId="49F9B926" w14:textId="44CBE0AF" w:rsidR="00D7051D" w:rsidRPr="002228DF" w:rsidRDefault="00D7051D" w:rsidP="008F18DC">
            <w:pPr>
              <w:pStyle w:val="TableBody"/>
            </w:pPr>
            <w:r w:rsidRPr="002228DF">
              <w:t>Extend</w:t>
            </w:r>
            <w:r w:rsidR="00806505">
              <w:t xml:space="preserve"> </w:t>
            </w:r>
            <w:r w:rsidRPr="002228DF">
              <w:t>Tempo-based</w:t>
            </w:r>
            <w:r w:rsidR="00806505">
              <w:t xml:space="preserve"> </w:t>
            </w:r>
            <w:r w:rsidRPr="002228DF">
              <w:t>tracing</w:t>
            </w:r>
            <w:r w:rsidR="00806505">
              <w:t xml:space="preserve"> </w:t>
            </w:r>
            <w:r w:rsidRPr="002228DF">
              <w:t>to</w:t>
            </w:r>
            <w:r w:rsidR="00806505">
              <w:t xml:space="preserve"> </w:t>
            </w:r>
            <w:r w:rsidRPr="002228DF">
              <w:t>all</w:t>
            </w:r>
            <w:r w:rsidR="00806505">
              <w:t xml:space="preserve"> </w:t>
            </w:r>
            <w:r w:rsidRPr="002228DF">
              <w:t>production</w:t>
            </w:r>
            <w:r w:rsidR="00806505">
              <w:t xml:space="preserve"> </w:t>
            </w:r>
            <w:r w:rsidRPr="002228DF">
              <w:t>services</w:t>
            </w:r>
            <w:r w:rsidR="00806505">
              <w:t xml:space="preserve"> </w:t>
            </w:r>
          </w:p>
        </w:tc>
        <w:tc>
          <w:tcPr>
            <w:tcW w:w="0" w:type="auto"/>
            <w:vAlign w:val="center"/>
            <w:hideMark/>
          </w:tcPr>
          <w:p w14:paraId="0C40B3E9" w14:textId="552EE1F3" w:rsidR="00D7051D" w:rsidRPr="002228DF" w:rsidRDefault="00D7051D" w:rsidP="008F18DC">
            <w:pPr>
              <w:pStyle w:val="TableBody"/>
            </w:pPr>
            <w:r w:rsidRPr="002228DF">
              <w:t>Full</w:t>
            </w:r>
            <w:r w:rsidR="00806505">
              <w:t xml:space="preserve"> </w:t>
            </w:r>
            <w:r w:rsidRPr="002228DF">
              <w:t>request</w:t>
            </w:r>
            <w:r w:rsidR="00806505">
              <w:t xml:space="preserve"> </w:t>
            </w:r>
            <w:r w:rsidRPr="002228DF">
              <w:t>path</w:t>
            </w:r>
            <w:r w:rsidR="00806505">
              <w:t xml:space="preserve"> </w:t>
            </w:r>
            <w:r w:rsidRPr="002228DF">
              <w:t>visibility</w:t>
            </w:r>
            <w:r w:rsidR="00806505">
              <w:t xml:space="preserve"> </w:t>
            </w:r>
            <w:r w:rsidRPr="002228DF">
              <w:t>across</w:t>
            </w:r>
            <w:r w:rsidR="00806505">
              <w:t xml:space="preserve"> </w:t>
            </w:r>
            <w:r w:rsidRPr="002228DF">
              <w:t>microservices</w:t>
            </w:r>
          </w:p>
        </w:tc>
      </w:tr>
      <w:tr w:rsidR="008F18DC" w:rsidRPr="007C7CF1" w14:paraId="2DFF5863" w14:textId="77777777" w:rsidTr="00892C4E">
        <w:tc>
          <w:tcPr>
            <w:tcW w:w="0" w:type="auto"/>
            <w:vAlign w:val="center"/>
            <w:hideMark/>
          </w:tcPr>
          <w:p w14:paraId="7C3E4E02" w14:textId="029F1128" w:rsidR="00D7051D" w:rsidRPr="002228DF" w:rsidRDefault="00D7051D" w:rsidP="008F18DC">
            <w:pPr>
              <w:pStyle w:val="TableBody"/>
            </w:pPr>
            <w:r w:rsidRPr="002228DF">
              <w:t>Cross-Team</w:t>
            </w:r>
            <w:r w:rsidR="00806505">
              <w:t xml:space="preserve"> </w:t>
            </w:r>
            <w:r w:rsidRPr="002228DF">
              <w:t>Dashboards</w:t>
            </w:r>
          </w:p>
        </w:tc>
        <w:tc>
          <w:tcPr>
            <w:tcW w:w="0" w:type="auto"/>
            <w:vAlign w:val="center"/>
            <w:hideMark/>
          </w:tcPr>
          <w:p w14:paraId="7D43A459" w14:textId="5161E271" w:rsidR="00D7051D" w:rsidRPr="002228DF" w:rsidRDefault="00D7051D" w:rsidP="008F18DC">
            <w:pPr>
              <w:pStyle w:val="TableBody"/>
            </w:pPr>
            <w:r w:rsidRPr="002228DF">
              <w:t>Create</w:t>
            </w:r>
            <w:r w:rsidR="00806505">
              <w:t xml:space="preserve"> </w:t>
            </w:r>
            <w:r w:rsidRPr="002228DF">
              <w:t>shared</w:t>
            </w:r>
            <w:r w:rsidR="00806505">
              <w:t xml:space="preserve"> </w:t>
            </w:r>
            <w:r w:rsidRPr="002228DF">
              <w:t>views</w:t>
            </w:r>
            <w:r w:rsidR="00806505">
              <w:t xml:space="preserve"> </w:t>
            </w:r>
            <w:r w:rsidRPr="002228DF">
              <w:t>that</w:t>
            </w:r>
            <w:r w:rsidR="00806505">
              <w:t xml:space="preserve"> </w:t>
            </w:r>
            <w:r w:rsidRPr="002228DF">
              <w:t>break</w:t>
            </w:r>
            <w:r w:rsidR="00806505">
              <w:t xml:space="preserve"> </w:t>
            </w:r>
            <w:r w:rsidRPr="002228DF">
              <w:t>down</w:t>
            </w:r>
            <w:r w:rsidR="00806505">
              <w:t xml:space="preserve"> </w:t>
            </w:r>
            <w:r w:rsidRPr="002228DF">
              <w:t>silos</w:t>
            </w:r>
            <w:r w:rsidR="00806505">
              <w:t xml:space="preserve"> </w:t>
            </w:r>
            <w:r w:rsidRPr="002228DF">
              <w:t>between</w:t>
            </w:r>
            <w:r w:rsidR="00806505">
              <w:t xml:space="preserve"> </w:t>
            </w:r>
            <w:r w:rsidRPr="002228DF">
              <w:t>development,</w:t>
            </w:r>
            <w:r w:rsidR="00806505">
              <w:t xml:space="preserve"> </w:t>
            </w:r>
            <w:r w:rsidRPr="002228DF">
              <w:t>operations,</w:t>
            </w:r>
            <w:r w:rsidR="00806505">
              <w:t xml:space="preserve"> </w:t>
            </w:r>
            <w:r w:rsidRPr="002228DF">
              <w:t>and</w:t>
            </w:r>
            <w:r w:rsidR="00806505">
              <w:t xml:space="preserve"> </w:t>
            </w:r>
            <w:r w:rsidRPr="002228DF">
              <w:t>support</w:t>
            </w:r>
            <w:r w:rsidR="00806505">
              <w:t xml:space="preserve"> </w:t>
            </w:r>
            <w:r w:rsidRPr="002228DF">
              <w:t>teams</w:t>
            </w:r>
          </w:p>
        </w:tc>
        <w:tc>
          <w:tcPr>
            <w:tcW w:w="0" w:type="auto"/>
            <w:vAlign w:val="center"/>
            <w:hideMark/>
          </w:tcPr>
          <w:p w14:paraId="2704F3D4" w14:textId="707A6891" w:rsidR="00D7051D" w:rsidRPr="002228DF" w:rsidRDefault="00D7051D" w:rsidP="008F18DC">
            <w:pPr>
              <w:pStyle w:val="TableBody"/>
            </w:pPr>
            <w:r w:rsidRPr="002228DF">
              <w:t>Single</w:t>
            </w:r>
            <w:r w:rsidR="00806505">
              <w:t xml:space="preserve"> </w:t>
            </w:r>
            <w:r w:rsidRPr="002228DF">
              <w:t>pane</w:t>
            </w:r>
            <w:r w:rsidR="00806505">
              <w:t xml:space="preserve"> </w:t>
            </w:r>
            <w:r w:rsidRPr="002228DF">
              <w:t>of</w:t>
            </w:r>
            <w:r w:rsidR="00806505">
              <w:t xml:space="preserve"> </w:t>
            </w:r>
            <w:r w:rsidRPr="002228DF">
              <w:t>glass</w:t>
            </w:r>
            <w:r w:rsidR="00806505">
              <w:t xml:space="preserve"> </w:t>
            </w:r>
            <w:r w:rsidRPr="002228DF">
              <w:t>accessible</w:t>
            </w:r>
            <w:r w:rsidR="00806505">
              <w:t xml:space="preserve"> </w:t>
            </w:r>
            <w:r w:rsidRPr="002228DF">
              <w:t>to</w:t>
            </w:r>
            <w:r w:rsidR="00806505">
              <w:t xml:space="preserve"> </w:t>
            </w:r>
            <w:r w:rsidRPr="002228DF">
              <w:t>all</w:t>
            </w:r>
            <w:r w:rsidR="00806505">
              <w:t xml:space="preserve"> </w:t>
            </w:r>
            <w:r w:rsidRPr="002228DF">
              <w:t>stakeholders</w:t>
            </w:r>
            <w:r w:rsidR="00806505">
              <w:t xml:space="preserve"> </w:t>
            </w:r>
          </w:p>
        </w:tc>
      </w:tr>
    </w:tbl>
    <w:p w14:paraId="2D2D01C1" w14:textId="5D79D475" w:rsidR="00D7051D" w:rsidRPr="00D7051D" w:rsidRDefault="00D7051D" w:rsidP="002228DF">
      <w:r w:rsidRPr="008F18DC">
        <w:rPr>
          <w:b/>
          <w:bCs/>
        </w:rPr>
        <w:t>Outcome:</w:t>
      </w:r>
      <w:r w:rsidR="00806505">
        <w:t xml:space="preserve"> </w:t>
      </w:r>
      <w:r w:rsidR="00BD432E">
        <w:t>The</w:t>
      </w:r>
      <w:r w:rsidR="00806505">
        <w:t xml:space="preserve"> </w:t>
      </w:r>
      <w:r w:rsidR="00BD432E">
        <w:t>o</w:t>
      </w:r>
      <w:r w:rsidRPr="00D7051D">
        <w:t>rganization</w:t>
      </w:r>
      <w:r w:rsidR="00806505">
        <w:t xml:space="preserve"> </w:t>
      </w:r>
      <w:r w:rsidRPr="00D7051D">
        <w:t>moves</w:t>
      </w:r>
      <w:r w:rsidR="00806505">
        <w:t xml:space="preserve"> </w:t>
      </w:r>
      <w:r w:rsidRPr="00D7051D">
        <w:t>from</w:t>
      </w:r>
      <w:r w:rsidR="00806505">
        <w:t xml:space="preserve"> </w:t>
      </w:r>
      <w:r w:rsidRPr="00D7051D">
        <w:t>"something</w:t>
      </w:r>
      <w:r w:rsidR="00806505">
        <w:t xml:space="preserve"> </w:t>
      </w:r>
      <w:r w:rsidRPr="00D7051D">
        <w:t>is</w:t>
      </w:r>
      <w:r w:rsidR="00806505">
        <w:t xml:space="preserve"> </w:t>
      </w:r>
      <w:r w:rsidRPr="00D7051D">
        <w:t>broken"</w:t>
      </w:r>
      <w:r w:rsidR="00806505">
        <w:t xml:space="preserve"> </w:t>
      </w:r>
      <w:r w:rsidRPr="00D7051D">
        <w:t>to</w:t>
      </w:r>
      <w:r w:rsidR="00806505">
        <w:t xml:space="preserve"> </w:t>
      </w:r>
      <w:r w:rsidRPr="00D7051D">
        <w:t>"we</w:t>
      </w:r>
      <w:r w:rsidR="00806505">
        <w:t xml:space="preserve"> </w:t>
      </w:r>
      <w:r w:rsidRPr="00D7051D">
        <w:t>understand</w:t>
      </w:r>
      <w:r w:rsidR="00806505">
        <w:t xml:space="preserve"> </w:t>
      </w:r>
      <w:r w:rsidRPr="00D7051D">
        <w:t>why</w:t>
      </w:r>
      <w:r w:rsidR="00806505">
        <w:t xml:space="preserve"> </w:t>
      </w:r>
      <w:r w:rsidRPr="00D7051D">
        <w:t>it</w:t>
      </w:r>
      <w:r w:rsidR="00806505">
        <w:t xml:space="preserve"> </w:t>
      </w:r>
      <w:r w:rsidRPr="00D7051D">
        <w:t>broke</w:t>
      </w:r>
      <w:r w:rsidR="00806505">
        <w:t xml:space="preserve"> </w:t>
      </w:r>
      <w:r w:rsidRPr="00D7051D">
        <w:t>and</w:t>
      </w:r>
      <w:r w:rsidR="00806505">
        <w:t xml:space="preserve"> </w:t>
      </w:r>
      <w:r w:rsidRPr="00D7051D">
        <w:t>what</w:t>
      </w:r>
      <w:r w:rsidR="00806505">
        <w:t xml:space="preserve"> </w:t>
      </w:r>
      <w:r w:rsidRPr="00D7051D">
        <w:t>else</w:t>
      </w:r>
      <w:r w:rsidR="00806505">
        <w:t xml:space="preserve"> </w:t>
      </w:r>
      <w:r w:rsidRPr="00D7051D">
        <w:t>might</w:t>
      </w:r>
      <w:r w:rsidR="00806505">
        <w:t xml:space="preserve"> </w:t>
      </w:r>
      <w:r w:rsidRPr="00D7051D">
        <w:t>be</w:t>
      </w:r>
      <w:r w:rsidR="00806505">
        <w:t xml:space="preserve"> </w:t>
      </w:r>
      <w:r w:rsidRPr="00D7051D">
        <w:t>affected."</w:t>
      </w:r>
    </w:p>
    <w:p w14:paraId="4139E815" w14:textId="2C2A4778" w:rsidR="00932F61" w:rsidRPr="00566575" w:rsidRDefault="00D7051D" w:rsidP="0038693B">
      <w:pPr>
        <w:pStyle w:val="Heading2"/>
      </w:pPr>
      <w:bookmarkStart w:id="2313" w:name="_Toc228549538"/>
      <w:bookmarkStart w:id="2314" w:name="_Toc228784926"/>
      <w:r w:rsidRPr="00D7051D">
        <w:t>Phase</w:t>
      </w:r>
      <w:r w:rsidR="00806505">
        <w:t xml:space="preserve"> </w:t>
      </w:r>
      <w:r w:rsidRPr="00D7051D">
        <w:t>3:</w:t>
      </w:r>
      <w:r w:rsidR="00806505">
        <w:t xml:space="preserve"> </w:t>
      </w:r>
      <w:r w:rsidRPr="00D7051D">
        <w:t>AI-Driven</w:t>
      </w:r>
      <w:r w:rsidR="00806505">
        <w:t xml:space="preserve"> </w:t>
      </w:r>
      <w:r w:rsidRPr="00D7051D">
        <w:t>Intelligence</w:t>
      </w:r>
      <w:r w:rsidR="00806505">
        <w:t xml:space="preserve"> </w:t>
      </w:r>
      <w:r w:rsidRPr="00D7051D">
        <w:t>(Months</w:t>
      </w:r>
      <w:r w:rsidR="00806505">
        <w:t xml:space="preserve"> </w:t>
      </w:r>
      <w:r w:rsidRPr="00D7051D">
        <w:t>7-12)</w:t>
      </w:r>
      <w:bookmarkEnd w:id="2313"/>
      <w:bookmarkEnd w:id="2314"/>
    </w:p>
    <w:p w14:paraId="0170DD4E" w14:textId="26607475" w:rsidR="00D7051D" w:rsidRPr="00FB53E0" w:rsidRDefault="00D7051D" w:rsidP="002228DF">
      <w:pPr>
        <w:rPr>
          <w:b/>
          <w:bCs/>
          <w:noProof/>
        </w:rPr>
      </w:pPr>
      <w:r w:rsidRPr="00FB53E0">
        <w:rPr>
          <w:rFonts w:eastAsiaTheme="majorEastAsia"/>
          <w:b/>
          <w:bCs/>
          <w:noProof/>
        </w:rPr>
        <w:t>"Predict</w:t>
      </w:r>
      <w:r w:rsidR="00806505">
        <w:rPr>
          <w:rFonts w:eastAsiaTheme="majorEastAsia"/>
          <w:b/>
          <w:bCs/>
          <w:noProof/>
        </w:rPr>
        <w:t xml:space="preserve"> </w:t>
      </w:r>
      <w:r w:rsidRPr="00FB53E0">
        <w:rPr>
          <w:rFonts w:eastAsiaTheme="majorEastAsia"/>
          <w:b/>
          <w:bCs/>
          <w:noProof/>
        </w:rPr>
        <w:t>and</w:t>
      </w:r>
      <w:r w:rsidR="00806505">
        <w:rPr>
          <w:rFonts w:eastAsiaTheme="majorEastAsia"/>
          <w:b/>
          <w:bCs/>
          <w:noProof/>
        </w:rPr>
        <w:t xml:space="preserve"> </w:t>
      </w:r>
      <w:r w:rsidRPr="00FB53E0">
        <w:rPr>
          <w:rFonts w:eastAsiaTheme="majorEastAsia"/>
          <w:b/>
          <w:bCs/>
          <w:noProof/>
        </w:rPr>
        <w:t>Automate</w:t>
      </w:r>
      <w:r w:rsidR="00806505">
        <w:rPr>
          <w:rFonts w:eastAsiaTheme="majorEastAsia"/>
          <w:b/>
          <w:bCs/>
          <w:noProof/>
        </w:rPr>
        <w:t xml:space="preserve"> </w:t>
      </w:r>
      <w:r w:rsidRPr="00FB53E0">
        <w:rPr>
          <w:rFonts w:eastAsiaTheme="majorEastAsia"/>
          <w:b/>
          <w:bCs/>
          <w:noProof/>
        </w:rPr>
        <w:t>-</w:t>
      </w:r>
      <w:r w:rsidR="00806505">
        <w:rPr>
          <w:rFonts w:eastAsiaTheme="majorEastAsia"/>
          <w:b/>
          <w:bCs/>
          <w:noProof/>
        </w:rPr>
        <w:t xml:space="preserve"> </w:t>
      </w:r>
      <w:r w:rsidRPr="00FB53E0">
        <w:rPr>
          <w:rFonts w:eastAsiaTheme="majorEastAsia"/>
          <w:b/>
          <w:bCs/>
          <w:noProof/>
        </w:rPr>
        <w:t>Fix</w:t>
      </w:r>
      <w:r w:rsidR="00806505">
        <w:rPr>
          <w:rFonts w:eastAsiaTheme="majorEastAsia"/>
          <w:b/>
          <w:bCs/>
          <w:noProof/>
        </w:rPr>
        <w:t xml:space="preserve"> </w:t>
      </w:r>
      <w:r w:rsidRPr="00FB53E0">
        <w:rPr>
          <w:rFonts w:eastAsiaTheme="majorEastAsia"/>
          <w:b/>
          <w:bCs/>
          <w:noProof/>
        </w:rPr>
        <w:t>Before</w:t>
      </w:r>
      <w:r w:rsidR="00806505">
        <w:rPr>
          <w:rFonts w:eastAsiaTheme="majorEastAsia"/>
          <w:b/>
          <w:bCs/>
          <w:noProof/>
        </w:rPr>
        <w:t xml:space="preserve"> </w:t>
      </w:r>
      <w:r w:rsidRPr="00FB53E0">
        <w:rPr>
          <w:rFonts w:eastAsiaTheme="majorEastAsia"/>
          <w:b/>
          <w:bCs/>
          <w:noProof/>
        </w:rPr>
        <w:t>Users</w:t>
      </w:r>
      <w:r w:rsidR="00806505">
        <w:rPr>
          <w:rFonts w:eastAsiaTheme="majorEastAsia"/>
          <w:b/>
          <w:bCs/>
          <w:noProof/>
        </w:rPr>
        <w:t xml:space="preserve"> </w:t>
      </w:r>
      <w:r w:rsidRPr="00FB53E0">
        <w:rPr>
          <w:rFonts w:eastAsiaTheme="majorEastAsia"/>
          <w:b/>
          <w:bCs/>
          <w:noProof/>
        </w:rPr>
        <w:t>Notice"</w:t>
      </w:r>
    </w:p>
    <w:p w14:paraId="61E6B341" w14:textId="7CDBF842" w:rsidR="00D7051D" w:rsidRPr="00D7051D" w:rsidRDefault="00D7051D" w:rsidP="008F18DC">
      <w:pPr>
        <w:rPr>
          <w:noProof/>
        </w:rPr>
      </w:pPr>
      <w:r w:rsidRPr="00D7051D">
        <w:rPr>
          <w:noProof/>
        </w:rPr>
        <w:t>This</w:t>
      </w:r>
      <w:r w:rsidR="00806505">
        <w:rPr>
          <w:noProof/>
        </w:rPr>
        <w:t xml:space="preserve"> </w:t>
      </w:r>
      <w:r w:rsidRPr="00D7051D">
        <w:rPr>
          <w:noProof/>
        </w:rPr>
        <w:t>phase</w:t>
      </w:r>
      <w:r w:rsidR="00806505">
        <w:rPr>
          <w:noProof/>
        </w:rPr>
        <w:t xml:space="preserve"> </w:t>
      </w:r>
      <w:r w:rsidRPr="00D7051D">
        <w:rPr>
          <w:noProof/>
        </w:rPr>
        <w:t>introduces</w:t>
      </w:r>
      <w:r w:rsidR="00806505">
        <w:rPr>
          <w:noProof/>
        </w:rPr>
        <w:t xml:space="preserve"> </w:t>
      </w:r>
      <w:r w:rsidRPr="00D7051D">
        <w:rPr>
          <w:noProof/>
        </w:rPr>
        <w:t>artificial</w:t>
      </w:r>
      <w:r w:rsidR="00806505">
        <w:rPr>
          <w:noProof/>
        </w:rPr>
        <w:t xml:space="preserve"> </w:t>
      </w:r>
      <w:r w:rsidRPr="00D7051D">
        <w:rPr>
          <w:noProof/>
        </w:rPr>
        <w:t>intelligence</w:t>
      </w:r>
      <w:r w:rsidR="00806505">
        <w:rPr>
          <w:noProof/>
        </w:rPr>
        <w:t xml:space="preserve"> </w:t>
      </w:r>
      <w:r w:rsidRPr="00D7051D">
        <w:rPr>
          <w:noProof/>
        </w:rPr>
        <w:t>to</w:t>
      </w:r>
      <w:r w:rsidR="00806505">
        <w:rPr>
          <w:noProof/>
        </w:rPr>
        <w:t xml:space="preserve"> </w:t>
      </w:r>
      <w:r w:rsidRPr="00D7051D">
        <w:rPr>
          <w:noProof/>
        </w:rPr>
        <w:t>transform</w:t>
      </w:r>
      <w:r w:rsidR="00806505">
        <w:rPr>
          <w:noProof/>
        </w:rPr>
        <w:t xml:space="preserve"> </w:t>
      </w:r>
      <w:r w:rsidRPr="00D7051D">
        <w:rPr>
          <w:noProof/>
        </w:rPr>
        <w:t>observability</w:t>
      </w:r>
      <w:r w:rsidR="00806505">
        <w:rPr>
          <w:noProof/>
        </w:rPr>
        <w:t xml:space="preserve"> </w:t>
      </w:r>
      <w:r w:rsidRPr="00D7051D">
        <w:rPr>
          <w:noProof/>
        </w:rPr>
        <w:t>from</w:t>
      </w:r>
      <w:r w:rsidR="00806505">
        <w:rPr>
          <w:noProof/>
        </w:rPr>
        <w:t xml:space="preserve"> </w:t>
      </w:r>
      <w:r w:rsidRPr="00D7051D">
        <w:rPr>
          <w:noProof/>
        </w:rPr>
        <w:t>a</w:t>
      </w:r>
      <w:r w:rsidR="00806505">
        <w:rPr>
          <w:noProof/>
        </w:rPr>
        <w:t xml:space="preserve"> </w:t>
      </w:r>
      <w:r w:rsidRPr="00D7051D">
        <w:rPr>
          <w:noProof/>
        </w:rPr>
        <w:t>reactive</w:t>
      </w:r>
      <w:r w:rsidR="00806505">
        <w:rPr>
          <w:noProof/>
        </w:rPr>
        <w:t xml:space="preserve"> </w:t>
      </w:r>
      <w:r w:rsidRPr="00D7051D">
        <w:rPr>
          <w:noProof/>
        </w:rPr>
        <w:t>tool</w:t>
      </w:r>
      <w:r w:rsidR="00806505">
        <w:rPr>
          <w:noProof/>
        </w:rPr>
        <w:t xml:space="preserve"> </w:t>
      </w:r>
      <w:r w:rsidRPr="00D7051D">
        <w:rPr>
          <w:noProof/>
        </w:rPr>
        <w:t>into</w:t>
      </w:r>
      <w:r w:rsidR="00806505">
        <w:rPr>
          <w:noProof/>
        </w:rPr>
        <w:t xml:space="preserve"> </w:t>
      </w:r>
      <w:r w:rsidRPr="00D7051D">
        <w:rPr>
          <w:noProof/>
        </w:rPr>
        <w:t>a</w:t>
      </w:r>
      <w:r w:rsidR="00806505">
        <w:rPr>
          <w:noProof/>
        </w:rPr>
        <w:t xml:space="preserve"> </w:t>
      </w:r>
      <w:r w:rsidRPr="00D7051D">
        <w:rPr>
          <w:noProof/>
        </w:rPr>
        <w:t>proactive</w:t>
      </w:r>
      <w:r w:rsidR="00806505">
        <w:rPr>
          <w:noProof/>
        </w:rPr>
        <w:t xml:space="preserve"> </w:t>
      </w:r>
      <w:r w:rsidRPr="00D7051D">
        <w:rPr>
          <w:noProof/>
        </w:rPr>
        <w:t>competitive</w:t>
      </w:r>
      <w:r w:rsidR="00806505">
        <w:rPr>
          <w:noProof/>
        </w:rPr>
        <w:t xml:space="preserve"> </w:t>
      </w:r>
      <w:r w:rsidRPr="00D7051D">
        <w:rPr>
          <w:noProof/>
        </w:rPr>
        <w:t>advantage</w:t>
      </w:r>
      <w:r w:rsidR="00806505">
        <w:rPr>
          <w:noProof/>
        </w:rPr>
        <w:t xml:space="preserve"> </w:t>
      </w:r>
      <w:r w:rsidRPr="00D7051D">
        <w:rPr>
          <w:noProof/>
        </w:rPr>
        <w:t>.</w:t>
      </w:r>
      <w:r w:rsidR="00806505">
        <w:rPr>
          <w:noProof/>
        </w:rPr>
        <w:t xml:space="preserve"> </w:t>
      </w:r>
      <w:r w:rsidRPr="00D7051D">
        <w:rPr>
          <w:noProof/>
        </w:rPr>
        <w:t>The</w:t>
      </w:r>
      <w:r w:rsidR="00806505">
        <w:rPr>
          <w:noProof/>
        </w:rPr>
        <w:t xml:space="preserve"> </w:t>
      </w:r>
      <w:r w:rsidRPr="00D7051D">
        <w:rPr>
          <w:noProof/>
        </w:rPr>
        <w:t>goal</w:t>
      </w:r>
      <w:r w:rsidR="00806505">
        <w:rPr>
          <w:noProof/>
        </w:rPr>
        <w:t xml:space="preserve"> </w:t>
      </w:r>
      <w:r w:rsidRPr="00D7051D">
        <w:rPr>
          <w:noProof/>
        </w:rPr>
        <w:t>is</w:t>
      </w:r>
      <w:r w:rsidR="00806505">
        <w:rPr>
          <w:noProof/>
        </w:rPr>
        <w:t xml:space="preserve"> </w:t>
      </w:r>
      <w:r w:rsidRPr="00D7051D">
        <w:rPr>
          <w:noProof/>
        </w:rPr>
        <w:t>to</w:t>
      </w:r>
      <w:r w:rsidR="00806505">
        <w:rPr>
          <w:noProof/>
        </w:rPr>
        <w:t xml:space="preserve"> </w:t>
      </w:r>
      <w:r w:rsidRPr="00D7051D">
        <w:rPr>
          <w:noProof/>
        </w:rPr>
        <w:t>automate</w:t>
      </w:r>
      <w:r w:rsidR="00806505">
        <w:rPr>
          <w:noProof/>
        </w:rPr>
        <w:t xml:space="preserve"> </w:t>
      </w:r>
      <w:r w:rsidRPr="00D7051D">
        <w:rPr>
          <w:noProof/>
        </w:rPr>
        <w:t>detection,</w:t>
      </w:r>
      <w:r w:rsidR="00806505">
        <w:rPr>
          <w:noProof/>
        </w:rPr>
        <w:t xml:space="preserve"> </w:t>
      </w:r>
      <w:r w:rsidRPr="00D7051D">
        <w:rPr>
          <w:noProof/>
        </w:rPr>
        <w:t>analysis,</w:t>
      </w:r>
      <w:r w:rsidR="00806505">
        <w:rPr>
          <w:noProof/>
        </w:rPr>
        <w:t xml:space="preserve"> </w:t>
      </w:r>
      <w:r w:rsidRPr="00D7051D">
        <w:rPr>
          <w:noProof/>
        </w:rPr>
        <w:t>and</w:t>
      </w:r>
      <w:r w:rsidR="00806505">
        <w:rPr>
          <w:noProof/>
        </w:rPr>
        <w:t xml:space="preserve"> </w:t>
      </w:r>
      <w:r w:rsidRPr="00D7051D">
        <w:rPr>
          <w:noProof/>
        </w:rPr>
        <w:t>initial</w:t>
      </w:r>
      <w:r w:rsidR="00806505">
        <w:rPr>
          <w:noProof/>
        </w:rPr>
        <w:t xml:space="preserve"> </w:t>
      </w:r>
      <w:r w:rsidRPr="00D7051D">
        <w:rPr>
          <w:noProof/>
        </w:rPr>
        <w:t>response.</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941"/>
        <w:gridCol w:w="5192"/>
        <w:gridCol w:w="3323"/>
      </w:tblGrid>
      <w:tr w:rsidR="007C7CF1" w:rsidRPr="002228DF" w14:paraId="32AC9D75" w14:textId="77777777" w:rsidTr="00892C4E">
        <w:tc>
          <w:tcPr>
            <w:tcW w:w="0" w:type="auto"/>
            <w:noWrap/>
            <w:vAlign w:val="center"/>
            <w:hideMark/>
          </w:tcPr>
          <w:p w14:paraId="6A77AE1C" w14:textId="77777777" w:rsidR="00D7051D" w:rsidRPr="002228DF" w:rsidRDefault="00D7051D" w:rsidP="008F18DC">
            <w:pPr>
              <w:pStyle w:val="TableTitle"/>
              <w:rPr>
                <w:noProof/>
              </w:rPr>
            </w:pPr>
            <w:r w:rsidRPr="002228DF">
              <w:rPr>
                <w:noProof/>
              </w:rPr>
              <w:t>Objective</w:t>
            </w:r>
          </w:p>
        </w:tc>
        <w:tc>
          <w:tcPr>
            <w:tcW w:w="0" w:type="auto"/>
            <w:noWrap/>
            <w:vAlign w:val="center"/>
            <w:hideMark/>
          </w:tcPr>
          <w:p w14:paraId="0C5F6A40" w14:textId="77777777" w:rsidR="00D7051D" w:rsidRPr="002228DF" w:rsidRDefault="00D7051D" w:rsidP="008F18DC">
            <w:pPr>
              <w:pStyle w:val="TableTitle"/>
              <w:rPr>
                <w:noProof/>
              </w:rPr>
            </w:pPr>
            <w:r w:rsidRPr="002228DF">
              <w:rPr>
                <w:noProof/>
              </w:rPr>
              <w:t>Description</w:t>
            </w:r>
          </w:p>
        </w:tc>
        <w:tc>
          <w:tcPr>
            <w:tcW w:w="0" w:type="auto"/>
            <w:noWrap/>
            <w:vAlign w:val="center"/>
            <w:hideMark/>
          </w:tcPr>
          <w:p w14:paraId="437BD950" w14:textId="1DCFF237" w:rsidR="00D7051D" w:rsidRPr="002228DF" w:rsidRDefault="00D7051D" w:rsidP="008F18DC">
            <w:pPr>
              <w:pStyle w:val="TableTitle"/>
              <w:rPr>
                <w:noProof/>
              </w:rPr>
            </w:pPr>
            <w:r w:rsidRPr="002228DF">
              <w:rPr>
                <w:noProof/>
              </w:rPr>
              <w:t>Success</w:t>
            </w:r>
            <w:r w:rsidR="00806505">
              <w:rPr>
                <w:noProof/>
              </w:rPr>
              <w:t xml:space="preserve"> </w:t>
            </w:r>
            <w:r w:rsidRPr="002228DF">
              <w:rPr>
                <w:noProof/>
              </w:rPr>
              <w:t>Criteria</w:t>
            </w:r>
          </w:p>
        </w:tc>
      </w:tr>
      <w:tr w:rsidR="007C7CF1" w:rsidRPr="002228DF" w14:paraId="7D5A9109" w14:textId="77777777" w:rsidTr="00892C4E">
        <w:tc>
          <w:tcPr>
            <w:tcW w:w="0" w:type="auto"/>
            <w:vAlign w:val="center"/>
            <w:hideMark/>
          </w:tcPr>
          <w:p w14:paraId="77291A8B" w14:textId="4D8BF3BC" w:rsidR="00D7051D" w:rsidRPr="002228DF" w:rsidRDefault="00D7051D" w:rsidP="008F18DC">
            <w:pPr>
              <w:pStyle w:val="TableBody"/>
              <w:rPr>
                <w:noProof/>
              </w:rPr>
            </w:pPr>
            <w:r w:rsidRPr="002228DF">
              <w:rPr>
                <w:rFonts w:eastAsiaTheme="majorEastAsia"/>
                <w:noProof/>
              </w:rPr>
              <w:t>Anomaly</w:t>
            </w:r>
            <w:r w:rsidR="00806505">
              <w:rPr>
                <w:rFonts w:eastAsiaTheme="majorEastAsia"/>
                <w:noProof/>
              </w:rPr>
              <w:t xml:space="preserve"> </w:t>
            </w:r>
            <w:r w:rsidRPr="002228DF">
              <w:rPr>
                <w:rFonts w:eastAsiaTheme="majorEastAsia"/>
                <w:noProof/>
              </w:rPr>
              <w:t>Detection</w:t>
            </w:r>
          </w:p>
        </w:tc>
        <w:tc>
          <w:tcPr>
            <w:tcW w:w="0" w:type="auto"/>
            <w:vAlign w:val="center"/>
            <w:hideMark/>
          </w:tcPr>
          <w:p w14:paraId="7EEC2D4C" w14:textId="265EAF1B" w:rsidR="00D7051D" w:rsidRPr="002228DF" w:rsidRDefault="00D7051D" w:rsidP="008F18DC">
            <w:pPr>
              <w:pStyle w:val="TableBody"/>
              <w:rPr>
                <w:noProof/>
              </w:rPr>
            </w:pPr>
            <w:r w:rsidRPr="002228DF">
              <w:rPr>
                <w:noProof/>
              </w:rPr>
              <w:t>Deploy</w:t>
            </w:r>
            <w:r w:rsidR="00806505">
              <w:rPr>
                <w:noProof/>
              </w:rPr>
              <w:t xml:space="preserve"> </w:t>
            </w:r>
            <w:r w:rsidRPr="002228DF">
              <w:rPr>
                <w:noProof/>
              </w:rPr>
              <w:t>AI</w:t>
            </w:r>
            <w:r w:rsidR="00806505">
              <w:rPr>
                <w:noProof/>
              </w:rPr>
              <w:t xml:space="preserve"> </w:t>
            </w:r>
            <w:r w:rsidRPr="002228DF">
              <w:rPr>
                <w:noProof/>
              </w:rPr>
              <w:t>models</w:t>
            </w:r>
            <w:r w:rsidR="00806505">
              <w:rPr>
                <w:noProof/>
              </w:rPr>
              <w:t xml:space="preserve"> </w:t>
            </w:r>
            <w:r w:rsidRPr="002228DF">
              <w:rPr>
                <w:noProof/>
              </w:rPr>
              <w:t>that</w:t>
            </w:r>
            <w:r w:rsidR="00806505">
              <w:rPr>
                <w:noProof/>
              </w:rPr>
              <w:t xml:space="preserve"> </w:t>
            </w:r>
            <w:r w:rsidRPr="002228DF">
              <w:rPr>
                <w:noProof/>
              </w:rPr>
              <w:t>automatically</w:t>
            </w:r>
            <w:r w:rsidR="00806505">
              <w:rPr>
                <w:noProof/>
              </w:rPr>
              <w:t xml:space="preserve"> </w:t>
            </w:r>
            <w:r w:rsidRPr="002228DF">
              <w:rPr>
                <w:noProof/>
              </w:rPr>
              <w:t>identify</w:t>
            </w:r>
            <w:r w:rsidR="00806505">
              <w:rPr>
                <w:noProof/>
              </w:rPr>
              <w:t xml:space="preserve"> </w:t>
            </w:r>
            <w:r w:rsidRPr="002228DF">
              <w:rPr>
                <w:noProof/>
              </w:rPr>
              <w:t>unusual</w:t>
            </w:r>
            <w:r w:rsidR="00806505">
              <w:rPr>
                <w:noProof/>
              </w:rPr>
              <w:t xml:space="preserve"> </w:t>
            </w:r>
            <w:r w:rsidRPr="002228DF">
              <w:rPr>
                <w:noProof/>
              </w:rPr>
              <w:t>patterns</w:t>
            </w:r>
            <w:r w:rsidR="00806505">
              <w:rPr>
                <w:noProof/>
              </w:rPr>
              <w:t xml:space="preserve"> </w:t>
            </w:r>
            <w:r w:rsidRPr="002228DF">
              <w:rPr>
                <w:noProof/>
              </w:rPr>
              <w:t>in</w:t>
            </w:r>
            <w:r w:rsidR="00806505">
              <w:rPr>
                <w:noProof/>
              </w:rPr>
              <w:t xml:space="preserve"> </w:t>
            </w:r>
            <w:r w:rsidRPr="002228DF">
              <w:rPr>
                <w:noProof/>
              </w:rPr>
              <w:t>metrics,</w:t>
            </w:r>
            <w:r w:rsidR="00806505">
              <w:rPr>
                <w:noProof/>
              </w:rPr>
              <w:t xml:space="preserve"> </w:t>
            </w:r>
            <w:r w:rsidRPr="002228DF">
              <w:rPr>
                <w:noProof/>
              </w:rPr>
              <w:t>logs,</w:t>
            </w:r>
            <w:r w:rsidR="00806505">
              <w:rPr>
                <w:noProof/>
              </w:rPr>
              <w:t xml:space="preserve"> </w:t>
            </w:r>
            <w:r w:rsidRPr="002228DF">
              <w:rPr>
                <w:noProof/>
              </w:rPr>
              <w:t>and</w:t>
            </w:r>
            <w:r w:rsidR="00806505">
              <w:rPr>
                <w:noProof/>
              </w:rPr>
              <w:t xml:space="preserve"> </w:t>
            </w:r>
            <w:r w:rsidRPr="002228DF">
              <w:rPr>
                <w:noProof/>
              </w:rPr>
              <w:t>traces</w:t>
            </w:r>
            <w:r w:rsidR="00806505">
              <w:rPr>
                <w:noProof/>
              </w:rPr>
              <w:t xml:space="preserve"> </w:t>
            </w:r>
            <w:r w:rsidRPr="002228DF">
              <w:rPr>
                <w:noProof/>
              </w:rPr>
              <w:t>without</w:t>
            </w:r>
            <w:r w:rsidR="00806505">
              <w:rPr>
                <w:noProof/>
              </w:rPr>
              <w:t xml:space="preserve"> </w:t>
            </w:r>
            <w:r w:rsidRPr="002228DF">
              <w:rPr>
                <w:noProof/>
              </w:rPr>
              <w:t>manual</w:t>
            </w:r>
            <w:r w:rsidR="00806505">
              <w:rPr>
                <w:noProof/>
              </w:rPr>
              <w:t xml:space="preserve"> </w:t>
            </w:r>
            <w:r w:rsidRPr="002228DF">
              <w:rPr>
                <w:noProof/>
              </w:rPr>
              <w:t>threshold</w:t>
            </w:r>
            <w:r w:rsidR="00806505">
              <w:rPr>
                <w:noProof/>
              </w:rPr>
              <w:t xml:space="preserve"> </w:t>
            </w:r>
            <w:r w:rsidRPr="002228DF">
              <w:rPr>
                <w:noProof/>
              </w:rPr>
              <w:t>configuration</w:t>
            </w:r>
            <w:r w:rsidR="00806505">
              <w:rPr>
                <w:noProof/>
              </w:rPr>
              <w:t xml:space="preserve"> </w:t>
            </w:r>
          </w:p>
        </w:tc>
        <w:tc>
          <w:tcPr>
            <w:tcW w:w="0" w:type="auto"/>
            <w:vAlign w:val="center"/>
            <w:hideMark/>
          </w:tcPr>
          <w:p w14:paraId="4592AA14" w14:textId="1D292AEF" w:rsidR="00D7051D" w:rsidRPr="002228DF" w:rsidRDefault="00D7051D" w:rsidP="008F18DC">
            <w:pPr>
              <w:pStyle w:val="TableBody"/>
              <w:rPr>
                <w:noProof/>
              </w:rPr>
            </w:pPr>
            <w:r w:rsidRPr="002228DF">
              <w:rPr>
                <w:noProof/>
              </w:rPr>
              <w:t>System</w:t>
            </w:r>
            <w:r w:rsidR="00806505">
              <w:rPr>
                <w:noProof/>
              </w:rPr>
              <w:t xml:space="preserve"> </w:t>
            </w:r>
            <w:r w:rsidRPr="002228DF">
              <w:rPr>
                <w:noProof/>
              </w:rPr>
              <w:t>detects</w:t>
            </w:r>
            <w:r w:rsidR="00806505">
              <w:rPr>
                <w:noProof/>
              </w:rPr>
              <w:t xml:space="preserve"> </w:t>
            </w:r>
            <w:r w:rsidRPr="002228DF">
              <w:rPr>
                <w:noProof/>
              </w:rPr>
              <w:t>anomalies</w:t>
            </w:r>
            <w:r w:rsidR="00806505">
              <w:rPr>
                <w:noProof/>
              </w:rPr>
              <w:t xml:space="preserve"> </w:t>
            </w:r>
            <w:r w:rsidRPr="002228DF">
              <w:rPr>
                <w:noProof/>
              </w:rPr>
              <w:t>before</w:t>
            </w:r>
            <w:r w:rsidR="00806505">
              <w:rPr>
                <w:noProof/>
              </w:rPr>
              <w:t xml:space="preserve"> </w:t>
            </w:r>
            <w:r w:rsidRPr="002228DF">
              <w:rPr>
                <w:noProof/>
              </w:rPr>
              <w:t>they</w:t>
            </w:r>
            <w:r w:rsidR="00806505">
              <w:rPr>
                <w:noProof/>
              </w:rPr>
              <w:t xml:space="preserve"> </w:t>
            </w:r>
            <w:r w:rsidRPr="002228DF">
              <w:rPr>
                <w:noProof/>
              </w:rPr>
              <w:t>trigger</w:t>
            </w:r>
            <w:r w:rsidR="00806505">
              <w:rPr>
                <w:noProof/>
              </w:rPr>
              <w:t xml:space="preserve"> </w:t>
            </w:r>
            <w:r w:rsidRPr="002228DF">
              <w:rPr>
                <w:noProof/>
              </w:rPr>
              <w:t>traditional</w:t>
            </w:r>
            <w:r w:rsidR="00806505">
              <w:rPr>
                <w:noProof/>
              </w:rPr>
              <w:t xml:space="preserve"> </w:t>
            </w:r>
            <w:r w:rsidRPr="002228DF">
              <w:rPr>
                <w:noProof/>
              </w:rPr>
              <w:t>alerts</w:t>
            </w:r>
          </w:p>
        </w:tc>
      </w:tr>
      <w:tr w:rsidR="007C7CF1" w:rsidRPr="002228DF" w14:paraId="4005A54D" w14:textId="77777777" w:rsidTr="00892C4E">
        <w:tc>
          <w:tcPr>
            <w:tcW w:w="0" w:type="auto"/>
            <w:vAlign w:val="center"/>
            <w:hideMark/>
          </w:tcPr>
          <w:p w14:paraId="09DFD365" w14:textId="78EAD1B3" w:rsidR="00D7051D" w:rsidRPr="002228DF" w:rsidRDefault="00D7051D" w:rsidP="008F18DC">
            <w:pPr>
              <w:pStyle w:val="TableBody"/>
              <w:rPr>
                <w:noProof/>
              </w:rPr>
            </w:pPr>
            <w:r w:rsidRPr="002228DF">
              <w:rPr>
                <w:rFonts w:eastAsiaTheme="majorEastAsia"/>
                <w:noProof/>
              </w:rPr>
              <w:t>Automated</w:t>
            </w:r>
            <w:r w:rsidR="00806505">
              <w:rPr>
                <w:rFonts w:eastAsiaTheme="majorEastAsia"/>
                <w:noProof/>
              </w:rPr>
              <w:t xml:space="preserve"> </w:t>
            </w:r>
            <w:r w:rsidRPr="002228DF">
              <w:rPr>
                <w:rFonts w:eastAsiaTheme="majorEastAsia"/>
                <w:noProof/>
              </w:rPr>
              <w:t>Root</w:t>
            </w:r>
            <w:r w:rsidR="00806505">
              <w:rPr>
                <w:rFonts w:eastAsiaTheme="majorEastAsia"/>
                <w:noProof/>
              </w:rPr>
              <w:t xml:space="preserve"> </w:t>
            </w:r>
            <w:r w:rsidRPr="002228DF">
              <w:rPr>
                <w:rFonts w:eastAsiaTheme="majorEastAsia"/>
                <w:noProof/>
              </w:rPr>
              <w:t>Cause</w:t>
            </w:r>
            <w:r w:rsidR="00806505">
              <w:rPr>
                <w:rFonts w:eastAsiaTheme="majorEastAsia"/>
                <w:noProof/>
              </w:rPr>
              <w:t xml:space="preserve"> </w:t>
            </w:r>
            <w:r w:rsidRPr="002228DF">
              <w:rPr>
                <w:rFonts w:eastAsiaTheme="majorEastAsia"/>
                <w:noProof/>
              </w:rPr>
              <w:t>Analysis</w:t>
            </w:r>
            <w:r w:rsidR="00806505">
              <w:rPr>
                <w:rFonts w:eastAsiaTheme="majorEastAsia"/>
                <w:noProof/>
              </w:rPr>
              <w:t xml:space="preserve"> </w:t>
            </w:r>
            <w:r w:rsidRPr="002228DF">
              <w:rPr>
                <w:rFonts w:eastAsiaTheme="majorEastAsia"/>
                <w:noProof/>
              </w:rPr>
              <w:t>(RCA)</w:t>
            </w:r>
          </w:p>
        </w:tc>
        <w:tc>
          <w:tcPr>
            <w:tcW w:w="0" w:type="auto"/>
            <w:vAlign w:val="center"/>
            <w:hideMark/>
          </w:tcPr>
          <w:p w14:paraId="6ABD82DC" w14:textId="679520BE" w:rsidR="00D7051D" w:rsidRPr="002228DF" w:rsidRDefault="00D7051D" w:rsidP="008F18DC">
            <w:pPr>
              <w:pStyle w:val="TableBody"/>
              <w:rPr>
                <w:noProof/>
              </w:rPr>
            </w:pPr>
            <w:r w:rsidRPr="002228DF">
              <w:rPr>
                <w:noProof/>
              </w:rPr>
              <w:t>Implement</w:t>
            </w:r>
            <w:r w:rsidR="00806505">
              <w:rPr>
                <w:noProof/>
              </w:rPr>
              <w:t xml:space="preserve"> </w:t>
            </w:r>
            <w:r w:rsidRPr="002228DF">
              <w:rPr>
                <w:noProof/>
              </w:rPr>
              <w:t>AI</w:t>
            </w:r>
            <w:r w:rsidR="00806505">
              <w:rPr>
                <w:noProof/>
              </w:rPr>
              <w:t xml:space="preserve"> </w:t>
            </w:r>
            <w:r w:rsidRPr="002228DF">
              <w:rPr>
                <w:noProof/>
              </w:rPr>
              <w:t>agents</w:t>
            </w:r>
            <w:r w:rsidR="00806505">
              <w:rPr>
                <w:noProof/>
              </w:rPr>
              <w:t xml:space="preserve"> </w:t>
            </w:r>
            <w:r w:rsidRPr="002228DF">
              <w:rPr>
                <w:noProof/>
              </w:rPr>
              <w:t>that</w:t>
            </w:r>
            <w:r w:rsidR="00806505">
              <w:rPr>
                <w:noProof/>
              </w:rPr>
              <w:t xml:space="preserve"> </w:t>
            </w:r>
            <w:r w:rsidRPr="002228DF">
              <w:rPr>
                <w:noProof/>
              </w:rPr>
              <w:t>analyze</w:t>
            </w:r>
            <w:r w:rsidR="00806505">
              <w:rPr>
                <w:noProof/>
              </w:rPr>
              <w:t xml:space="preserve"> </w:t>
            </w:r>
            <w:r w:rsidRPr="002228DF">
              <w:rPr>
                <w:noProof/>
              </w:rPr>
              <w:t>correlated</w:t>
            </w:r>
            <w:r w:rsidR="00806505">
              <w:rPr>
                <w:noProof/>
              </w:rPr>
              <w:t xml:space="preserve"> </w:t>
            </w:r>
            <w:r w:rsidRPr="002228DF">
              <w:rPr>
                <w:noProof/>
              </w:rPr>
              <w:t>telemetry</w:t>
            </w:r>
            <w:r w:rsidR="00806505">
              <w:rPr>
                <w:noProof/>
              </w:rPr>
              <w:t xml:space="preserve"> </w:t>
            </w:r>
            <w:r w:rsidRPr="002228DF">
              <w:rPr>
                <w:noProof/>
              </w:rPr>
              <w:t>to</w:t>
            </w:r>
            <w:r w:rsidR="00806505">
              <w:rPr>
                <w:noProof/>
              </w:rPr>
              <w:t xml:space="preserve"> </w:t>
            </w:r>
            <w:r w:rsidRPr="002228DF">
              <w:rPr>
                <w:noProof/>
              </w:rPr>
              <w:t>determine</w:t>
            </w:r>
            <w:r w:rsidR="00806505">
              <w:rPr>
                <w:noProof/>
              </w:rPr>
              <w:t xml:space="preserve"> </w:t>
            </w:r>
            <w:r w:rsidRPr="002228DF">
              <w:rPr>
                <w:noProof/>
              </w:rPr>
              <w:t>probable</w:t>
            </w:r>
            <w:r w:rsidR="00806505">
              <w:rPr>
                <w:noProof/>
              </w:rPr>
              <w:t xml:space="preserve"> </w:t>
            </w:r>
            <w:r w:rsidRPr="002228DF">
              <w:rPr>
                <w:noProof/>
              </w:rPr>
              <w:t>root</w:t>
            </w:r>
            <w:r w:rsidR="00806505">
              <w:rPr>
                <w:noProof/>
              </w:rPr>
              <w:t xml:space="preserve"> </w:t>
            </w:r>
            <w:r w:rsidRPr="002228DF">
              <w:rPr>
                <w:noProof/>
              </w:rPr>
              <w:t>causes</w:t>
            </w:r>
            <w:r w:rsidR="00806505">
              <w:rPr>
                <w:noProof/>
              </w:rPr>
              <w:t xml:space="preserve"> </w:t>
            </w:r>
            <w:r w:rsidRPr="002228DF">
              <w:rPr>
                <w:noProof/>
              </w:rPr>
              <w:t>when</w:t>
            </w:r>
            <w:r w:rsidR="00806505">
              <w:rPr>
                <w:noProof/>
              </w:rPr>
              <w:t xml:space="preserve"> </w:t>
            </w:r>
            <w:r w:rsidRPr="002228DF">
              <w:rPr>
                <w:noProof/>
              </w:rPr>
              <w:t>incidents</w:t>
            </w:r>
            <w:r w:rsidR="00806505">
              <w:rPr>
                <w:noProof/>
              </w:rPr>
              <w:t xml:space="preserve"> </w:t>
            </w:r>
            <w:r w:rsidRPr="002228DF">
              <w:rPr>
                <w:noProof/>
              </w:rPr>
              <w:t>occur</w:t>
            </w:r>
            <w:r w:rsidR="00806505">
              <w:rPr>
                <w:noProof/>
              </w:rPr>
              <w:t xml:space="preserve"> </w:t>
            </w:r>
          </w:p>
        </w:tc>
        <w:tc>
          <w:tcPr>
            <w:tcW w:w="0" w:type="auto"/>
            <w:vAlign w:val="center"/>
            <w:hideMark/>
          </w:tcPr>
          <w:p w14:paraId="03522278" w14:textId="216DCBF9" w:rsidR="00D7051D" w:rsidRPr="002228DF" w:rsidRDefault="00D7051D" w:rsidP="008F18DC">
            <w:pPr>
              <w:pStyle w:val="TableBody"/>
              <w:rPr>
                <w:noProof/>
              </w:rPr>
            </w:pPr>
            <w:r w:rsidRPr="002228DF">
              <w:rPr>
                <w:noProof/>
              </w:rPr>
              <w:t>RCA</w:t>
            </w:r>
            <w:r w:rsidR="00806505">
              <w:rPr>
                <w:noProof/>
              </w:rPr>
              <w:t xml:space="preserve"> </w:t>
            </w:r>
            <w:r w:rsidRPr="002228DF">
              <w:rPr>
                <w:noProof/>
              </w:rPr>
              <w:t>reports</w:t>
            </w:r>
            <w:r w:rsidR="00806505">
              <w:rPr>
                <w:noProof/>
              </w:rPr>
              <w:t xml:space="preserve"> </w:t>
            </w:r>
            <w:r w:rsidRPr="002228DF">
              <w:rPr>
                <w:noProof/>
              </w:rPr>
              <w:t>generated</w:t>
            </w:r>
            <w:r w:rsidR="00806505">
              <w:rPr>
                <w:noProof/>
              </w:rPr>
              <w:t xml:space="preserve"> </w:t>
            </w:r>
            <w:r w:rsidRPr="002228DF">
              <w:rPr>
                <w:noProof/>
              </w:rPr>
              <w:t>within</w:t>
            </w:r>
            <w:r w:rsidR="00806505">
              <w:rPr>
                <w:noProof/>
              </w:rPr>
              <w:t xml:space="preserve"> </w:t>
            </w:r>
            <w:r w:rsidRPr="002228DF">
              <w:rPr>
                <w:noProof/>
              </w:rPr>
              <w:t>minutes</w:t>
            </w:r>
            <w:r w:rsidR="00806505">
              <w:rPr>
                <w:noProof/>
              </w:rPr>
              <w:t xml:space="preserve"> </w:t>
            </w:r>
            <w:r w:rsidRPr="002228DF">
              <w:rPr>
                <w:noProof/>
              </w:rPr>
              <w:t>of</w:t>
            </w:r>
            <w:r w:rsidR="00806505">
              <w:rPr>
                <w:noProof/>
              </w:rPr>
              <w:t xml:space="preserve"> </w:t>
            </w:r>
            <w:r w:rsidRPr="002228DF">
              <w:rPr>
                <w:noProof/>
              </w:rPr>
              <w:t>incident</w:t>
            </w:r>
            <w:r w:rsidR="00806505">
              <w:rPr>
                <w:noProof/>
              </w:rPr>
              <w:t xml:space="preserve"> </w:t>
            </w:r>
            <w:r w:rsidRPr="002228DF">
              <w:rPr>
                <w:noProof/>
              </w:rPr>
              <w:t>detection</w:t>
            </w:r>
          </w:p>
        </w:tc>
      </w:tr>
      <w:tr w:rsidR="007C7CF1" w:rsidRPr="002228DF" w14:paraId="1D5CB3DE" w14:textId="77777777" w:rsidTr="00892C4E">
        <w:tc>
          <w:tcPr>
            <w:tcW w:w="0" w:type="auto"/>
            <w:vAlign w:val="center"/>
            <w:hideMark/>
          </w:tcPr>
          <w:p w14:paraId="1EC314DB" w14:textId="2F5674AA" w:rsidR="00D7051D" w:rsidRPr="002228DF" w:rsidRDefault="00D7051D" w:rsidP="008F18DC">
            <w:pPr>
              <w:pStyle w:val="TableBody"/>
              <w:rPr>
                <w:noProof/>
              </w:rPr>
            </w:pPr>
            <w:r w:rsidRPr="002228DF">
              <w:rPr>
                <w:rFonts w:eastAsiaTheme="majorEastAsia"/>
                <w:noProof/>
              </w:rPr>
              <w:t>Intelligent</w:t>
            </w:r>
            <w:r w:rsidR="00806505">
              <w:rPr>
                <w:rFonts w:eastAsiaTheme="majorEastAsia"/>
                <w:noProof/>
              </w:rPr>
              <w:t xml:space="preserve"> </w:t>
            </w:r>
            <w:r w:rsidRPr="002228DF">
              <w:rPr>
                <w:rFonts w:eastAsiaTheme="majorEastAsia"/>
                <w:noProof/>
              </w:rPr>
              <w:t>Ticket</w:t>
            </w:r>
            <w:r w:rsidR="00806505">
              <w:rPr>
                <w:rFonts w:eastAsiaTheme="majorEastAsia"/>
                <w:noProof/>
              </w:rPr>
              <w:t xml:space="preserve"> </w:t>
            </w:r>
            <w:r w:rsidRPr="002228DF">
              <w:rPr>
                <w:rFonts w:eastAsiaTheme="majorEastAsia"/>
                <w:noProof/>
              </w:rPr>
              <w:t>Creation</w:t>
            </w:r>
          </w:p>
        </w:tc>
        <w:tc>
          <w:tcPr>
            <w:tcW w:w="0" w:type="auto"/>
            <w:vAlign w:val="center"/>
            <w:hideMark/>
          </w:tcPr>
          <w:p w14:paraId="3D03D2D8" w14:textId="56F9D057" w:rsidR="00D7051D" w:rsidRPr="002228DF" w:rsidRDefault="00D7051D" w:rsidP="008F18DC">
            <w:pPr>
              <w:pStyle w:val="TableBody"/>
              <w:rPr>
                <w:noProof/>
              </w:rPr>
            </w:pPr>
            <w:r w:rsidRPr="002228DF">
              <w:rPr>
                <w:noProof/>
              </w:rPr>
              <w:t>Enable</w:t>
            </w:r>
            <w:r w:rsidR="00806505">
              <w:rPr>
                <w:noProof/>
              </w:rPr>
              <w:t xml:space="preserve"> </w:t>
            </w:r>
            <w:r w:rsidRPr="002228DF">
              <w:rPr>
                <w:noProof/>
              </w:rPr>
              <w:t>AI</w:t>
            </w:r>
            <w:r w:rsidR="00806505">
              <w:rPr>
                <w:noProof/>
              </w:rPr>
              <w:t xml:space="preserve"> </w:t>
            </w:r>
            <w:r w:rsidRPr="002228DF">
              <w:rPr>
                <w:noProof/>
              </w:rPr>
              <w:t>to</w:t>
            </w:r>
            <w:r w:rsidR="00806505">
              <w:rPr>
                <w:noProof/>
              </w:rPr>
              <w:t xml:space="preserve"> </w:t>
            </w:r>
            <w:r w:rsidRPr="002228DF">
              <w:rPr>
                <w:noProof/>
              </w:rPr>
              <w:t>automatically</w:t>
            </w:r>
            <w:r w:rsidR="00806505">
              <w:rPr>
                <w:noProof/>
              </w:rPr>
              <w:t xml:space="preserve"> </w:t>
            </w:r>
            <w:r w:rsidRPr="002228DF">
              <w:rPr>
                <w:noProof/>
              </w:rPr>
              <w:t>create</w:t>
            </w:r>
            <w:r w:rsidR="00806505">
              <w:rPr>
                <w:noProof/>
              </w:rPr>
              <w:t xml:space="preserve"> </w:t>
            </w:r>
            <w:r w:rsidRPr="002228DF">
              <w:rPr>
                <w:noProof/>
              </w:rPr>
              <w:t>well-structured</w:t>
            </w:r>
            <w:r w:rsidR="00806505">
              <w:rPr>
                <w:noProof/>
              </w:rPr>
              <w:t xml:space="preserve"> </w:t>
            </w:r>
            <w:r w:rsidRPr="002228DF">
              <w:rPr>
                <w:noProof/>
              </w:rPr>
              <w:t>incident</w:t>
            </w:r>
            <w:r w:rsidR="00806505">
              <w:rPr>
                <w:noProof/>
              </w:rPr>
              <w:t xml:space="preserve"> </w:t>
            </w:r>
            <w:r w:rsidRPr="002228DF">
              <w:rPr>
                <w:noProof/>
              </w:rPr>
              <w:t>tickets</w:t>
            </w:r>
            <w:r w:rsidR="00806505">
              <w:rPr>
                <w:noProof/>
              </w:rPr>
              <w:t xml:space="preserve"> </w:t>
            </w:r>
            <w:r w:rsidRPr="002228DF">
              <w:rPr>
                <w:noProof/>
              </w:rPr>
              <w:t>with</w:t>
            </w:r>
            <w:r w:rsidR="00806505">
              <w:rPr>
                <w:noProof/>
              </w:rPr>
              <w:t xml:space="preserve"> </w:t>
            </w:r>
            <w:r w:rsidRPr="002228DF">
              <w:rPr>
                <w:noProof/>
              </w:rPr>
              <w:t>context,</w:t>
            </w:r>
            <w:r w:rsidR="00806505">
              <w:rPr>
                <w:noProof/>
              </w:rPr>
              <w:t xml:space="preserve"> </w:t>
            </w:r>
            <w:r w:rsidRPr="002228DF">
              <w:rPr>
                <w:noProof/>
              </w:rPr>
              <w:t>impact</w:t>
            </w:r>
            <w:r w:rsidR="00806505">
              <w:rPr>
                <w:noProof/>
              </w:rPr>
              <w:t xml:space="preserve"> </w:t>
            </w:r>
            <w:r w:rsidRPr="002228DF">
              <w:rPr>
                <w:noProof/>
              </w:rPr>
              <w:t>assessment,</w:t>
            </w:r>
            <w:r w:rsidR="00806505">
              <w:rPr>
                <w:noProof/>
              </w:rPr>
              <w:t xml:space="preserve"> </w:t>
            </w:r>
            <w:r w:rsidRPr="002228DF">
              <w:rPr>
                <w:noProof/>
              </w:rPr>
              <w:t>and</w:t>
            </w:r>
            <w:r w:rsidR="00806505">
              <w:rPr>
                <w:noProof/>
              </w:rPr>
              <w:t xml:space="preserve"> </w:t>
            </w:r>
            <w:r w:rsidRPr="002228DF">
              <w:rPr>
                <w:noProof/>
              </w:rPr>
              <w:t>suggested</w:t>
            </w:r>
            <w:r w:rsidR="00806505">
              <w:rPr>
                <w:noProof/>
              </w:rPr>
              <w:t xml:space="preserve"> </w:t>
            </w:r>
            <w:r w:rsidRPr="002228DF">
              <w:rPr>
                <w:noProof/>
              </w:rPr>
              <w:t>remediation</w:t>
            </w:r>
            <w:r w:rsidR="00806505">
              <w:rPr>
                <w:noProof/>
              </w:rPr>
              <w:t xml:space="preserve"> </w:t>
            </w:r>
            <w:r w:rsidRPr="002228DF">
              <w:rPr>
                <w:noProof/>
              </w:rPr>
              <w:t>steps</w:t>
            </w:r>
          </w:p>
        </w:tc>
        <w:tc>
          <w:tcPr>
            <w:tcW w:w="0" w:type="auto"/>
            <w:vAlign w:val="center"/>
            <w:hideMark/>
          </w:tcPr>
          <w:p w14:paraId="56BC857E" w14:textId="67994997" w:rsidR="00D7051D" w:rsidRPr="002228DF" w:rsidRDefault="00D7051D" w:rsidP="008F18DC">
            <w:pPr>
              <w:pStyle w:val="TableBody"/>
              <w:rPr>
                <w:noProof/>
              </w:rPr>
            </w:pPr>
            <w:r w:rsidRPr="002228DF">
              <w:rPr>
                <w:noProof/>
              </w:rPr>
              <w:t>Tickets</w:t>
            </w:r>
            <w:r w:rsidR="00806505">
              <w:rPr>
                <w:noProof/>
              </w:rPr>
              <w:t xml:space="preserve"> </w:t>
            </w:r>
            <w:r w:rsidRPr="002228DF">
              <w:rPr>
                <w:noProof/>
              </w:rPr>
              <w:t>include</w:t>
            </w:r>
            <w:r w:rsidR="00806505">
              <w:rPr>
                <w:noProof/>
              </w:rPr>
              <w:t xml:space="preserve"> </w:t>
            </w:r>
            <w:r w:rsidRPr="002228DF">
              <w:rPr>
                <w:noProof/>
              </w:rPr>
              <w:t>all</w:t>
            </w:r>
            <w:r w:rsidR="00806505">
              <w:rPr>
                <w:noProof/>
              </w:rPr>
              <w:t xml:space="preserve"> </w:t>
            </w:r>
            <w:r w:rsidRPr="002228DF">
              <w:rPr>
                <w:noProof/>
              </w:rPr>
              <w:t>relevant</w:t>
            </w:r>
            <w:r w:rsidR="00806505">
              <w:rPr>
                <w:noProof/>
              </w:rPr>
              <w:t xml:space="preserve"> </w:t>
            </w:r>
            <w:r w:rsidRPr="002228DF">
              <w:rPr>
                <w:noProof/>
              </w:rPr>
              <w:t>information;</w:t>
            </w:r>
            <w:r w:rsidR="00806505">
              <w:rPr>
                <w:noProof/>
              </w:rPr>
              <w:t xml:space="preserve"> </w:t>
            </w:r>
            <w:r w:rsidRPr="002228DF">
              <w:rPr>
                <w:noProof/>
              </w:rPr>
              <w:t>no</w:t>
            </w:r>
            <w:r w:rsidR="00806505">
              <w:rPr>
                <w:noProof/>
              </w:rPr>
              <w:t xml:space="preserve"> </w:t>
            </w:r>
            <w:r w:rsidRPr="002228DF">
              <w:rPr>
                <w:noProof/>
              </w:rPr>
              <w:t>manual</w:t>
            </w:r>
            <w:r w:rsidR="00806505">
              <w:rPr>
                <w:noProof/>
              </w:rPr>
              <w:t xml:space="preserve"> </w:t>
            </w:r>
            <w:r w:rsidRPr="002228DF">
              <w:rPr>
                <w:noProof/>
              </w:rPr>
              <w:t>data</w:t>
            </w:r>
            <w:r w:rsidR="00806505">
              <w:rPr>
                <w:noProof/>
              </w:rPr>
              <w:t xml:space="preserve"> </w:t>
            </w:r>
            <w:r w:rsidRPr="002228DF">
              <w:rPr>
                <w:noProof/>
              </w:rPr>
              <w:t>gathering</w:t>
            </w:r>
            <w:r w:rsidR="00806505">
              <w:rPr>
                <w:noProof/>
              </w:rPr>
              <w:t xml:space="preserve"> </w:t>
            </w:r>
            <w:r w:rsidRPr="002228DF">
              <w:rPr>
                <w:noProof/>
              </w:rPr>
              <w:t>needed</w:t>
            </w:r>
          </w:p>
        </w:tc>
      </w:tr>
      <w:tr w:rsidR="007C7CF1" w:rsidRPr="002228DF" w14:paraId="0091FF65" w14:textId="77777777" w:rsidTr="00892C4E">
        <w:tc>
          <w:tcPr>
            <w:tcW w:w="0" w:type="auto"/>
            <w:vAlign w:val="center"/>
            <w:hideMark/>
          </w:tcPr>
          <w:p w14:paraId="2EAB5452" w14:textId="7EA9011D" w:rsidR="00D7051D" w:rsidRPr="002228DF" w:rsidRDefault="00D7051D" w:rsidP="008F18DC">
            <w:pPr>
              <w:pStyle w:val="TableBody"/>
              <w:rPr>
                <w:noProof/>
              </w:rPr>
            </w:pPr>
            <w:r w:rsidRPr="002228DF">
              <w:rPr>
                <w:rFonts w:eastAsiaTheme="majorEastAsia"/>
                <w:noProof/>
              </w:rPr>
              <w:t>Predictive</w:t>
            </w:r>
            <w:r w:rsidR="00806505">
              <w:rPr>
                <w:rFonts w:eastAsiaTheme="majorEastAsia"/>
                <w:noProof/>
              </w:rPr>
              <w:t xml:space="preserve"> </w:t>
            </w:r>
            <w:r w:rsidRPr="002228DF">
              <w:rPr>
                <w:rFonts w:eastAsiaTheme="majorEastAsia"/>
                <w:noProof/>
              </w:rPr>
              <w:t>Alerting</w:t>
            </w:r>
          </w:p>
        </w:tc>
        <w:tc>
          <w:tcPr>
            <w:tcW w:w="0" w:type="auto"/>
            <w:vAlign w:val="center"/>
            <w:hideMark/>
          </w:tcPr>
          <w:p w14:paraId="7DCE9AD0" w14:textId="76DD0F56" w:rsidR="00D7051D" w:rsidRPr="002228DF" w:rsidRDefault="00D7051D" w:rsidP="008F18DC">
            <w:pPr>
              <w:pStyle w:val="TableBody"/>
              <w:rPr>
                <w:noProof/>
              </w:rPr>
            </w:pPr>
            <w:r w:rsidRPr="002228DF">
              <w:rPr>
                <w:noProof/>
              </w:rPr>
              <w:t>Use</w:t>
            </w:r>
            <w:r w:rsidR="00806505">
              <w:rPr>
                <w:noProof/>
              </w:rPr>
              <w:t xml:space="preserve"> </w:t>
            </w:r>
            <w:r w:rsidRPr="002228DF">
              <w:rPr>
                <w:noProof/>
              </w:rPr>
              <w:t>machine</w:t>
            </w:r>
            <w:r w:rsidR="00806505">
              <w:rPr>
                <w:noProof/>
              </w:rPr>
              <w:t xml:space="preserve"> </w:t>
            </w:r>
            <w:r w:rsidRPr="002228DF">
              <w:rPr>
                <w:noProof/>
              </w:rPr>
              <w:t>learning</w:t>
            </w:r>
            <w:r w:rsidR="00806505">
              <w:rPr>
                <w:noProof/>
              </w:rPr>
              <w:t xml:space="preserve"> </w:t>
            </w:r>
            <w:r w:rsidRPr="002228DF">
              <w:rPr>
                <w:noProof/>
              </w:rPr>
              <w:t>to</w:t>
            </w:r>
            <w:r w:rsidR="00806505">
              <w:rPr>
                <w:noProof/>
              </w:rPr>
              <w:t xml:space="preserve"> </w:t>
            </w:r>
            <w:r w:rsidRPr="002228DF">
              <w:rPr>
                <w:noProof/>
              </w:rPr>
              <w:t>forecast</w:t>
            </w:r>
            <w:r w:rsidR="00806505">
              <w:rPr>
                <w:noProof/>
              </w:rPr>
              <w:t xml:space="preserve"> </w:t>
            </w:r>
            <w:r w:rsidRPr="002228DF">
              <w:rPr>
                <w:noProof/>
              </w:rPr>
              <w:t>issues</w:t>
            </w:r>
            <w:r w:rsidR="00806505">
              <w:rPr>
                <w:noProof/>
              </w:rPr>
              <w:t xml:space="preserve"> </w:t>
            </w:r>
            <w:r w:rsidRPr="002228DF">
              <w:rPr>
                <w:noProof/>
              </w:rPr>
              <w:t>(capacity</w:t>
            </w:r>
            <w:r w:rsidR="00806505">
              <w:rPr>
                <w:noProof/>
              </w:rPr>
              <w:t xml:space="preserve"> </w:t>
            </w:r>
            <w:r w:rsidRPr="002228DF">
              <w:rPr>
                <w:noProof/>
              </w:rPr>
              <w:t>exhaustion,</w:t>
            </w:r>
            <w:r w:rsidR="00806505">
              <w:rPr>
                <w:noProof/>
              </w:rPr>
              <w:t xml:space="preserve"> </w:t>
            </w:r>
            <w:r w:rsidRPr="002228DF">
              <w:rPr>
                <w:noProof/>
              </w:rPr>
              <w:t>performance</w:t>
            </w:r>
            <w:r w:rsidR="00806505">
              <w:rPr>
                <w:noProof/>
              </w:rPr>
              <w:t xml:space="preserve"> </w:t>
            </w:r>
            <w:r w:rsidRPr="002228DF">
              <w:rPr>
                <w:noProof/>
              </w:rPr>
              <w:t>degradation)</w:t>
            </w:r>
            <w:r w:rsidR="00806505">
              <w:rPr>
                <w:noProof/>
              </w:rPr>
              <w:t xml:space="preserve"> </w:t>
            </w:r>
            <w:r w:rsidRPr="002228DF">
              <w:rPr>
                <w:noProof/>
              </w:rPr>
              <w:t>before</w:t>
            </w:r>
            <w:r w:rsidR="00806505">
              <w:rPr>
                <w:noProof/>
              </w:rPr>
              <w:t xml:space="preserve"> </w:t>
            </w:r>
            <w:r w:rsidRPr="002228DF">
              <w:rPr>
                <w:noProof/>
              </w:rPr>
              <w:t>they</w:t>
            </w:r>
            <w:r w:rsidR="00806505">
              <w:rPr>
                <w:noProof/>
              </w:rPr>
              <w:t xml:space="preserve"> </w:t>
            </w:r>
            <w:r w:rsidRPr="002228DF">
              <w:rPr>
                <w:noProof/>
              </w:rPr>
              <w:t>impact</w:t>
            </w:r>
            <w:r w:rsidR="00806505">
              <w:rPr>
                <w:noProof/>
              </w:rPr>
              <w:t xml:space="preserve"> </w:t>
            </w:r>
            <w:r w:rsidRPr="002228DF">
              <w:rPr>
                <w:noProof/>
              </w:rPr>
              <w:t>users</w:t>
            </w:r>
          </w:p>
        </w:tc>
        <w:tc>
          <w:tcPr>
            <w:tcW w:w="0" w:type="auto"/>
            <w:vAlign w:val="center"/>
            <w:hideMark/>
          </w:tcPr>
          <w:p w14:paraId="7A161346" w14:textId="25207382" w:rsidR="00D7051D" w:rsidRPr="002228DF" w:rsidRDefault="00D7051D" w:rsidP="008F18DC">
            <w:pPr>
              <w:pStyle w:val="TableBody"/>
              <w:rPr>
                <w:noProof/>
              </w:rPr>
            </w:pPr>
            <w:r w:rsidRPr="002228DF">
              <w:rPr>
                <w:noProof/>
              </w:rPr>
              <w:t>30-minute</w:t>
            </w:r>
            <w:r w:rsidR="00806505">
              <w:rPr>
                <w:noProof/>
              </w:rPr>
              <w:t xml:space="preserve"> </w:t>
            </w:r>
            <w:r w:rsidRPr="002228DF">
              <w:rPr>
                <w:noProof/>
              </w:rPr>
              <w:t>advance</w:t>
            </w:r>
            <w:r w:rsidR="00806505">
              <w:rPr>
                <w:noProof/>
              </w:rPr>
              <w:t xml:space="preserve"> </w:t>
            </w:r>
            <w:r w:rsidRPr="002228DF">
              <w:rPr>
                <w:noProof/>
              </w:rPr>
              <w:t>warning</w:t>
            </w:r>
            <w:r w:rsidR="00806505">
              <w:rPr>
                <w:noProof/>
              </w:rPr>
              <w:t xml:space="preserve"> </w:t>
            </w:r>
            <w:r w:rsidRPr="002228DF">
              <w:rPr>
                <w:noProof/>
              </w:rPr>
              <w:t>on</w:t>
            </w:r>
            <w:r w:rsidR="00806505">
              <w:rPr>
                <w:noProof/>
              </w:rPr>
              <w:t xml:space="preserve"> </w:t>
            </w:r>
            <w:r w:rsidRPr="002228DF">
              <w:rPr>
                <w:noProof/>
              </w:rPr>
              <w:t>predictable</w:t>
            </w:r>
            <w:r w:rsidR="00806505">
              <w:rPr>
                <w:noProof/>
              </w:rPr>
              <w:t xml:space="preserve"> </w:t>
            </w:r>
            <w:r w:rsidRPr="002228DF">
              <w:rPr>
                <w:noProof/>
              </w:rPr>
              <w:t>issues</w:t>
            </w:r>
          </w:p>
        </w:tc>
      </w:tr>
      <w:tr w:rsidR="007C7CF1" w:rsidRPr="002228DF" w14:paraId="174FA2B0" w14:textId="77777777" w:rsidTr="00892C4E">
        <w:tc>
          <w:tcPr>
            <w:tcW w:w="0" w:type="auto"/>
            <w:vAlign w:val="center"/>
            <w:hideMark/>
          </w:tcPr>
          <w:p w14:paraId="3FE89704" w14:textId="68FC1060" w:rsidR="00D7051D" w:rsidRPr="002228DF" w:rsidRDefault="00D7051D" w:rsidP="008F18DC">
            <w:pPr>
              <w:pStyle w:val="TableBody"/>
              <w:rPr>
                <w:noProof/>
              </w:rPr>
            </w:pPr>
            <w:r w:rsidRPr="002228DF">
              <w:rPr>
                <w:rFonts w:eastAsiaTheme="majorEastAsia"/>
                <w:noProof/>
              </w:rPr>
              <w:t>Runbook</w:t>
            </w:r>
            <w:r w:rsidR="00806505">
              <w:rPr>
                <w:rFonts w:eastAsiaTheme="majorEastAsia"/>
                <w:noProof/>
              </w:rPr>
              <w:t xml:space="preserve"> </w:t>
            </w:r>
            <w:r w:rsidRPr="002228DF">
              <w:rPr>
                <w:rFonts w:eastAsiaTheme="majorEastAsia"/>
                <w:noProof/>
              </w:rPr>
              <w:t>Automation</w:t>
            </w:r>
          </w:p>
        </w:tc>
        <w:tc>
          <w:tcPr>
            <w:tcW w:w="0" w:type="auto"/>
            <w:vAlign w:val="center"/>
            <w:hideMark/>
          </w:tcPr>
          <w:p w14:paraId="58F65DCD" w14:textId="2BC9040E" w:rsidR="00D7051D" w:rsidRPr="002228DF" w:rsidRDefault="00D7051D" w:rsidP="008F18DC">
            <w:pPr>
              <w:pStyle w:val="TableBody"/>
              <w:rPr>
                <w:noProof/>
              </w:rPr>
            </w:pPr>
            <w:r w:rsidRPr="002228DF">
              <w:rPr>
                <w:noProof/>
              </w:rPr>
              <w:t>Connect</w:t>
            </w:r>
            <w:r w:rsidR="00806505">
              <w:rPr>
                <w:noProof/>
              </w:rPr>
              <w:t xml:space="preserve"> </w:t>
            </w:r>
            <w:r w:rsidRPr="002228DF">
              <w:rPr>
                <w:noProof/>
              </w:rPr>
              <w:t>AI</w:t>
            </w:r>
            <w:r w:rsidR="00806505">
              <w:rPr>
                <w:noProof/>
              </w:rPr>
              <w:t xml:space="preserve"> </w:t>
            </w:r>
            <w:r w:rsidRPr="002228DF">
              <w:rPr>
                <w:noProof/>
              </w:rPr>
              <w:t>recommendations</w:t>
            </w:r>
            <w:r w:rsidR="00806505">
              <w:rPr>
                <w:noProof/>
              </w:rPr>
              <w:t xml:space="preserve"> </w:t>
            </w:r>
            <w:r w:rsidRPr="002228DF">
              <w:rPr>
                <w:noProof/>
              </w:rPr>
              <w:t>to</w:t>
            </w:r>
            <w:r w:rsidR="00806505">
              <w:rPr>
                <w:noProof/>
              </w:rPr>
              <w:t xml:space="preserve"> </w:t>
            </w:r>
            <w:r w:rsidRPr="002228DF">
              <w:rPr>
                <w:noProof/>
              </w:rPr>
              <w:t>automated</w:t>
            </w:r>
            <w:r w:rsidR="00806505">
              <w:rPr>
                <w:noProof/>
              </w:rPr>
              <w:t xml:space="preserve"> </w:t>
            </w:r>
            <w:r w:rsidRPr="002228DF">
              <w:rPr>
                <w:noProof/>
              </w:rPr>
              <w:t>remediation</w:t>
            </w:r>
            <w:r w:rsidR="00806505">
              <w:rPr>
                <w:noProof/>
              </w:rPr>
              <w:t xml:space="preserve"> </w:t>
            </w:r>
            <w:r w:rsidRPr="002228DF">
              <w:rPr>
                <w:noProof/>
              </w:rPr>
              <w:t>workflows</w:t>
            </w:r>
            <w:r w:rsidR="00806505">
              <w:rPr>
                <w:noProof/>
              </w:rPr>
              <w:t xml:space="preserve"> </w:t>
            </w:r>
            <w:r w:rsidRPr="002228DF">
              <w:rPr>
                <w:noProof/>
              </w:rPr>
              <w:t>for</w:t>
            </w:r>
            <w:r w:rsidR="00806505">
              <w:rPr>
                <w:noProof/>
              </w:rPr>
              <w:t xml:space="preserve"> </w:t>
            </w:r>
            <w:r w:rsidRPr="002228DF">
              <w:rPr>
                <w:noProof/>
              </w:rPr>
              <w:t>common,</w:t>
            </w:r>
            <w:r w:rsidR="00806505">
              <w:rPr>
                <w:noProof/>
              </w:rPr>
              <w:t xml:space="preserve"> </w:t>
            </w:r>
            <w:r w:rsidRPr="002228DF">
              <w:rPr>
                <w:noProof/>
              </w:rPr>
              <w:t>well-understood</w:t>
            </w:r>
            <w:r w:rsidR="00806505">
              <w:rPr>
                <w:noProof/>
              </w:rPr>
              <w:t xml:space="preserve"> </w:t>
            </w:r>
            <w:r w:rsidRPr="002228DF">
              <w:rPr>
                <w:noProof/>
              </w:rPr>
              <w:t>issues</w:t>
            </w:r>
          </w:p>
        </w:tc>
        <w:tc>
          <w:tcPr>
            <w:tcW w:w="0" w:type="auto"/>
            <w:vAlign w:val="center"/>
            <w:hideMark/>
          </w:tcPr>
          <w:p w14:paraId="7E796A25" w14:textId="2EE5F499" w:rsidR="00D7051D" w:rsidRPr="002228DF" w:rsidRDefault="00D7051D" w:rsidP="008F18DC">
            <w:pPr>
              <w:pStyle w:val="TableBody"/>
              <w:rPr>
                <w:noProof/>
              </w:rPr>
            </w:pPr>
            <w:r w:rsidRPr="002228DF">
              <w:rPr>
                <w:noProof/>
              </w:rPr>
              <w:t>Pre-approved</w:t>
            </w:r>
            <w:r w:rsidR="00806505">
              <w:rPr>
                <w:noProof/>
              </w:rPr>
              <w:t xml:space="preserve"> </w:t>
            </w:r>
            <w:r w:rsidRPr="002228DF">
              <w:rPr>
                <w:noProof/>
              </w:rPr>
              <w:t>fixes</w:t>
            </w:r>
            <w:r w:rsidR="00806505">
              <w:rPr>
                <w:noProof/>
              </w:rPr>
              <w:t xml:space="preserve"> </w:t>
            </w:r>
            <w:r w:rsidRPr="002228DF">
              <w:rPr>
                <w:noProof/>
              </w:rPr>
              <w:t>execute</w:t>
            </w:r>
            <w:r w:rsidR="00806505">
              <w:rPr>
                <w:noProof/>
              </w:rPr>
              <w:t xml:space="preserve"> </w:t>
            </w:r>
            <w:r w:rsidRPr="002228DF">
              <w:rPr>
                <w:noProof/>
              </w:rPr>
              <w:t>automatically</w:t>
            </w:r>
            <w:r w:rsidR="00806505">
              <w:rPr>
                <w:noProof/>
              </w:rPr>
              <w:t xml:space="preserve"> </w:t>
            </w:r>
            <w:r w:rsidRPr="002228DF">
              <w:rPr>
                <w:noProof/>
              </w:rPr>
              <w:t>with</w:t>
            </w:r>
            <w:r w:rsidR="00806505">
              <w:rPr>
                <w:noProof/>
              </w:rPr>
              <w:t xml:space="preserve"> </w:t>
            </w:r>
            <w:r w:rsidRPr="002228DF">
              <w:rPr>
                <w:noProof/>
              </w:rPr>
              <w:t>audit</w:t>
            </w:r>
            <w:r w:rsidR="00806505">
              <w:rPr>
                <w:noProof/>
              </w:rPr>
              <w:t xml:space="preserve"> </w:t>
            </w:r>
            <w:r w:rsidRPr="002228DF">
              <w:rPr>
                <w:noProof/>
              </w:rPr>
              <w:t>trails</w:t>
            </w:r>
          </w:p>
        </w:tc>
      </w:tr>
      <w:tr w:rsidR="007C7CF1" w:rsidRPr="002228DF" w14:paraId="7421D25B" w14:textId="77777777" w:rsidTr="00892C4E">
        <w:tc>
          <w:tcPr>
            <w:tcW w:w="0" w:type="auto"/>
            <w:vAlign w:val="center"/>
            <w:hideMark/>
          </w:tcPr>
          <w:p w14:paraId="36AD350A" w14:textId="69514BAC" w:rsidR="00D7051D" w:rsidRPr="002228DF" w:rsidRDefault="00D7051D" w:rsidP="008F18DC">
            <w:pPr>
              <w:pStyle w:val="TableBody"/>
              <w:rPr>
                <w:noProof/>
              </w:rPr>
            </w:pPr>
            <w:r w:rsidRPr="002228DF">
              <w:rPr>
                <w:rFonts w:eastAsiaTheme="majorEastAsia"/>
                <w:noProof/>
              </w:rPr>
              <w:t>Feedback</w:t>
            </w:r>
            <w:r w:rsidR="00806505">
              <w:rPr>
                <w:rFonts w:eastAsiaTheme="majorEastAsia"/>
                <w:noProof/>
              </w:rPr>
              <w:t xml:space="preserve"> </w:t>
            </w:r>
            <w:r w:rsidRPr="002228DF">
              <w:rPr>
                <w:rFonts w:eastAsiaTheme="majorEastAsia"/>
                <w:noProof/>
              </w:rPr>
              <w:t>Loop</w:t>
            </w:r>
            <w:r w:rsidR="00806505">
              <w:rPr>
                <w:rFonts w:eastAsiaTheme="majorEastAsia"/>
                <w:noProof/>
              </w:rPr>
              <w:t xml:space="preserve"> </w:t>
            </w:r>
            <w:r w:rsidRPr="002228DF">
              <w:rPr>
                <w:rFonts w:eastAsiaTheme="majorEastAsia"/>
                <w:noProof/>
              </w:rPr>
              <w:t>Integration</w:t>
            </w:r>
          </w:p>
        </w:tc>
        <w:tc>
          <w:tcPr>
            <w:tcW w:w="0" w:type="auto"/>
            <w:vAlign w:val="center"/>
            <w:hideMark/>
          </w:tcPr>
          <w:p w14:paraId="2DD88C50" w14:textId="7A5C8413" w:rsidR="00D7051D" w:rsidRPr="002228DF" w:rsidRDefault="00D7051D" w:rsidP="008F18DC">
            <w:pPr>
              <w:pStyle w:val="TableBody"/>
              <w:rPr>
                <w:noProof/>
              </w:rPr>
            </w:pPr>
            <w:r w:rsidRPr="002228DF">
              <w:rPr>
                <w:noProof/>
              </w:rPr>
              <w:t>Establish</w:t>
            </w:r>
            <w:r w:rsidR="00806505">
              <w:rPr>
                <w:noProof/>
              </w:rPr>
              <w:t xml:space="preserve"> </w:t>
            </w:r>
            <w:r w:rsidRPr="002228DF">
              <w:rPr>
                <w:noProof/>
              </w:rPr>
              <w:t>mechanisms</w:t>
            </w:r>
            <w:r w:rsidR="00806505">
              <w:rPr>
                <w:noProof/>
              </w:rPr>
              <w:t xml:space="preserve"> </w:t>
            </w:r>
            <w:r w:rsidRPr="002228DF">
              <w:rPr>
                <w:noProof/>
              </w:rPr>
              <w:t>for</w:t>
            </w:r>
            <w:r w:rsidR="00806505">
              <w:rPr>
                <w:noProof/>
              </w:rPr>
              <w:t xml:space="preserve"> </w:t>
            </w:r>
            <w:r w:rsidRPr="002228DF">
              <w:rPr>
                <w:noProof/>
              </w:rPr>
              <w:t>humans</w:t>
            </w:r>
            <w:r w:rsidR="00806505">
              <w:rPr>
                <w:noProof/>
              </w:rPr>
              <w:t xml:space="preserve"> </w:t>
            </w:r>
            <w:r w:rsidRPr="002228DF">
              <w:rPr>
                <w:noProof/>
              </w:rPr>
              <w:t>to</w:t>
            </w:r>
            <w:r w:rsidR="00806505">
              <w:rPr>
                <w:noProof/>
              </w:rPr>
              <w:t xml:space="preserve"> </w:t>
            </w:r>
            <w:r w:rsidRPr="002228DF">
              <w:rPr>
                <w:noProof/>
              </w:rPr>
              <w:t>validate</w:t>
            </w:r>
            <w:r w:rsidR="00806505">
              <w:rPr>
                <w:noProof/>
              </w:rPr>
              <w:t xml:space="preserve"> </w:t>
            </w:r>
            <w:r w:rsidRPr="002228DF">
              <w:rPr>
                <w:noProof/>
              </w:rPr>
              <w:t>AI</w:t>
            </w:r>
            <w:r w:rsidR="00806505">
              <w:rPr>
                <w:noProof/>
              </w:rPr>
              <w:t xml:space="preserve"> </w:t>
            </w:r>
            <w:r w:rsidRPr="002228DF">
              <w:rPr>
                <w:noProof/>
              </w:rPr>
              <w:t>decisions,</w:t>
            </w:r>
            <w:r w:rsidR="00806505">
              <w:rPr>
                <w:noProof/>
              </w:rPr>
              <w:t xml:space="preserve"> </w:t>
            </w:r>
            <w:r w:rsidRPr="002228DF">
              <w:rPr>
                <w:noProof/>
              </w:rPr>
              <w:t>continuously</w:t>
            </w:r>
            <w:r w:rsidR="00806505">
              <w:rPr>
                <w:noProof/>
              </w:rPr>
              <w:t xml:space="preserve"> </w:t>
            </w:r>
            <w:r w:rsidRPr="002228DF">
              <w:rPr>
                <w:noProof/>
              </w:rPr>
              <w:t>improving</w:t>
            </w:r>
            <w:r w:rsidR="00806505">
              <w:rPr>
                <w:noProof/>
              </w:rPr>
              <w:t xml:space="preserve"> </w:t>
            </w:r>
            <w:r w:rsidRPr="002228DF">
              <w:rPr>
                <w:noProof/>
              </w:rPr>
              <w:t>model</w:t>
            </w:r>
            <w:r w:rsidR="00806505">
              <w:rPr>
                <w:noProof/>
              </w:rPr>
              <w:t xml:space="preserve"> </w:t>
            </w:r>
            <w:r w:rsidRPr="002228DF">
              <w:rPr>
                <w:noProof/>
              </w:rPr>
              <w:t>accuracy</w:t>
            </w:r>
          </w:p>
        </w:tc>
        <w:tc>
          <w:tcPr>
            <w:tcW w:w="0" w:type="auto"/>
            <w:vAlign w:val="center"/>
            <w:hideMark/>
          </w:tcPr>
          <w:p w14:paraId="678B9E12" w14:textId="5ED7E5D6" w:rsidR="00D7051D" w:rsidRPr="002228DF" w:rsidRDefault="00D7051D" w:rsidP="008F18DC">
            <w:pPr>
              <w:pStyle w:val="TableBody"/>
              <w:rPr>
                <w:noProof/>
              </w:rPr>
            </w:pPr>
            <w:r w:rsidRPr="002228DF">
              <w:rPr>
                <w:noProof/>
              </w:rPr>
              <w:t>AI</w:t>
            </w:r>
            <w:r w:rsidR="00806505">
              <w:rPr>
                <w:noProof/>
              </w:rPr>
              <w:t xml:space="preserve"> </w:t>
            </w:r>
            <w:r w:rsidRPr="002228DF">
              <w:rPr>
                <w:noProof/>
              </w:rPr>
              <w:t>accuracy</w:t>
            </w:r>
            <w:r w:rsidR="00806505">
              <w:rPr>
                <w:noProof/>
              </w:rPr>
              <w:t xml:space="preserve"> </w:t>
            </w:r>
            <w:r w:rsidRPr="002228DF">
              <w:rPr>
                <w:noProof/>
              </w:rPr>
              <w:t>improves</w:t>
            </w:r>
            <w:r w:rsidR="00806505">
              <w:rPr>
                <w:noProof/>
              </w:rPr>
              <w:t xml:space="preserve"> </w:t>
            </w:r>
            <w:r w:rsidRPr="002228DF">
              <w:rPr>
                <w:noProof/>
              </w:rPr>
              <w:t>month-over-month</w:t>
            </w:r>
            <w:r w:rsidR="00806505">
              <w:rPr>
                <w:noProof/>
              </w:rPr>
              <w:t xml:space="preserve"> </w:t>
            </w:r>
            <w:r w:rsidRPr="002228DF">
              <w:rPr>
                <w:noProof/>
              </w:rPr>
              <w:t>based</w:t>
            </w:r>
            <w:r w:rsidR="00806505">
              <w:rPr>
                <w:noProof/>
              </w:rPr>
              <w:t xml:space="preserve"> </w:t>
            </w:r>
            <w:r w:rsidRPr="002228DF">
              <w:rPr>
                <w:noProof/>
              </w:rPr>
              <w:t>on</w:t>
            </w:r>
            <w:r w:rsidR="00806505">
              <w:rPr>
                <w:noProof/>
              </w:rPr>
              <w:t xml:space="preserve"> </w:t>
            </w:r>
            <w:r w:rsidRPr="002228DF">
              <w:rPr>
                <w:noProof/>
              </w:rPr>
              <w:t>operator</w:t>
            </w:r>
            <w:r w:rsidR="00806505">
              <w:rPr>
                <w:noProof/>
              </w:rPr>
              <w:t xml:space="preserve"> </w:t>
            </w:r>
            <w:r w:rsidRPr="002228DF">
              <w:rPr>
                <w:noProof/>
              </w:rPr>
              <w:t>feedback</w:t>
            </w:r>
          </w:p>
        </w:tc>
      </w:tr>
      <w:tr w:rsidR="007C7CF1" w:rsidRPr="002228DF" w14:paraId="06F4A976" w14:textId="77777777" w:rsidTr="00892C4E">
        <w:tc>
          <w:tcPr>
            <w:tcW w:w="0" w:type="auto"/>
            <w:vAlign w:val="center"/>
            <w:hideMark/>
          </w:tcPr>
          <w:p w14:paraId="027A91A5" w14:textId="60EF37FE" w:rsidR="00D7051D" w:rsidRPr="002228DF" w:rsidRDefault="00D7051D" w:rsidP="008F18DC">
            <w:pPr>
              <w:pStyle w:val="TableBody"/>
              <w:rPr>
                <w:noProof/>
              </w:rPr>
            </w:pPr>
            <w:r w:rsidRPr="002228DF">
              <w:rPr>
                <w:rFonts w:eastAsiaTheme="majorEastAsia"/>
                <w:noProof/>
              </w:rPr>
              <w:t>Business</w:t>
            </w:r>
            <w:r w:rsidR="00806505">
              <w:rPr>
                <w:rFonts w:eastAsiaTheme="majorEastAsia"/>
                <w:noProof/>
              </w:rPr>
              <w:t xml:space="preserve"> </w:t>
            </w:r>
            <w:r w:rsidRPr="002228DF">
              <w:rPr>
                <w:rFonts w:eastAsiaTheme="majorEastAsia"/>
                <w:noProof/>
              </w:rPr>
              <w:t>Impact</w:t>
            </w:r>
            <w:r w:rsidR="00806505">
              <w:rPr>
                <w:rFonts w:eastAsiaTheme="majorEastAsia"/>
                <w:noProof/>
              </w:rPr>
              <w:t xml:space="preserve"> </w:t>
            </w:r>
            <w:r w:rsidRPr="002228DF">
              <w:rPr>
                <w:rFonts w:eastAsiaTheme="majorEastAsia"/>
                <w:noProof/>
              </w:rPr>
              <w:t>Correlation</w:t>
            </w:r>
          </w:p>
        </w:tc>
        <w:tc>
          <w:tcPr>
            <w:tcW w:w="0" w:type="auto"/>
            <w:vAlign w:val="center"/>
            <w:hideMark/>
          </w:tcPr>
          <w:p w14:paraId="333219D2" w14:textId="2C6F5094" w:rsidR="00D7051D" w:rsidRPr="002228DF" w:rsidRDefault="00D7051D" w:rsidP="008F18DC">
            <w:pPr>
              <w:pStyle w:val="TableBody"/>
              <w:rPr>
                <w:noProof/>
              </w:rPr>
            </w:pPr>
            <w:r w:rsidRPr="002228DF">
              <w:rPr>
                <w:noProof/>
              </w:rPr>
              <w:t>Link</w:t>
            </w:r>
            <w:r w:rsidR="00806505">
              <w:rPr>
                <w:noProof/>
              </w:rPr>
              <w:t xml:space="preserve"> </w:t>
            </w:r>
            <w:r w:rsidRPr="002228DF">
              <w:rPr>
                <w:noProof/>
              </w:rPr>
              <w:t>technical</w:t>
            </w:r>
            <w:r w:rsidR="00806505">
              <w:rPr>
                <w:noProof/>
              </w:rPr>
              <w:t xml:space="preserve"> </w:t>
            </w:r>
            <w:r w:rsidRPr="002228DF">
              <w:rPr>
                <w:noProof/>
              </w:rPr>
              <w:t>incidents</w:t>
            </w:r>
            <w:r w:rsidR="00806505">
              <w:rPr>
                <w:noProof/>
              </w:rPr>
              <w:t xml:space="preserve"> </w:t>
            </w:r>
            <w:r w:rsidRPr="002228DF">
              <w:rPr>
                <w:noProof/>
              </w:rPr>
              <w:t>to</w:t>
            </w:r>
            <w:r w:rsidR="00806505">
              <w:rPr>
                <w:noProof/>
              </w:rPr>
              <w:t xml:space="preserve"> </w:t>
            </w:r>
            <w:r w:rsidRPr="002228DF">
              <w:rPr>
                <w:noProof/>
              </w:rPr>
              <w:t>business</w:t>
            </w:r>
            <w:r w:rsidR="00806505">
              <w:rPr>
                <w:noProof/>
              </w:rPr>
              <w:t xml:space="preserve"> </w:t>
            </w:r>
            <w:r w:rsidRPr="002228DF">
              <w:rPr>
                <w:noProof/>
              </w:rPr>
              <w:t>metrics</w:t>
            </w:r>
            <w:r w:rsidR="00806505">
              <w:rPr>
                <w:noProof/>
              </w:rPr>
              <w:t xml:space="preserve"> </w:t>
            </w:r>
            <w:r w:rsidRPr="002228DF">
              <w:rPr>
                <w:noProof/>
              </w:rPr>
              <w:t>(revenue</w:t>
            </w:r>
            <w:r w:rsidR="00806505">
              <w:rPr>
                <w:noProof/>
              </w:rPr>
              <w:t xml:space="preserve"> </w:t>
            </w:r>
            <w:r w:rsidRPr="002228DF">
              <w:rPr>
                <w:noProof/>
              </w:rPr>
              <w:t>impact,</w:t>
            </w:r>
            <w:r w:rsidR="00806505">
              <w:rPr>
                <w:noProof/>
              </w:rPr>
              <w:t xml:space="preserve"> </w:t>
            </w:r>
            <w:r w:rsidRPr="002228DF">
              <w:rPr>
                <w:noProof/>
              </w:rPr>
              <w:t>customer</w:t>
            </w:r>
            <w:r w:rsidR="00806505">
              <w:rPr>
                <w:noProof/>
              </w:rPr>
              <w:t xml:space="preserve"> </w:t>
            </w:r>
            <w:r w:rsidRPr="002228DF">
              <w:rPr>
                <w:noProof/>
              </w:rPr>
              <w:t>experience</w:t>
            </w:r>
            <w:r w:rsidR="00806505">
              <w:rPr>
                <w:noProof/>
              </w:rPr>
              <w:t xml:space="preserve"> </w:t>
            </w:r>
            <w:r w:rsidRPr="002228DF">
              <w:rPr>
                <w:noProof/>
              </w:rPr>
              <w:t>scores)</w:t>
            </w:r>
          </w:p>
        </w:tc>
        <w:tc>
          <w:tcPr>
            <w:tcW w:w="0" w:type="auto"/>
            <w:vAlign w:val="center"/>
            <w:hideMark/>
          </w:tcPr>
          <w:p w14:paraId="24154D95" w14:textId="58E1C310" w:rsidR="00D7051D" w:rsidRPr="002228DF" w:rsidRDefault="00D7051D" w:rsidP="008F18DC">
            <w:pPr>
              <w:pStyle w:val="TableBody"/>
              <w:rPr>
                <w:noProof/>
              </w:rPr>
            </w:pPr>
            <w:r w:rsidRPr="002228DF">
              <w:rPr>
                <w:noProof/>
              </w:rPr>
              <w:t>Executives</w:t>
            </w:r>
            <w:r w:rsidR="00806505">
              <w:rPr>
                <w:noProof/>
              </w:rPr>
              <w:t xml:space="preserve"> </w:t>
            </w:r>
            <w:r w:rsidRPr="002228DF">
              <w:rPr>
                <w:noProof/>
              </w:rPr>
              <w:t>receive</w:t>
            </w:r>
            <w:r w:rsidR="00806505">
              <w:rPr>
                <w:noProof/>
              </w:rPr>
              <w:t xml:space="preserve"> </w:t>
            </w:r>
            <w:r w:rsidRPr="002228DF">
              <w:rPr>
                <w:noProof/>
              </w:rPr>
              <w:t>business-context</w:t>
            </w:r>
            <w:r w:rsidR="00806505">
              <w:rPr>
                <w:noProof/>
              </w:rPr>
              <w:t xml:space="preserve"> </w:t>
            </w:r>
            <w:r w:rsidRPr="002228DF">
              <w:rPr>
                <w:noProof/>
              </w:rPr>
              <w:t>incident</w:t>
            </w:r>
            <w:r w:rsidR="00806505">
              <w:rPr>
                <w:noProof/>
              </w:rPr>
              <w:t xml:space="preserve"> </w:t>
            </w:r>
            <w:r w:rsidRPr="002228DF">
              <w:rPr>
                <w:noProof/>
              </w:rPr>
              <w:t>summaries</w:t>
            </w:r>
          </w:p>
        </w:tc>
      </w:tr>
    </w:tbl>
    <w:p w14:paraId="2E0C4E5E" w14:textId="4B0692D1" w:rsidR="00D7051D" w:rsidRPr="00D7051D" w:rsidRDefault="00D7051D" w:rsidP="002228DF">
      <w:pPr>
        <w:rPr>
          <w:noProof/>
        </w:rPr>
      </w:pPr>
      <w:r w:rsidRPr="00D7051D">
        <w:rPr>
          <w:rFonts w:eastAsiaTheme="majorEastAsia"/>
          <w:b/>
          <w:bCs/>
          <w:noProof/>
        </w:rPr>
        <w:t>Outcome:</w:t>
      </w:r>
      <w:r w:rsidR="00806505">
        <w:rPr>
          <w:noProof/>
        </w:rPr>
        <w:t xml:space="preserve"> </w:t>
      </w:r>
      <w:r w:rsidR="007C7CF1">
        <w:rPr>
          <w:noProof/>
        </w:rPr>
        <w:t>The</w:t>
      </w:r>
      <w:r w:rsidR="00806505">
        <w:rPr>
          <w:noProof/>
        </w:rPr>
        <w:t xml:space="preserve"> </w:t>
      </w:r>
      <w:r w:rsidRPr="00D7051D">
        <w:rPr>
          <w:noProof/>
        </w:rPr>
        <w:t>organization</w:t>
      </w:r>
      <w:r w:rsidR="00806505">
        <w:rPr>
          <w:noProof/>
        </w:rPr>
        <w:t xml:space="preserve"> </w:t>
      </w:r>
      <w:r w:rsidRPr="00D7051D">
        <w:rPr>
          <w:noProof/>
        </w:rPr>
        <w:t>achieves</w:t>
      </w:r>
      <w:r w:rsidR="00806505">
        <w:rPr>
          <w:noProof/>
        </w:rPr>
        <w:t xml:space="preserve"> </w:t>
      </w:r>
      <w:r w:rsidRPr="00D7051D">
        <w:rPr>
          <w:noProof/>
        </w:rPr>
        <w:t>the</w:t>
      </w:r>
      <w:r w:rsidR="00806505">
        <w:rPr>
          <w:noProof/>
        </w:rPr>
        <w:t xml:space="preserve"> </w:t>
      </w:r>
      <w:r w:rsidRPr="00D7051D">
        <w:rPr>
          <w:noProof/>
        </w:rPr>
        <w:t>vision</w:t>
      </w:r>
      <w:r w:rsidR="00806505">
        <w:rPr>
          <w:noProof/>
        </w:rPr>
        <w:t xml:space="preserve"> </w:t>
      </w:r>
      <w:r w:rsidRPr="00D7051D">
        <w:rPr>
          <w:noProof/>
        </w:rPr>
        <w:t>stated</w:t>
      </w:r>
      <w:r w:rsidR="00806505">
        <w:rPr>
          <w:noProof/>
        </w:rPr>
        <w:t xml:space="preserve"> </w:t>
      </w:r>
      <w:r w:rsidRPr="00D7051D">
        <w:rPr>
          <w:noProof/>
        </w:rPr>
        <w:t>in</w:t>
      </w:r>
      <w:r w:rsidR="00806505">
        <w:rPr>
          <w:noProof/>
        </w:rPr>
        <w:t xml:space="preserve"> </w:t>
      </w:r>
      <w:r w:rsidRPr="00D7051D">
        <w:rPr>
          <w:noProof/>
        </w:rPr>
        <w:t>the</w:t>
      </w:r>
      <w:r w:rsidR="00806505">
        <w:rPr>
          <w:noProof/>
        </w:rPr>
        <w:t xml:space="preserve"> </w:t>
      </w:r>
      <w:r w:rsidRPr="00D7051D">
        <w:rPr>
          <w:noProof/>
        </w:rPr>
        <w:t>executive</w:t>
      </w:r>
      <w:r w:rsidR="00806505">
        <w:rPr>
          <w:noProof/>
        </w:rPr>
        <w:t xml:space="preserve"> </w:t>
      </w:r>
      <w:r w:rsidRPr="00D7051D">
        <w:rPr>
          <w:noProof/>
        </w:rPr>
        <w:t>summary—transforming</w:t>
      </w:r>
      <w:r w:rsidR="00806505">
        <w:rPr>
          <w:noProof/>
        </w:rPr>
        <w:t xml:space="preserve"> </w:t>
      </w:r>
      <w:r w:rsidRPr="00D7051D">
        <w:rPr>
          <w:noProof/>
        </w:rPr>
        <w:t>observability</w:t>
      </w:r>
      <w:r w:rsidR="00806505">
        <w:rPr>
          <w:noProof/>
        </w:rPr>
        <w:t xml:space="preserve"> </w:t>
      </w:r>
      <w:r w:rsidRPr="00D7051D">
        <w:rPr>
          <w:noProof/>
        </w:rPr>
        <w:t>from</w:t>
      </w:r>
      <w:r w:rsidR="00806505">
        <w:rPr>
          <w:noProof/>
        </w:rPr>
        <w:t xml:space="preserve"> </w:t>
      </w:r>
      <w:r w:rsidRPr="00D7051D">
        <w:rPr>
          <w:noProof/>
        </w:rPr>
        <w:t>"technical</w:t>
      </w:r>
      <w:r w:rsidR="00806505">
        <w:rPr>
          <w:noProof/>
        </w:rPr>
        <w:t xml:space="preserve"> </w:t>
      </w:r>
      <w:r w:rsidRPr="00D7051D">
        <w:rPr>
          <w:noProof/>
        </w:rPr>
        <w:t>overhead</w:t>
      </w:r>
      <w:r w:rsidR="00806505">
        <w:rPr>
          <w:noProof/>
        </w:rPr>
        <w:t xml:space="preserve"> </w:t>
      </w:r>
      <w:r w:rsidRPr="00D7051D">
        <w:rPr>
          <w:noProof/>
        </w:rPr>
        <w:t>into</w:t>
      </w:r>
      <w:r w:rsidR="00806505">
        <w:rPr>
          <w:noProof/>
        </w:rPr>
        <w:t xml:space="preserve"> </w:t>
      </w:r>
      <w:r w:rsidRPr="00D7051D">
        <w:rPr>
          <w:noProof/>
        </w:rPr>
        <w:t>a</w:t>
      </w:r>
      <w:r w:rsidR="00806505">
        <w:rPr>
          <w:noProof/>
        </w:rPr>
        <w:t xml:space="preserve"> </w:t>
      </w:r>
      <w:r w:rsidRPr="00D7051D">
        <w:rPr>
          <w:noProof/>
        </w:rPr>
        <w:t>competitive</w:t>
      </w:r>
      <w:r w:rsidR="00806505">
        <w:rPr>
          <w:noProof/>
        </w:rPr>
        <w:t xml:space="preserve"> </w:t>
      </w:r>
      <w:r w:rsidRPr="00D7051D">
        <w:rPr>
          <w:noProof/>
        </w:rPr>
        <w:t>advantage"</w:t>
      </w:r>
      <w:r w:rsidR="00806505">
        <w:rPr>
          <w:noProof/>
        </w:rPr>
        <w:t xml:space="preserve"> </w:t>
      </w:r>
      <w:r w:rsidRPr="00D7051D">
        <w:rPr>
          <w:noProof/>
        </w:rPr>
        <w:t>where</w:t>
      </w:r>
      <w:r w:rsidR="00806505">
        <w:rPr>
          <w:noProof/>
        </w:rPr>
        <w:t xml:space="preserve"> </w:t>
      </w:r>
      <w:r w:rsidRPr="00D7051D">
        <w:rPr>
          <w:noProof/>
        </w:rPr>
        <w:t>teams</w:t>
      </w:r>
      <w:r w:rsidR="00806505">
        <w:rPr>
          <w:noProof/>
        </w:rPr>
        <w:t xml:space="preserve"> </w:t>
      </w:r>
      <w:r w:rsidRPr="00D7051D">
        <w:rPr>
          <w:noProof/>
        </w:rPr>
        <w:t>"spend</w:t>
      </w:r>
      <w:r w:rsidR="00806505">
        <w:rPr>
          <w:noProof/>
        </w:rPr>
        <w:t xml:space="preserve"> </w:t>
      </w:r>
      <w:r w:rsidRPr="00D7051D">
        <w:rPr>
          <w:noProof/>
        </w:rPr>
        <w:t>less</w:t>
      </w:r>
      <w:r w:rsidR="00806505">
        <w:rPr>
          <w:noProof/>
        </w:rPr>
        <w:t xml:space="preserve"> </w:t>
      </w:r>
      <w:r w:rsidRPr="00D7051D">
        <w:rPr>
          <w:noProof/>
        </w:rPr>
        <w:t>time</w:t>
      </w:r>
      <w:r w:rsidR="00806505">
        <w:rPr>
          <w:noProof/>
        </w:rPr>
        <w:t xml:space="preserve"> </w:t>
      </w:r>
      <w:r w:rsidRPr="00D7051D">
        <w:rPr>
          <w:noProof/>
        </w:rPr>
        <w:t>rectifying</w:t>
      </w:r>
      <w:r w:rsidR="00806505">
        <w:rPr>
          <w:noProof/>
        </w:rPr>
        <w:t xml:space="preserve"> </w:t>
      </w:r>
      <w:r w:rsidRPr="00D7051D">
        <w:rPr>
          <w:noProof/>
        </w:rPr>
        <w:t>issues</w:t>
      </w:r>
      <w:r w:rsidR="00806505">
        <w:rPr>
          <w:noProof/>
        </w:rPr>
        <w:t xml:space="preserve"> </w:t>
      </w:r>
      <w:r w:rsidRPr="00D7051D">
        <w:rPr>
          <w:noProof/>
        </w:rPr>
        <w:t>and</w:t>
      </w:r>
      <w:r w:rsidR="00806505">
        <w:rPr>
          <w:noProof/>
        </w:rPr>
        <w:t xml:space="preserve"> </w:t>
      </w:r>
      <w:r w:rsidRPr="00D7051D">
        <w:rPr>
          <w:noProof/>
        </w:rPr>
        <w:t>more</w:t>
      </w:r>
      <w:r w:rsidR="00806505">
        <w:rPr>
          <w:noProof/>
        </w:rPr>
        <w:t xml:space="preserve"> </w:t>
      </w:r>
      <w:r w:rsidRPr="00D7051D">
        <w:rPr>
          <w:noProof/>
        </w:rPr>
        <w:t>time</w:t>
      </w:r>
      <w:r w:rsidR="00806505">
        <w:rPr>
          <w:noProof/>
        </w:rPr>
        <w:t xml:space="preserve"> </w:t>
      </w:r>
      <w:r w:rsidRPr="00D7051D">
        <w:rPr>
          <w:noProof/>
        </w:rPr>
        <w:t>shipping</w:t>
      </w:r>
      <w:r w:rsidR="00806505">
        <w:rPr>
          <w:noProof/>
        </w:rPr>
        <w:t xml:space="preserve"> </w:t>
      </w:r>
      <w:r w:rsidRPr="00D7051D">
        <w:rPr>
          <w:noProof/>
        </w:rPr>
        <w:t>high-value</w:t>
      </w:r>
      <w:r w:rsidR="00806505">
        <w:rPr>
          <w:noProof/>
        </w:rPr>
        <w:t xml:space="preserve"> </w:t>
      </w:r>
      <w:r w:rsidRPr="00D7051D">
        <w:rPr>
          <w:noProof/>
        </w:rPr>
        <w:t>features"</w:t>
      </w:r>
    </w:p>
    <w:p w14:paraId="517CEA08" w14:textId="77777777" w:rsidR="008F18DC" w:rsidRDefault="008F18DC">
      <w:pPr>
        <w:spacing w:before="0" w:after="160" w:line="278" w:lineRule="auto"/>
        <w:jc w:val="left"/>
        <w:rPr>
          <w:rFonts w:asciiTheme="majorHAnsi" w:eastAsiaTheme="majorEastAsia" w:hAnsiTheme="majorHAnsi" w:cstheme="majorBidi"/>
          <w:color w:val="0F4761" w:themeColor="accent1" w:themeShade="BF"/>
          <w:sz w:val="32"/>
          <w:szCs w:val="32"/>
        </w:rPr>
      </w:pPr>
      <w:r>
        <w:br w:type="page"/>
      </w:r>
    </w:p>
    <w:p w14:paraId="49712E50" w14:textId="393CA9DC" w:rsidR="009E0768" w:rsidRDefault="009E0768" w:rsidP="0038693B">
      <w:pPr>
        <w:pStyle w:val="Heading2"/>
      </w:pPr>
      <w:bookmarkStart w:id="2315" w:name="_Toc228549539"/>
      <w:bookmarkStart w:id="2316" w:name="_Toc228784927"/>
      <w:r>
        <w:lastRenderedPageBreak/>
        <w:t>Maturity</w:t>
      </w:r>
      <w:r w:rsidR="00806505">
        <w:t xml:space="preserve"> </w:t>
      </w:r>
      <w:r>
        <w:t>Assessment</w:t>
      </w:r>
      <w:r w:rsidR="00806505">
        <w:t xml:space="preserve"> </w:t>
      </w:r>
      <w:r>
        <w:t>Framework</w:t>
      </w:r>
      <w:bookmarkEnd w:id="2315"/>
      <w:bookmarkEnd w:id="2316"/>
    </w:p>
    <w:p w14:paraId="160A8EDA" w14:textId="72489C27" w:rsidR="009E0768" w:rsidRDefault="009E0768" w:rsidP="008F18DC">
      <w:r>
        <w:t>To</w:t>
      </w:r>
      <w:r w:rsidR="00806505">
        <w:t xml:space="preserve"> </w:t>
      </w:r>
      <w:r>
        <w:t>track</w:t>
      </w:r>
      <w:r w:rsidR="00806505">
        <w:t xml:space="preserve"> </w:t>
      </w:r>
      <w:r>
        <w:t>progress</w:t>
      </w:r>
      <w:r w:rsidR="00806505">
        <w:t xml:space="preserve"> </w:t>
      </w:r>
      <w:r>
        <w:t>through</w:t>
      </w:r>
      <w:r w:rsidR="00806505">
        <w:t xml:space="preserve"> </w:t>
      </w:r>
      <w:r>
        <w:t>these</w:t>
      </w:r>
      <w:r w:rsidR="00806505">
        <w:t xml:space="preserve"> </w:t>
      </w:r>
      <w:r>
        <w:t>phases,</w:t>
      </w:r>
      <w:r w:rsidR="00806505">
        <w:t xml:space="preserve"> </w:t>
      </w:r>
      <w:r>
        <w:t>consider</w:t>
      </w:r>
      <w:r w:rsidR="00806505">
        <w:t xml:space="preserve"> </w:t>
      </w:r>
      <w:r>
        <w:t>measuring: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3397"/>
        <w:gridCol w:w="2362"/>
        <w:gridCol w:w="2033"/>
        <w:gridCol w:w="2693"/>
      </w:tblGrid>
      <w:tr w:rsidR="00AA4DA0" w:rsidRPr="00AA4DA0" w14:paraId="335364D4" w14:textId="77777777" w:rsidTr="00892C4E">
        <w:trPr>
          <w:tblHeader/>
        </w:trPr>
        <w:tc>
          <w:tcPr>
            <w:tcW w:w="3397" w:type="dxa"/>
            <w:noWrap/>
            <w:vAlign w:val="center"/>
            <w:hideMark/>
          </w:tcPr>
          <w:p w14:paraId="2E17083B" w14:textId="77777777" w:rsidR="009E0768" w:rsidRPr="002228DF" w:rsidRDefault="009E0768" w:rsidP="008F18DC">
            <w:pPr>
              <w:pStyle w:val="TableTitle"/>
            </w:pPr>
            <w:r w:rsidRPr="002228DF">
              <w:t>Metric</w:t>
            </w:r>
          </w:p>
        </w:tc>
        <w:tc>
          <w:tcPr>
            <w:tcW w:w="2362" w:type="dxa"/>
            <w:noWrap/>
            <w:vAlign w:val="center"/>
            <w:hideMark/>
          </w:tcPr>
          <w:p w14:paraId="44A37A67" w14:textId="75C4F29B" w:rsidR="009E0768" w:rsidRPr="002228DF" w:rsidRDefault="009E0768" w:rsidP="008F18DC">
            <w:pPr>
              <w:pStyle w:val="TableTitle"/>
            </w:pPr>
            <w:r w:rsidRPr="002228DF">
              <w:t>Phase</w:t>
            </w:r>
            <w:r w:rsidR="00806505">
              <w:t xml:space="preserve"> </w:t>
            </w:r>
            <w:r w:rsidRPr="002228DF">
              <w:t>1</w:t>
            </w:r>
            <w:r w:rsidR="00806505">
              <w:t xml:space="preserve"> </w:t>
            </w:r>
            <w:r w:rsidRPr="002228DF">
              <w:t>Target</w:t>
            </w:r>
          </w:p>
        </w:tc>
        <w:tc>
          <w:tcPr>
            <w:tcW w:w="2033" w:type="dxa"/>
            <w:noWrap/>
            <w:vAlign w:val="center"/>
            <w:hideMark/>
          </w:tcPr>
          <w:p w14:paraId="4E9B9962" w14:textId="42123FDB" w:rsidR="009E0768" w:rsidRPr="002228DF" w:rsidRDefault="009E0768" w:rsidP="008F18DC">
            <w:pPr>
              <w:pStyle w:val="TableTitle"/>
            </w:pPr>
            <w:r w:rsidRPr="002228DF">
              <w:t>Phase</w:t>
            </w:r>
            <w:r w:rsidR="00806505">
              <w:t xml:space="preserve"> </w:t>
            </w:r>
            <w:r w:rsidRPr="002228DF">
              <w:t>2</w:t>
            </w:r>
            <w:r w:rsidR="00806505">
              <w:t xml:space="preserve"> </w:t>
            </w:r>
            <w:r w:rsidRPr="002228DF">
              <w:t>Target</w:t>
            </w:r>
          </w:p>
        </w:tc>
        <w:tc>
          <w:tcPr>
            <w:tcW w:w="2693" w:type="dxa"/>
            <w:noWrap/>
            <w:vAlign w:val="center"/>
            <w:hideMark/>
          </w:tcPr>
          <w:p w14:paraId="425827E2" w14:textId="19EEE79F" w:rsidR="009E0768" w:rsidRPr="002228DF" w:rsidRDefault="009E0768" w:rsidP="008F18DC">
            <w:pPr>
              <w:pStyle w:val="TableTitle"/>
            </w:pPr>
            <w:r w:rsidRPr="002228DF">
              <w:t>Phase</w:t>
            </w:r>
            <w:r w:rsidR="00806505">
              <w:t xml:space="preserve"> </w:t>
            </w:r>
            <w:r w:rsidRPr="002228DF">
              <w:t>3</w:t>
            </w:r>
            <w:r w:rsidR="00806505">
              <w:t xml:space="preserve"> </w:t>
            </w:r>
            <w:r w:rsidRPr="002228DF">
              <w:t>Target</w:t>
            </w:r>
          </w:p>
        </w:tc>
      </w:tr>
      <w:tr w:rsidR="00AA4DA0" w:rsidRPr="00AA4DA0" w14:paraId="75F4BCB4" w14:textId="77777777" w:rsidTr="00892C4E">
        <w:tc>
          <w:tcPr>
            <w:tcW w:w="3397" w:type="dxa"/>
            <w:vAlign w:val="center"/>
            <w:hideMark/>
          </w:tcPr>
          <w:p w14:paraId="2D74FED2" w14:textId="691D4EF0" w:rsidR="009E0768" w:rsidRPr="002228DF" w:rsidRDefault="009E0768" w:rsidP="008F18DC">
            <w:pPr>
              <w:pStyle w:val="TableBody"/>
            </w:pPr>
            <w:r w:rsidRPr="008F18DC">
              <w:rPr>
                <w:rStyle w:val="Strong"/>
                <w:rFonts w:eastAsiaTheme="majorEastAsia"/>
                <w:szCs w:val="20"/>
              </w:rPr>
              <w:t>Mean</w:t>
            </w:r>
            <w:r w:rsidR="00806505">
              <w:rPr>
                <w:rStyle w:val="Strong"/>
                <w:rFonts w:eastAsiaTheme="majorEastAsia"/>
                <w:szCs w:val="20"/>
              </w:rPr>
              <w:t xml:space="preserve"> </w:t>
            </w:r>
            <w:r w:rsidRPr="008F18DC">
              <w:rPr>
                <w:rStyle w:val="Strong"/>
                <w:rFonts w:eastAsiaTheme="majorEastAsia"/>
                <w:szCs w:val="20"/>
              </w:rPr>
              <w:t>Time</w:t>
            </w:r>
            <w:r w:rsidR="00806505">
              <w:rPr>
                <w:rStyle w:val="Strong"/>
                <w:rFonts w:eastAsiaTheme="majorEastAsia"/>
                <w:szCs w:val="20"/>
              </w:rPr>
              <w:t xml:space="preserve"> </w:t>
            </w:r>
            <w:r w:rsidRPr="008F18DC">
              <w:rPr>
                <w:rStyle w:val="Strong"/>
                <w:rFonts w:eastAsiaTheme="majorEastAsia"/>
                <w:szCs w:val="20"/>
              </w:rPr>
              <w:t>to</w:t>
            </w:r>
            <w:r w:rsidR="00806505">
              <w:rPr>
                <w:rStyle w:val="Strong"/>
                <w:rFonts w:eastAsiaTheme="majorEastAsia"/>
                <w:szCs w:val="20"/>
              </w:rPr>
              <w:t xml:space="preserve"> </w:t>
            </w:r>
            <w:r w:rsidRPr="008F18DC">
              <w:rPr>
                <w:rStyle w:val="Strong"/>
                <w:rFonts w:eastAsiaTheme="majorEastAsia"/>
                <w:szCs w:val="20"/>
              </w:rPr>
              <w:t>Detect</w:t>
            </w:r>
            <w:r w:rsidR="00806505">
              <w:rPr>
                <w:rStyle w:val="Strong"/>
                <w:rFonts w:eastAsiaTheme="majorEastAsia"/>
                <w:szCs w:val="20"/>
              </w:rPr>
              <w:t xml:space="preserve"> </w:t>
            </w:r>
            <w:r w:rsidRPr="008F18DC">
              <w:rPr>
                <w:rStyle w:val="Strong"/>
                <w:rFonts w:eastAsiaTheme="majorEastAsia"/>
                <w:szCs w:val="20"/>
              </w:rPr>
              <w:t>(MTTD)</w:t>
            </w:r>
          </w:p>
        </w:tc>
        <w:tc>
          <w:tcPr>
            <w:tcW w:w="2362" w:type="dxa"/>
            <w:vAlign w:val="center"/>
            <w:hideMark/>
          </w:tcPr>
          <w:p w14:paraId="7C60955A" w14:textId="1AF1807B" w:rsidR="009E0768" w:rsidRPr="002228DF" w:rsidRDefault="009E0768" w:rsidP="008F18DC">
            <w:pPr>
              <w:pStyle w:val="TableBody"/>
            </w:pPr>
            <w:r w:rsidRPr="002228DF">
              <w:t>&lt;</w:t>
            </w:r>
            <w:r w:rsidR="00806505">
              <w:t xml:space="preserve"> </w:t>
            </w:r>
            <w:r w:rsidRPr="002228DF">
              <w:t>15</w:t>
            </w:r>
            <w:r w:rsidR="00806505">
              <w:t xml:space="preserve"> </w:t>
            </w:r>
            <w:r w:rsidRPr="002228DF">
              <w:t>minutes</w:t>
            </w:r>
          </w:p>
        </w:tc>
        <w:tc>
          <w:tcPr>
            <w:tcW w:w="2033" w:type="dxa"/>
            <w:vAlign w:val="center"/>
            <w:hideMark/>
          </w:tcPr>
          <w:p w14:paraId="204EA073" w14:textId="0869269D" w:rsidR="009E0768" w:rsidRPr="002228DF" w:rsidRDefault="009E0768" w:rsidP="008F18DC">
            <w:pPr>
              <w:pStyle w:val="TableBody"/>
            </w:pPr>
            <w:r w:rsidRPr="002228DF">
              <w:t>&lt;</w:t>
            </w:r>
            <w:r w:rsidR="00806505">
              <w:t xml:space="preserve"> </w:t>
            </w:r>
            <w:r w:rsidRPr="002228DF">
              <w:t>5</w:t>
            </w:r>
            <w:r w:rsidR="00806505">
              <w:t xml:space="preserve"> </w:t>
            </w:r>
            <w:r w:rsidRPr="002228DF">
              <w:t>minutes</w:t>
            </w:r>
          </w:p>
        </w:tc>
        <w:tc>
          <w:tcPr>
            <w:tcW w:w="2693" w:type="dxa"/>
            <w:vAlign w:val="center"/>
            <w:hideMark/>
          </w:tcPr>
          <w:p w14:paraId="036E0DE9" w14:textId="6BE18E03" w:rsidR="009E0768" w:rsidRPr="002228DF" w:rsidRDefault="009E0768" w:rsidP="008F18DC">
            <w:pPr>
              <w:pStyle w:val="TableBody"/>
            </w:pPr>
            <w:r w:rsidRPr="002228DF">
              <w:t>&lt;</w:t>
            </w:r>
            <w:r w:rsidR="00806505">
              <w:t xml:space="preserve"> </w:t>
            </w:r>
            <w:r w:rsidRPr="002228DF">
              <w:t>1</w:t>
            </w:r>
            <w:r w:rsidR="00806505">
              <w:t xml:space="preserve"> </w:t>
            </w:r>
            <w:r w:rsidRPr="002228DF">
              <w:t>minute</w:t>
            </w:r>
          </w:p>
        </w:tc>
      </w:tr>
      <w:tr w:rsidR="00AA4DA0" w:rsidRPr="00AA4DA0" w14:paraId="2216E41C" w14:textId="77777777" w:rsidTr="00892C4E">
        <w:tc>
          <w:tcPr>
            <w:tcW w:w="3397" w:type="dxa"/>
            <w:vAlign w:val="center"/>
            <w:hideMark/>
          </w:tcPr>
          <w:p w14:paraId="2E0D11E1" w14:textId="1E2124DA" w:rsidR="009E0768" w:rsidRPr="002228DF" w:rsidRDefault="009E0768" w:rsidP="008F18DC">
            <w:pPr>
              <w:pStyle w:val="TableBody"/>
            </w:pPr>
            <w:r w:rsidRPr="008F18DC">
              <w:rPr>
                <w:rStyle w:val="Strong"/>
                <w:rFonts w:eastAsiaTheme="majorEastAsia"/>
                <w:szCs w:val="20"/>
              </w:rPr>
              <w:t>Mean</w:t>
            </w:r>
            <w:r w:rsidR="00806505">
              <w:rPr>
                <w:rStyle w:val="Strong"/>
                <w:rFonts w:eastAsiaTheme="majorEastAsia"/>
                <w:szCs w:val="20"/>
              </w:rPr>
              <w:t xml:space="preserve"> </w:t>
            </w:r>
            <w:r w:rsidRPr="008F18DC">
              <w:rPr>
                <w:rStyle w:val="Strong"/>
                <w:rFonts w:eastAsiaTheme="majorEastAsia"/>
                <w:szCs w:val="20"/>
              </w:rPr>
              <w:t>Time</w:t>
            </w:r>
            <w:r w:rsidR="00806505">
              <w:rPr>
                <w:rStyle w:val="Strong"/>
                <w:rFonts w:eastAsiaTheme="majorEastAsia"/>
                <w:szCs w:val="20"/>
              </w:rPr>
              <w:t xml:space="preserve"> </w:t>
            </w:r>
            <w:r w:rsidRPr="008F18DC">
              <w:rPr>
                <w:rStyle w:val="Strong"/>
                <w:rFonts w:eastAsiaTheme="majorEastAsia"/>
                <w:szCs w:val="20"/>
              </w:rPr>
              <w:t>to</w:t>
            </w:r>
            <w:r w:rsidR="00806505">
              <w:rPr>
                <w:rStyle w:val="Strong"/>
                <w:rFonts w:eastAsiaTheme="majorEastAsia"/>
                <w:szCs w:val="20"/>
              </w:rPr>
              <w:t xml:space="preserve"> </w:t>
            </w:r>
            <w:r w:rsidRPr="008F18DC">
              <w:rPr>
                <w:rStyle w:val="Strong"/>
                <w:rFonts w:eastAsiaTheme="majorEastAsia"/>
                <w:szCs w:val="20"/>
              </w:rPr>
              <w:t>Resolution</w:t>
            </w:r>
            <w:r w:rsidR="00806505">
              <w:rPr>
                <w:rStyle w:val="Strong"/>
                <w:rFonts w:eastAsiaTheme="majorEastAsia"/>
                <w:szCs w:val="20"/>
              </w:rPr>
              <w:t xml:space="preserve"> </w:t>
            </w:r>
            <w:r w:rsidRPr="008F18DC">
              <w:rPr>
                <w:rStyle w:val="Strong"/>
                <w:rFonts w:eastAsiaTheme="majorEastAsia"/>
                <w:szCs w:val="20"/>
              </w:rPr>
              <w:t>(MTTR)</w:t>
            </w:r>
          </w:p>
        </w:tc>
        <w:tc>
          <w:tcPr>
            <w:tcW w:w="2362" w:type="dxa"/>
            <w:vAlign w:val="center"/>
            <w:hideMark/>
          </w:tcPr>
          <w:p w14:paraId="4673AC38" w14:textId="77777777" w:rsidR="009E0768" w:rsidRPr="002228DF" w:rsidRDefault="009E0768" w:rsidP="008F18DC">
            <w:pPr>
              <w:pStyle w:val="TableBody"/>
            </w:pPr>
            <w:r w:rsidRPr="002228DF">
              <w:t>Hours</w:t>
            </w:r>
          </w:p>
        </w:tc>
        <w:tc>
          <w:tcPr>
            <w:tcW w:w="2033" w:type="dxa"/>
            <w:vAlign w:val="center"/>
            <w:hideMark/>
          </w:tcPr>
          <w:p w14:paraId="5EA2C51F" w14:textId="788F76A4" w:rsidR="009E0768" w:rsidRPr="002228DF" w:rsidRDefault="009E0768" w:rsidP="008F18DC">
            <w:pPr>
              <w:pStyle w:val="TableBody"/>
            </w:pPr>
            <w:r w:rsidRPr="002228DF">
              <w:t>30</w:t>
            </w:r>
            <w:r w:rsidR="00806505">
              <w:t xml:space="preserve"> </w:t>
            </w:r>
            <w:r w:rsidRPr="002228DF">
              <w:t>minutes</w:t>
            </w:r>
          </w:p>
        </w:tc>
        <w:tc>
          <w:tcPr>
            <w:tcW w:w="2693" w:type="dxa"/>
            <w:vAlign w:val="center"/>
            <w:hideMark/>
          </w:tcPr>
          <w:p w14:paraId="25711BDE" w14:textId="32C75B4E" w:rsidR="009E0768" w:rsidRPr="002228DF" w:rsidRDefault="009E0768" w:rsidP="008F18DC">
            <w:pPr>
              <w:pStyle w:val="TableBody"/>
            </w:pPr>
            <w:r w:rsidRPr="002228DF">
              <w:t>Minutes</w:t>
            </w:r>
            <w:r w:rsidR="00806505">
              <w:t xml:space="preserve"> </w:t>
            </w:r>
          </w:p>
        </w:tc>
      </w:tr>
      <w:tr w:rsidR="00AA4DA0" w:rsidRPr="00AA4DA0" w14:paraId="6319B2ED" w14:textId="77777777" w:rsidTr="00892C4E">
        <w:tc>
          <w:tcPr>
            <w:tcW w:w="3397" w:type="dxa"/>
            <w:vAlign w:val="center"/>
            <w:hideMark/>
          </w:tcPr>
          <w:p w14:paraId="5B12541F" w14:textId="25067E34" w:rsidR="009E0768" w:rsidRPr="002228DF" w:rsidRDefault="009E0768" w:rsidP="008F18DC">
            <w:pPr>
              <w:pStyle w:val="TableBody"/>
            </w:pPr>
            <w:r w:rsidRPr="008F18DC">
              <w:rPr>
                <w:rStyle w:val="Strong"/>
                <w:rFonts w:eastAsiaTheme="majorEastAsia"/>
                <w:szCs w:val="20"/>
              </w:rPr>
              <w:t>Services</w:t>
            </w:r>
            <w:r w:rsidR="00806505">
              <w:rPr>
                <w:rStyle w:val="Strong"/>
                <w:rFonts w:eastAsiaTheme="majorEastAsia"/>
                <w:szCs w:val="20"/>
              </w:rPr>
              <w:t xml:space="preserve"> </w:t>
            </w:r>
            <w:r w:rsidRPr="008F18DC">
              <w:rPr>
                <w:rStyle w:val="Strong"/>
                <w:rFonts w:eastAsiaTheme="majorEastAsia"/>
                <w:szCs w:val="20"/>
              </w:rPr>
              <w:t>Instrumented</w:t>
            </w:r>
          </w:p>
        </w:tc>
        <w:tc>
          <w:tcPr>
            <w:tcW w:w="2362" w:type="dxa"/>
            <w:vAlign w:val="center"/>
            <w:hideMark/>
          </w:tcPr>
          <w:p w14:paraId="69320C17" w14:textId="77777777" w:rsidR="009E0768" w:rsidRPr="002228DF" w:rsidRDefault="009E0768" w:rsidP="008F18DC">
            <w:pPr>
              <w:pStyle w:val="TableBody"/>
            </w:pPr>
            <w:r w:rsidRPr="002228DF">
              <w:t>20%</w:t>
            </w:r>
          </w:p>
        </w:tc>
        <w:tc>
          <w:tcPr>
            <w:tcW w:w="2033" w:type="dxa"/>
            <w:vAlign w:val="center"/>
            <w:hideMark/>
          </w:tcPr>
          <w:p w14:paraId="4006BE99" w14:textId="77777777" w:rsidR="009E0768" w:rsidRPr="002228DF" w:rsidRDefault="009E0768" w:rsidP="008F18DC">
            <w:pPr>
              <w:pStyle w:val="TableBody"/>
            </w:pPr>
            <w:r w:rsidRPr="002228DF">
              <w:t>70%</w:t>
            </w:r>
          </w:p>
        </w:tc>
        <w:tc>
          <w:tcPr>
            <w:tcW w:w="2693" w:type="dxa"/>
            <w:vAlign w:val="center"/>
            <w:hideMark/>
          </w:tcPr>
          <w:p w14:paraId="5DCAD12A" w14:textId="77777777" w:rsidR="009E0768" w:rsidRPr="002228DF" w:rsidRDefault="009E0768" w:rsidP="008F18DC">
            <w:pPr>
              <w:pStyle w:val="TableBody"/>
            </w:pPr>
            <w:r w:rsidRPr="002228DF">
              <w:t>100%</w:t>
            </w:r>
          </w:p>
        </w:tc>
      </w:tr>
      <w:tr w:rsidR="00AA4DA0" w:rsidRPr="00AA4DA0" w14:paraId="072D6E53" w14:textId="77777777" w:rsidTr="00892C4E">
        <w:tc>
          <w:tcPr>
            <w:tcW w:w="3397" w:type="dxa"/>
            <w:vAlign w:val="center"/>
            <w:hideMark/>
          </w:tcPr>
          <w:p w14:paraId="1D0D4135" w14:textId="5DA72191" w:rsidR="009E0768" w:rsidRPr="002228DF" w:rsidRDefault="009E0768" w:rsidP="008F18DC">
            <w:pPr>
              <w:pStyle w:val="TableBody"/>
            </w:pPr>
            <w:r w:rsidRPr="008F18DC">
              <w:rPr>
                <w:rStyle w:val="Strong"/>
                <w:rFonts w:eastAsiaTheme="majorEastAsia"/>
                <w:szCs w:val="20"/>
              </w:rPr>
              <w:t>Alert</w:t>
            </w:r>
            <w:r w:rsidR="00806505">
              <w:rPr>
                <w:rStyle w:val="Strong"/>
                <w:rFonts w:eastAsiaTheme="majorEastAsia"/>
                <w:szCs w:val="20"/>
              </w:rPr>
              <w:t xml:space="preserve"> </w:t>
            </w:r>
            <w:r w:rsidRPr="008F18DC">
              <w:rPr>
                <w:rStyle w:val="Strong"/>
                <w:rFonts w:eastAsiaTheme="majorEastAsia"/>
                <w:szCs w:val="20"/>
              </w:rPr>
              <w:t>Noise</w:t>
            </w:r>
            <w:r w:rsidR="00806505">
              <w:rPr>
                <w:rStyle w:val="Strong"/>
                <w:rFonts w:eastAsiaTheme="majorEastAsia"/>
                <w:szCs w:val="20"/>
              </w:rPr>
              <w:t xml:space="preserve"> </w:t>
            </w:r>
            <w:r w:rsidRPr="008F18DC">
              <w:rPr>
                <w:rStyle w:val="Strong"/>
                <w:rFonts w:eastAsiaTheme="majorEastAsia"/>
                <w:szCs w:val="20"/>
              </w:rPr>
              <w:t>Ratio</w:t>
            </w:r>
          </w:p>
        </w:tc>
        <w:tc>
          <w:tcPr>
            <w:tcW w:w="2362" w:type="dxa"/>
            <w:vAlign w:val="center"/>
            <w:hideMark/>
          </w:tcPr>
          <w:p w14:paraId="208B48DA" w14:textId="77777777" w:rsidR="009E0768" w:rsidRPr="002228DF" w:rsidRDefault="009E0768" w:rsidP="008F18DC">
            <w:pPr>
              <w:pStyle w:val="TableBody"/>
            </w:pPr>
            <w:r w:rsidRPr="002228DF">
              <w:t>High</w:t>
            </w:r>
          </w:p>
        </w:tc>
        <w:tc>
          <w:tcPr>
            <w:tcW w:w="2033" w:type="dxa"/>
            <w:vAlign w:val="center"/>
            <w:hideMark/>
          </w:tcPr>
          <w:p w14:paraId="1A768852" w14:textId="77777777" w:rsidR="009E0768" w:rsidRPr="002228DF" w:rsidRDefault="009E0768" w:rsidP="008F18DC">
            <w:pPr>
              <w:pStyle w:val="TableBody"/>
            </w:pPr>
            <w:r w:rsidRPr="002228DF">
              <w:t>Moderate</w:t>
            </w:r>
          </w:p>
        </w:tc>
        <w:tc>
          <w:tcPr>
            <w:tcW w:w="2693" w:type="dxa"/>
            <w:vAlign w:val="center"/>
            <w:hideMark/>
          </w:tcPr>
          <w:p w14:paraId="5058834F" w14:textId="36BCB96C" w:rsidR="009E0768" w:rsidRPr="002228DF" w:rsidRDefault="009E0768" w:rsidP="008F18DC">
            <w:pPr>
              <w:pStyle w:val="TableBody"/>
            </w:pPr>
            <w:r w:rsidRPr="002228DF">
              <w:t>Low</w:t>
            </w:r>
            <w:r w:rsidR="00806505">
              <w:t xml:space="preserve"> </w:t>
            </w:r>
            <w:r w:rsidRPr="002228DF">
              <w:t>(&lt;10%</w:t>
            </w:r>
            <w:r w:rsidR="00806505">
              <w:t xml:space="preserve"> </w:t>
            </w:r>
            <w:r w:rsidRPr="002228DF">
              <w:t>false</w:t>
            </w:r>
            <w:r w:rsidR="00806505">
              <w:t xml:space="preserve"> </w:t>
            </w:r>
            <w:r w:rsidRPr="002228DF">
              <w:t>positives)</w:t>
            </w:r>
          </w:p>
        </w:tc>
      </w:tr>
      <w:tr w:rsidR="00AA4DA0" w:rsidRPr="00AA4DA0" w14:paraId="6C511350" w14:textId="77777777" w:rsidTr="00892C4E">
        <w:tc>
          <w:tcPr>
            <w:tcW w:w="3397" w:type="dxa"/>
            <w:vAlign w:val="center"/>
            <w:hideMark/>
          </w:tcPr>
          <w:p w14:paraId="4C07216C" w14:textId="187ADEAC" w:rsidR="009E0768" w:rsidRPr="002228DF" w:rsidRDefault="009E0768" w:rsidP="008F18DC">
            <w:pPr>
              <w:pStyle w:val="TableBody"/>
            </w:pPr>
            <w:r w:rsidRPr="008F18DC">
              <w:rPr>
                <w:rStyle w:val="Strong"/>
                <w:rFonts w:eastAsiaTheme="majorEastAsia"/>
                <w:szCs w:val="20"/>
              </w:rPr>
              <w:t>Manual</w:t>
            </w:r>
            <w:r w:rsidR="00806505">
              <w:rPr>
                <w:rStyle w:val="Strong"/>
                <w:rFonts w:eastAsiaTheme="majorEastAsia"/>
                <w:szCs w:val="20"/>
              </w:rPr>
              <w:t xml:space="preserve"> </w:t>
            </w:r>
            <w:r w:rsidRPr="008F18DC">
              <w:rPr>
                <w:rStyle w:val="Strong"/>
                <w:rFonts w:eastAsiaTheme="majorEastAsia"/>
                <w:szCs w:val="20"/>
              </w:rPr>
              <w:t>RCA</w:t>
            </w:r>
            <w:r w:rsidR="00806505">
              <w:rPr>
                <w:rStyle w:val="Strong"/>
                <w:rFonts w:eastAsiaTheme="majorEastAsia"/>
                <w:szCs w:val="20"/>
              </w:rPr>
              <w:t xml:space="preserve"> </w:t>
            </w:r>
            <w:r w:rsidRPr="008F18DC">
              <w:rPr>
                <w:rStyle w:val="Strong"/>
                <w:rFonts w:eastAsiaTheme="majorEastAsia"/>
                <w:szCs w:val="20"/>
              </w:rPr>
              <w:t>Required</w:t>
            </w:r>
          </w:p>
        </w:tc>
        <w:tc>
          <w:tcPr>
            <w:tcW w:w="2362" w:type="dxa"/>
            <w:vAlign w:val="center"/>
            <w:hideMark/>
          </w:tcPr>
          <w:p w14:paraId="4899F763" w14:textId="77777777" w:rsidR="009E0768" w:rsidRPr="002228DF" w:rsidRDefault="009E0768" w:rsidP="008F18DC">
            <w:pPr>
              <w:pStyle w:val="TableBody"/>
            </w:pPr>
            <w:r w:rsidRPr="002228DF">
              <w:t>100%</w:t>
            </w:r>
          </w:p>
        </w:tc>
        <w:tc>
          <w:tcPr>
            <w:tcW w:w="2033" w:type="dxa"/>
            <w:vAlign w:val="center"/>
            <w:hideMark/>
          </w:tcPr>
          <w:p w14:paraId="55B471EC" w14:textId="77777777" w:rsidR="009E0768" w:rsidRPr="002228DF" w:rsidRDefault="009E0768" w:rsidP="008F18DC">
            <w:pPr>
              <w:pStyle w:val="TableBody"/>
            </w:pPr>
            <w:r w:rsidRPr="002228DF">
              <w:t>50%</w:t>
            </w:r>
          </w:p>
        </w:tc>
        <w:tc>
          <w:tcPr>
            <w:tcW w:w="2693" w:type="dxa"/>
            <w:vAlign w:val="center"/>
            <w:hideMark/>
          </w:tcPr>
          <w:p w14:paraId="0683463A" w14:textId="77777777" w:rsidR="009E0768" w:rsidRPr="002228DF" w:rsidRDefault="009E0768" w:rsidP="008F18DC">
            <w:pPr>
              <w:pStyle w:val="TableBody"/>
            </w:pPr>
            <w:r w:rsidRPr="002228DF">
              <w:t>&lt;20%</w:t>
            </w:r>
          </w:p>
        </w:tc>
      </w:tr>
      <w:tr w:rsidR="00AA4DA0" w:rsidRPr="00AA4DA0" w14:paraId="3EE626C0" w14:textId="77777777" w:rsidTr="00892C4E">
        <w:tc>
          <w:tcPr>
            <w:tcW w:w="3397" w:type="dxa"/>
            <w:vAlign w:val="center"/>
            <w:hideMark/>
          </w:tcPr>
          <w:p w14:paraId="5F4004E3" w14:textId="42822F5F" w:rsidR="009E0768" w:rsidRPr="002228DF" w:rsidRDefault="009E0768" w:rsidP="008F18DC">
            <w:pPr>
              <w:pStyle w:val="TableBody"/>
            </w:pPr>
            <w:r w:rsidRPr="008F18DC">
              <w:rPr>
                <w:rStyle w:val="Strong"/>
                <w:rFonts w:eastAsiaTheme="majorEastAsia"/>
                <w:szCs w:val="20"/>
              </w:rPr>
              <w:t>Automated</w:t>
            </w:r>
            <w:r w:rsidR="00806505">
              <w:rPr>
                <w:rStyle w:val="Strong"/>
                <w:rFonts w:eastAsiaTheme="majorEastAsia"/>
                <w:szCs w:val="20"/>
              </w:rPr>
              <w:t xml:space="preserve"> </w:t>
            </w:r>
            <w:r w:rsidRPr="008F18DC">
              <w:rPr>
                <w:rStyle w:val="Strong"/>
                <w:rFonts w:eastAsiaTheme="majorEastAsia"/>
                <w:szCs w:val="20"/>
              </w:rPr>
              <w:t>Ticket</w:t>
            </w:r>
            <w:r w:rsidR="00806505">
              <w:rPr>
                <w:rStyle w:val="Strong"/>
                <w:rFonts w:eastAsiaTheme="majorEastAsia"/>
                <w:szCs w:val="20"/>
              </w:rPr>
              <w:t xml:space="preserve"> </w:t>
            </w:r>
            <w:r w:rsidRPr="008F18DC">
              <w:rPr>
                <w:rStyle w:val="Strong"/>
                <w:rFonts w:eastAsiaTheme="majorEastAsia"/>
                <w:szCs w:val="20"/>
              </w:rPr>
              <w:t>Creation</w:t>
            </w:r>
          </w:p>
        </w:tc>
        <w:tc>
          <w:tcPr>
            <w:tcW w:w="2362" w:type="dxa"/>
            <w:vAlign w:val="center"/>
            <w:hideMark/>
          </w:tcPr>
          <w:p w14:paraId="36084F02" w14:textId="77777777" w:rsidR="009E0768" w:rsidRPr="002228DF" w:rsidRDefault="009E0768" w:rsidP="008F18DC">
            <w:pPr>
              <w:pStyle w:val="TableBody"/>
            </w:pPr>
            <w:r w:rsidRPr="002228DF">
              <w:t>0%</w:t>
            </w:r>
          </w:p>
        </w:tc>
        <w:tc>
          <w:tcPr>
            <w:tcW w:w="2033" w:type="dxa"/>
            <w:vAlign w:val="center"/>
            <w:hideMark/>
          </w:tcPr>
          <w:p w14:paraId="77CBD1B2" w14:textId="77777777" w:rsidR="009E0768" w:rsidRPr="002228DF" w:rsidRDefault="009E0768" w:rsidP="008F18DC">
            <w:pPr>
              <w:pStyle w:val="TableBody"/>
            </w:pPr>
            <w:r w:rsidRPr="002228DF">
              <w:t>50%</w:t>
            </w:r>
          </w:p>
        </w:tc>
        <w:tc>
          <w:tcPr>
            <w:tcW w:w="2693" w:type="dxa"/>
            <w:vAlign w:val="center"/>
            <w:hideMark/>
          </w:tcPr>
          <w:p w14:paraId="61388EED" w14:textId="77777777" w:rsidR="009E0768" w:rsidRPr="002228DF" w:rsidRDefault="009E0768" w:rsidP="008F18DC">
            <w:pPr>
              <w:pStyle w:val="TableBody"/>
            </w:pPr>
            <w:r w:rsidRPr="002228DF">
              <w:t>&gt;90%</w:t>
            </w:r>
          </w:p>
        </w:tc>
      </w:tr>
    </w:tbl>
    <w:p w14:paraId="2E197278" w14:textId="77777777" w:rsidR="00AC64BF" w:rsidRDefault="00AC64BF" w:rsidP="002228DF">
      <w:pPr>
        <w:rPr>
          <w:noProof/>
        </w:rPr>
      </w:pPr>
      <w:r>
        <w:rPr>
          <w:noProof/>
        </w:rPr>
        <w:br w:type="page"/>
      </w:r>
    </w:p>
    <w:p w14:paraId="5CEBAD9F" w14:textId="6E25D7EB" w:rsidR="00932F61" w:rsidRPr="00566575" w:rsidRDefault="00932F61" w:rsidP="002228DF">
      <w:pPr>
        <w:pStyle w:val="Heading1"/>
      </w:pPr>
      <w:bookmarkStart w:id="2317" w:name="_Toc226050755"/>
      <w:bookmarkStart w:id="2318" w:name="_Toc228549540"/>
      <w:bookmarkStart w:id="2319" w:name="_Toc228784928"/>
      <w:bookmarkEnd w:id="2317"/>
      <w:r w:rsidRPr="00566575">
        <w:lastRenderedPageBreak/>
        <w:t>Final</w:t>
      </w:r>
      <w:r w:rsidR="00806505">
        <w:t xml:space="preserve"> </w:t>
      </w:r>
      <w:r w:rsidRPr="00566575">
        <w:t>Architecture</w:t>
      </w:r>
      <w:r w:rsidR="00806505">
        <w:t xml:space="preserve"> </w:t>
      </w:r>
      <w:r w:rsidRPr="00566575">
        <w:t>Summary</w:t>
      </w:r>
      <w:bookmarkEnd w:id="2318"/>
      <w:bookmarkEnd w:id="2319"/>
    </w:p>
    <w:p w14:paraId="587082B4" w14:textId="3CD93CD8" w:rsidR="00932F61" w:rsidRPr="00566575" w:rsidRDefault="00932F61" w:rsidP="002228DF">
      <w:r w:rsidRPr="00566575">
        <w:t>Observability</w:t>
      </w:r>
      <w:r w:rsidR="00806505">
        <w:t xml:space="preserve"> </w:t>
      </w:r>
      <w:r w:rsidRPr="00566575">
        <w:t>pillars</w:t>
      </w:r>
    </w:p>
    <w:p w14:paraId="6F531A57" w14:textId="22F234E8" w:rsidR="00932F61" w:rsidRPr="00566575" w:rsidRDefault="00932F61" w:rsidP="008F18DC">
      <w:pPr>
        <w:pStyle w:val="Bullets"/>
      </w:pPr>
      <w:r w:rsidRPr="00566575">
        <w:t>OpenTelemetry</w:t>
      </w:r>
      <w:r w:rsidR="00806505">
        <w:t xml:space="preserve"> </w:t>
      </w:r>
      <w:r w:rsidRPr="00566575">
        <w:t>as</w:t>
      </w:r>
      <w:r w:rsidR="00806505">
        <w:t xml:space="preserve"> </w:t>
      </w:r>
      <w:r w:rsidRPr="00566575">
        <w:t>universal</w:t>
      </w:r>
      <w:r w:rsidR="00806505">
        <w:t xml:space="preserve"> </w:t>
      </w:r>
      <w:r w:rsidRPr="00566575">
        <w:t>telemetry</w:t>
      </w:r>
      <w:r w:rsidR="00806505">
        <w:t xml:space="preserve"> </w:t>
      </w:r>
      <w:r w:rsidRPr="00566575">
        <w:t>layer</w:t>
      </w:r>
    </w:p>
    <w:p w14:paraId="62266B79" w14:textId="0C9F00B4" w:rsidR="00932F61" w:rsidRPr="00566575" w:rsidRDefault="00932F61" w:rsidP="008F18DC">
      <w:pPr>
        <w:pStyle w:val="Bullets"/>
      </w:pPr>
      <w:r w:rsidRPr="00566575">
        <w:t>Grafana</w:t>
      </w:r>
      <w:r w:rsidR="00806505">
        <w:t xml:space="preserve"> </w:t>
      </w:r>
      <w:r w:rsidRPr="00566575">
        <w:t>ecosystem</w:t>
      </w:r>
      <w:r w:rsidR="00806505">
        <w:t xml:space="preserve"> </w:t>
      </w:r>
      <w:r w:rsidRPr="00566575">
        <w:t>for</w:t>
      </w:r>
      <w:r w:rsidR="00806505">
        <w:t xml:space="preserve"> </w:t>
      </w:r>
      <w:r w:rsidRPr="00566575">
        <w:t>visualization</w:t>
      </w:r>
    </w:p>
    <w:p w14:paraId="76F5E223" w14:textId="3D6FB6E8" w:rsidR="00932F61" w:rsidRPr="00566575" w:rsidRDefault="00932F61" w:rsidP="008F18DC">
      <w:pPr>
        <w:pStyle w:val="Bullets"/>
      </w:pPr>
      <w:r w:rsidRPr="00566575">
        <w:t>Prometheus</w:t>
      </w:r>
      <w:r w:rsidR="00806505">
        <w:t xml:space="preserve"> </w:t>
      </w:r>
      <w:r w:rsidRPr="00566575">
        <w:t>Loki</w:t>
      </w:r>
      <w:r w:rsidR="00806505">
        <w:t xml:space="preserve"> </w:t>
      </w:r>
      <w:r w:rsidRPr="00566575">
        <w:t>Tempo</w:t>
      </w:r>
      <w:r w:rsidR="00806505">
        <w:t xml:space="preserve"> </w:t>
      </w:r>
      <w:r w:rsidRPr="00566575">
        <w:t>for</w:t>
      </w:r>
      <w:r w:rsidR="00806505">
        <w:t xml:space="preserve"> </w:t>
      </w:r>
      <w:r w:rsidRPr="00566575">
        <w:t>storage</w:t>
      </w:r>
    </w:p>
    <w:p w14:paraId="51F1491B" w14:textId="52501E78" w:rsidR="00932F61" w:rsidRPr="00566575" w:rsidRDefault="00932F61" w:rsidP="008F18DC">
      <w:pPr>
        <w:pStyle w:val="Bullets"/>
      </w:pPr>
      <w:r w:rsidRPr="00566575">
        <w:t>Pulumi</w:t>
      </w:r>
      <w:r w:rsidR="00806505">
        <w:t xml:space="preserve"> </w:t>
      </w:r>
      <w:r w:rsidRPr="00566575">
        <w:t>for</w:t>
      </w:r>
      <w:r w:rsidR="00806505">
        <w:t xml:space="preserve"> </w:t>
      </w:r>
      <w:r w:rsidRPr="00566575">
        <w:t>deployment</w:t>
      </w:r>
      <w:r w:rsidR="00806505">
        <w:t xml:space="preserve"> </w:t>
      </w:r>
      <w:r w:rsidRPr="00566575">
        <w:t>automation</w:t>
      </w:r>
    </w:p>
    <w:p w14:paraId="308E7C55" w14:textId="19B675FF" w:rsidR="00932F61" w:rsidRPr="00566575" w:rsidRDefault="00932F61" w:rsidP="008F18DC">
      <w:pPr>
        <w:pStyle w:val="Bullets"/>
      </w:pPr>
      <w:r w:rsidRPr="00566575">
        <w:t>Agentic</w:t>
      </w:r>
      <w:r w:rsidR="00806505">
        <w:t xml:space="preserve"> </w:t>
      </w:r>
      <w:r w:rsidRPr="00566575">
        <w:t>AI</w:t>
      </w:r>
      <w:r w:rsidR="00806505">
        <w:t xml:space="preserve"> </w:t>
      </w:r>
      <w:r w:rsidRPr="00566575">
        <w:t>for</w:t>
      </w:r>
      <w:r w:rsidR="00806505">
        <w:t xml:space="preserve"> </w:t>
      </w:r>
      <w:r w:rsidRPr="00566575">
        <w:t>intelligent</w:t>
      </w:r>
      <w:r w:rsidR="00806505">
        <w:t xml:space="preserve"> </w:t>
      </w:r>
      <w:r w:rsidRPr="00566575">
        <w:t>incident</w:t>
      </w:r>
      <w:r w:rsidR="00806505">
        <w:t xml:space="preserve"> </w:t>
      </w:r>
      <w:r w:rsidRPr="00566575">
        <w:t>response</w:t>
      </w:r>
    </w:p>
    <w:p w14:paraId="65449574" w14:textId="3BC0DFC4" w:rsidR="00932F61" w:rsidRPr="00566575" w:rsidRDefault="00932F61" w:rsidP="002228DF">
      <w:r w:rsidRPr="00566575">
        <w:t>This</w:t>
      </w:r>
      <w:r w:rsidR="00806505">
        <w:t xml:space="preserve"> </w:t>
      </w:r>
      <w:r w:rsidRPr="00566575">
        <w:t>results</w:t>
      </w:r>
      <w:r w:rsidR="00806505">
        <w:t xml:space="preserve"> </w:t>
      </w:r>
      <w:r w:rsidRPr="00566575">
        <w:t>in</w:t>
      </w:r>
    </w:p>
    <w:p w14:paraId="13267569" w14:textId="715541A9" w:rsidR="00932F61" w:rsidRPr="00566575" w:rsidRDefault="008F18DC" w:rsidP="008F18DC">
      <w:pPr>
        <w:pStyle w:val="Bullets"/>
      </w:pPr>
      <w:r w:rsidRPr="00566575">
        <w:t>Vendor</w:t>
      </w:r>
      <w:r w:rsidR="00932F61" w:rsidRPr="00566575">
        <w:t>-neutral</w:t>
      </w:r>
      <w:r w:rsidR="00806505">
        <w:t xml:space="preserve"> </w:t>
      </w:r>
      <w:r w:rsidR="00932F61" w:rsidRPr="00566575">
        <w:t>observability</w:t>
      </w:r>
    </w:p>
    <w:p w14:paraId="4572F0B2" w14:textId="6EC4D9F7" w:rsidR="00932F61" w:rsidRPr="00566575" w:rsidRDefault="008F18DC" w:rsidP="008F18DC">
      <w:pPr>
        <w:pStyle w:val="Bullets"/>
      </w:pPr>
      <w:r w:rsidRPr="00566575">
        <w:t>Multi</w:t>
      </w:r>
      <w:r w:rsidR="00932F61" w:rsidRPr="00566575">
        <w:t>-cloud</w:t>
      </w:r>
      <w:r w:rsidR="00806505">
        <w:t xml:space="preserve"> </w:t>
      </w:r>
      <w:r w:rsidR="00932F61" w:rsidRPr="00566575">
        <w:t>portability</w:t>
      </w:r>
    </w:p>
    <w:p w14:paraId="6588B54D" w14:textId="1C2F5EF8" w:rsidR="00932F61" w:rsidRPr="00566575" w:rsidRDefault="00932F61" w:rsidP="008F18DC">
      <w:pPr>
        <w:pStyle w:val="Bullets"/>
      </w:pPr>
      <w:r w:rsidRPr="00566575">
        <w:t>AI-assisted</w:t>
      </w:r>
      <w:r w:rsidR="00806505">
        <w:t xml:space="preserve"> </w:t>
      </w:r>
      <w:r w:rsidRPr="00566575">
        <w:t>incident</w:t>
      </w:r>
      <w:r w:rsidR="00806505">
        <w:t xml:space="preserve"> </w:t>
      </w:r>
      <w:r w:rsidRPr="00566575">
        <w:t>management</w:t>
      </w:r>
    </w:p>
    <w:p w14:paraId="48A0469B" w14:textId="0CA7487B" w:rsidR="00932F61" w:rsidRPr="00566575" w:rsidRDefault="008F18DC" w:rsidP="008F18DC">
      <w:pPr>
        <w:pStyle w:val="Bullets"/>
      </w:pPr>
      <w:r w:rsidRPr="00566575">
        <w:t>Full</w:t>
      </w:r>
      <w:r w:rsidR="00806505">
        <w:t xml:space="preserve"> </w:t>
      </w:r>
      <w:r w:rsidR="00932F61" w:rsidRPr="00566575">
        <w:t>stack</w:t>
      </w:r>
      <w:r w:rsidR="00806505">
        <w:t xml:space="preserve"> </w:t>
      </w:r>
      <w:r w:rsidR="00932F61" w:rsidRPr="00566575">
        <w:t>telemetry</w:t>
      </w:r>
      <w:r w:rsidR="00806505">
        <w:t xml:space="preserve"> </w:t>
      </w:r>
      <w:r w:rsidR="00932F61" w:rsidRPr="00566575">
        <w:t>coverage</w:t>
      </w:r>
    </w:p>
    <w:p w14:paraId="07569679" w14:textId="39EBB72D" w:rsidR="00AC64BF" w:rsidRDefault="00AC64BF" w:rsidP="002228DF">
      <w:bookmarkStart w:id="2320" w:name="_Toc225423301"/>
      <w:bookmarkStart w:id="2321" w:name="_Toc225423552"/>
      <w:bookmarkStart w:id="2322" w:name="_Toc225423673"/>
      <w:bookmarkEnd w:id="2320"/>
      <w:bookmarkEnd w:id="2321"/>
      <w:bookmarkEnd w:id="2322"/>
      <w:r>
        <w:br w:type="page"/>
      </w:r>
    </w:p>
    <w:p w14:paraId="2ADA9162" w14:textId="0B5AB26F" w:rsidR="00531F91" w:rsidRPr="00C60B2C" w:rsidRDefault="00531F91" w:rsidP="002228DF">
      <w:pPr>
        <w:pStyle w:val="Heading1"/>
      </w:pPr>
      <w:bookmarkStart w:id="2323" w:name="_Toc226050757"/>
      <w:bookmarkStart w:id="2324" w:name="_Toc228549541"/>
      <w:bookmarkStart w:id="2325" w:name="_Toc228784929"/>
      <w:bookmarkEnd w:id="2323"/>
      <w:r w:rsidRPr="00C60B2C">
        <w:lastRenderedPageBreak/>
        <w:t>Architecture</w:t>
      </w:r>
      <w:r w:rsidR="00806505">
        <w:t xml:space="preserve"> </w:t>
      </w:r>
      <w:r w:rsidRPr="00C60B2C">
        <w:t>Governance</w:t>
      </w:r>
      <w:r w:rsidR="00806505">
        <w:t xml:space="preserve"> </w:t>
      </w:r>
      <w:r w:rsidRPr="00C60B2C">
        <w:t>and</w:t>
      </w:r>
      <w:r w:rsidR="00806505">
        <w:t xml:space="preserve"> </w:t>
      </w:r>
      <w:r w:rsidRPr="00C60B2C">
        <w:t>Review</w:t>
      </w:r>
      <w:bookmarkEnd w:id="2324"/>
      <w:bookmarkEnd w:id="2325"/>
    </w:p>
    <w:p w14:paraId="30586C5B" w14:textId="3FEBCD78" w:rsidR="00D32EB1" w:rsidRPr="00C60B2C" w:rsidRDefault="00531F91" w:rsidP="002228DF">
      <w:pPr>
        <w:pStyle w:val="ListParagraph"/>
      </w:pPr>
      <w:r w:rsidRPr="00C60B2C">
        <w:t>Please</w:t>
      </w:r>
      <w:r w:rsidR="00806505">
        <w:t xml:space="preserve"> </w:t>
      </w:r>
      <w:r w:rsidRPr="00C60B2C">
        <w:t>state</w:t>
      </w:r>
      <w:r w:rsidR="00806505">
        <w:t xml:space="preserve"> </w:t>
      </w:r>
      <w:r w:rsidRPr="00C60B2C">
        <w:t>below</w:t>
      </w:r>
      <w:r w:rsidR="00806505">
        <w:t xml:space="preserve"> </w:t>
      </w:r>
      <w:r w:rsidR="00D32EB1" w:rsidRPr="00C60B2C">
        <w:t>who</w:t>
      </w:r>
      <w:r w:rsidR="00806505">
        <w:t xml:space="preserve"> </w:t>
      </w:r>
      <w:r w:rsidR="00D32EB1" w:rsidRPr="00C60B2C">
        <w:t>has</w:t>
      </w:r>
      <w:r w:rsidR="00806505">
        <w:t xml:space="preserve"> </w:t>
      </w:r>
      <w:r w:rsidR="00D32EB1" w:rsidRPr="00C60B2C">
        <w:t>seen</w:t>
      </w:r>
      <w:r w:rsidR="00806505">
        <w:t xml:space="preserve"> </w:t>
      </w:r>
      <w:r w:rsidR="00D32EB1" w:rsidRPr="00C60B2C">
        <w:t>this</w:t>
      </w:r>
      <w:r w:rsidR="00806505">
        <w:t xml:space="preserve"> </w:t>
      </w:r>
      <w:r w:rsidR="00D32EB1" w:rsidRPr="00C60B2C">
        <w:t>document</w:t>
      </w:r>
      <w:r w:rsidR="00806505">
        <w:t xml:space="preserve"> </w:t>
      </w:r>
      <w:r w:rsidR="00D32EB1" w:rsidRPr="00C60B2C">
        <w:t>and</w:t>
      </w:r>
      <w:r w:rsidR="00806505">
        <w:t xml:space="preserve"> </w:t>
      </w:r>
      <w:r w:rsidR="00D32EB1" w:rsidRPr="00C60B2C">
        <w:t>the</w:t>
      </w:r>
      <w:r w:rsidR="00806505">
        <w:t xml:space="preserve"> </w:t>
      </w:r>
      <w:r w:rsidR="00D32EB1" w:rsidRPr="00C60B2C">
        <w:t>level</w:t>
      </w:r>
      <w:r w:rsidR="00806505">
        <w:t xml:space="preserve"> </w:t>
      </w:r>
      <w:r w:rsidR="00D32EB1" w:rsidRPr="00C60B2C">
        <w:t>of</w:t>
      </w:r>
      <w:r w:rsidR="00806505">
        <w:t xml:space="preserve"> </w:t>
      </w:r>
      <w:r w:rsidR="00D32EB1" w:rsidRPr="00C60B2C">
        <w:t>review.</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4"/>
        <w:gridCol w:w="2126"/>
        <w:gridCol w:w="2835"/>
        <w:gridCol w:w="3351"/>
      </w:tblGrid>
      <w:tr w:rsidR="00531F91" w:rsidRPr="00C60B2C" w14:paraId="370B5C11" w14:textId="77777777" w:rsidTr="007068C1">
        <w:tc>
          <w:tcPr>
            <w:tcW w:w="704" w:type="dxa"/>
          </w:tcPr>
          <w:p w14:paraId="5B8ABB53" w14:textId="1E662BD5" w:rsidR="00531F91" w:rsidRPr="00C60B2C" w:rsidRDefault="00531F91" w:rsidP="008F18DC">
            <w:pPr>
              <w:pStyle w:val="TableTitle"/>
            </w:pPr>
            <w:r w:rsidRPr="00C60B2C">
              <w:t>I</w:t>
            </w:r>
            <w:r w:rsidR="00B35E4D">
              <w:t>d.</w:t>
            </w:r>
          </w:p>
        </w:tc>
        <w:tc>
          <w:tcPr>
            <w:tcW w:w="2126" w:type="dxa"/>
          </w:tcPr>
          <w:p w14:paraId="74414C05" w14:textId="41B77EAE" w:rsidR="00531F91" w:rsidRPr="00C60B2C" w:rsidRDefault="00531F91" w:rsidP="008F18DC">
            <w:pPr>
              <w:pStyle w:val="TableTitle"/>
            </w:pPr>
            <w:r w:rsidRPr="00C60B2C">
              <w:t>Board</w:t>
            </w:r>
          </w:p>
        </w:tc>
        <w:tc>
          <w:tcPr>
            <w:tcW w:w="2835" w:type="dxa"/>
          </w:tcPr>
          <w:p w14:paraId="080E591A" w14:textId="03AA8B0D" w:rsidR="00531F91" w:rsidRPr="00C60B2C" w:rsidRDefault="008E3583" w:rsidP="008F18DC">
            <w:pPr>
              <w:pStyle w:val="TableTitle"/>
            </w:pPr>
            <w:r w:rsidRPr="00C60B2C">
              <w:t>State</w:t>
            </w:r>
          </w:p>
        </w:tc>
        <w:tc>
          <w:tcPr>
            <w:tcW w:w="3351" w:type="dxa"/>
          </w:tcPr>
          <w:p w14:paraId="297CE289" w14:textId="54364883" w:rsidR="00531F91" w:rsidRPr="00C60B2C" w:rsidRDefault="008E3583" w:rsidP="008F18DC">
            <w:pPr>
              <w:pStyle w:val="TableTitle"/>
            </w:pPr>
            <w:r w:rsidRPr="00C60B2C">
              <w:t>Action/</w:t>
            </w:r>
            <w:r w:rsidR="00806505">
              <w:t xml:space="preserve"> </w:t>
            </w:r>
            <w:r w:rsidRPr="00C60B2C">
              <w:t>Review</w:t>
            </w:r>
          </w:p>
        </w:tc>
      </w:tr>
      <w:tr w:rsidR="00531F91" w:rsidRPr="00C60B2C" w14:paraId="51A2CCAF" w14:textId="77777777" w:rsidTr="007068C1">
        <w:tc>
          <w:tcPr>
            <w:tcW w:w="704" w:type="dxa"/>
          </w:tcPr>
          <w:p w14:paraId="49D7B7CA" w14:textId="36B46264" w:rsidR="00531F91" w:rsidRPr="00C60B2C" w:rsidRDefault="008E3583" w:rsidP="00FB53E0">
            <w:pPr>
              <w:pStyle w:val="TableBody"/>
              <w:jc w:val="center"/>
            </w:pPr>
            <w:r w:rsidRPr="00C60B2C">
              <w:t>1</w:t>
            </w:r>
          </w:p>
        </w:tc>
        <w:tc>
          <w:tcPr>
            <w:tcW w:w="2126" w:type="dxa"/>
          </w:tcPr>
          <w:p w14:paraId="73B2A263" w14:textId="140C4B60" w:rsidR="00531F91" w:rsidRPr="00C60B2C" w:rsidRDefault="008E3583" w:rsidP="008F18DC">
            <w:pPr>
              <w:pStyle w:val="TableBody"/>
            </w:pPr>
            <w:r w:rsidRPr="00C60B2C">
              <w:t>ARB</w:t>
            </w:r>
          </w:p>
        </w:tc>
        <w:tc>
          <w:tcPr>
            <w:tcW w:w="2835" w:type="dxa"/>
          </w:tcPr>
          <w:p w14:paraId="270CA049" w14:textId="4188B437" w:rsidR="00531F91" w:rsidRPr="00C60B2C" w:rsidRDefault="008E3583" w:rsidP="008F18DC">
            <w:pPr>
              <w:pStyle w:val="TableBody"/>
            </w:pPr>
            <w:r w:rsidRPr="00C60B2C">
              <w:t>Not</w:t>
            </w:r>
            <w:r w:rsidR="00806505">
              <w:t xml:space="preserve"> </w:t>
            </w:r>
            <w:r w:rsidRPr="00C60B2C">
              <w:t>Seen</w:t>
            </w:r>
          </w:p>
        </w:tc>
        <w:tc>
          <w:tcPr>
            <w:tcW w:w="3351" w:type="dxa"/>
          </w:tcPr>
          <w:p w14:paraId="2A6DCEC9" w14:textId="77777777" w:rsidR="00531F91" w:rsidRPr="00C60B2C" w:rsidRDefault="00531F91" w:rsidP="008F18DC">
            <w:pPr>
              <w:pStyle w:val="TableBody"/>
            </w:pPr>
          </w:p>
        </w:tc>
      </w:tr>
      <w:tr w:rsidR="00531F91" w:rsidRPr="00C60B2C" w14:paraId="42F17264" w14:textId="77777777" w:rsidTr="007068C1">
        <w:tc>
          <w:tcPr>
            <w:tcW w:w="704" w:type="dxa"/>
          </w:tcPr>
          <w:p w14:paraId="6D934357" w14:textId="1BE58C38" w:rsidR="00531F91" w:rsidRPr="00C60B2C" w:rsidRDefault="008E3583" w:rsidP="00FB53E0">
            <w:pPr>
              <w:pStyle w:val="TableBody"/>
              <w:jc w:val="center"/>
            </w:pPr>
            <w:r w:rsidRPr="00C60B2C">
              <w:t>2</w:t>
            </w:r>
          </w:p>
        </w:tc>
        <w:tc>
          <w:tcPr>
            <w:tcW w:w="2126" w:type="dxa"/>
          </w:tcPr>
          <w:p w14:paraId="458B64C7" w14:textId="347667AA" w:rsidR="00531F91" w:rsidRPr="00C60B2C" w:rsidRDefault="008E3583" w:rsidP="008F18DC">
            <w:pPr>
              <w:pStyle w:val="TableBody"/>
            </w:pPr>
            <w:r w:rsidRPr="00C60B2C">
              <w:t>Exception</w:t>
            </w:r>
            <w:r w:rsidR="00806505">
              <w:t xml:space="preserve"> </w:t>
            </w:r>
            <w:r w:rsidRPr="00C60B2C">
              <w:t>Panel</w:t>
            </w:r>
          </w:p>
        </w:tc>
        <w:tc>
          <w:tcPr>
            <w:tcW w:w="2835" w:type="dxa"/>
          </w:tcPr>
          <w:p w14:paraId="0FA61005" w14:textId="3D73BBC0" w:rsidR="00531F91" w:rsidRPr="00C60B2C" w:rsidRDefault="008E3583" w:rsidP="008F18DC">
            <w:pPr>
              <w:pStyle w:val="TableBody"/>
            </w:pPr>
            <w:r w:rsidRPr="00C60B2C">
              <w:t>Not</w:t>
            </w:r>
            <w:r w:rsidR="00806505">
              <w:t xml:space="preserve"> </w:t>
            </w:r>
            <w:r w:rsidRPr="00C60B2C">
              <w:t>Seen</w:t>
            </w:r>
          </w:p>
        </w:tc>
        <w:tc>
          <w:tcPr>
            <w:tcW w:w="3351" w:type="dxa"/>
          </w:tcPr>
          <w:p w14:paraId="70C14E9B" w14:textId="04B3DCE8" w:rsidR="00531F91" w:rsidRPr="00C60B2C" w:rsidRDefault="008E3583" w:rsidP="008F18DC">
            <w:pPr>
              <w:pStyle w:val="TableBody"/>
            </w:pPr>
            <w:r w:rsidRPr="00C60B2C">
              <w:t>N/A</w:t>
            </w:r>
          </w:p>
        </w:tc>
      </w:tr>
      <w:tr w:rsidR="00531F91" w:rsidRPr="00C60B2C" w14:paraId="0F379923" w14:textId="77777777" w:rsidTr="007068C1">
        <w:tc>
          <w:tcPr>
            <w:tcW w:w="704" w:type="dxa"/>
          </w:tcPr>
          <w:p w14:paraId="43BE3753" w14:textId="032E68DB" w:rsidR="00531F91" w:rsidRPr="00C60B2C" w:rsidRDefault="008E3583" w:rsidP="00FB53E0">
            <w:pPr>
              <w:pStyle w:val="TableBody"/>
              <w:jc w:val="center"/>
            </w:pPr>
            <w:r w:rsidRPr="00C60B2C">
              <w:t>3</w:t>
            </w:r>
          </w:p>
        </w:tc>
        <w:tc>
          <w:tcPr>
            <w:tcW w:w="2126" w:type="dxa"/>
          </w:tcPr>
          <w:p w14:paraId="735D528D" w14:textId="681AFF98" w:rsidR="00531F91" w:rsidRPr="00C60B2C" w:rsidRDefault="00CB1F3D" w:rsidP="008F18DC">
            <w:pPr>
              <w:pStyle w:val="TableBody"/>
            </w:pPr>
            <w:r w:rsidRPr="00C60B2C">
              <w:t>SDG</w:t>
            </w:r>
          </w:p>
        </w:tc>
        <w:tc>
          <w:tcPr>
            <w:tcW w:w="2835" w:type="dxa"/>
          </w:tcPr>
          <w:p w14:paraId="5E34DE89" w14:textId="1BF68A2C" w:rsidR="00531F91" w:rsidRPr="00C60B2C" w:rsidRDefault="00CB1F3D" w:rsidP="008F18DC">
            <w:pPr>
              <w:pStyle w:val="TableBody"/>
            </w:pPr>
            <w:r w:rsidRPr="00C60B2C">
              <w:t>Not</w:t>
            </w:r>
            <w:r w:rsidR="00806505">
              <w:t xml:space="preserve"> </w:t>
            </w:r>
            <w:r w:rsidRPr="00C60B2C">
              <w:t>Seen</w:t>
            </w:r>
          </w:p>
        </w:tc>
        <w:tc>
          <w:tcPr>
            <w:tcW w:w="3351" w:type="dxa"/>
          </w:tcPr>
          <w:p w14:paraId="2D4A1C97" w14:textId="77777777" w:rsidR="00531F91" w:rsidRPr="00C60B2C" w:rsidRDefault="00531F91" w:rsidP="008F18DC">
            <w:pPr>
              <w:pStyle w:val="TableBody"/>
            </w:pPr>
          </w:p>
        </w:tc>
      </w:tr>
      <w:tr w:rsidR="00531F91" w:rsidRPr="00C60B2C" w14:paraId="20FAB1BB" w14:textId="77777777" w:rsidTr="007068C1">
        <w:tc>
          <w:tcPr>
            <w:tcW w:w="704" w:type="dxa"/>
          </w:tcPr>
          <w:p w14:paraId="62FA83BE" w14:textId="19C9FF38" w:rsidR="00531F91" w:rsidRPr="00C60B2C" w:rsidRDefault="00CB1F3D" w:rsidP="00FB53E0">
            <w:pPr>
              <w:pStyle w:val="TableBody"/>
              <w:jc w:val="center"/>
            </w:pPr>
            <w:r w:rsidRPr="00C60B2C">
              <w:t>4</w:t>
            </w:r>
          </w:p>
        </w:tc>
        <w:tc>
          <w:tcPr>
            <w:tcW w:w="2126" w:type="dxa"/>
          </w:tcPr>
          <w:p w14:paraId="3F9CFA6C" w14:textId="5C1F7028" w:rsidR="00531F91" w:rsidRPr="00C60B2C" w:rsidRDefault="00CB1F3D" w:rsidP="008F18DC">
            <w:pPr>
              <w:pStyle w:val="TableBody"/>
            </w:pPr>
            <w:r w:rsidRPr="00C60B2C">
              <w:t>Change</w:t>
            </w:r>
            <w:r w:rsidR="00806505">
              <w:t xml:space="preserve"> </w:t>
            </w:r>
            <w:r w:rsidRPr="00C60B2C">
              <w:t>Board</w:t>
            </w:r>
          </w:p>
        </w:tc>
        <w:tc>
          <w:tcPr>
            <w:tcW w:w="2835" w:type="dxa"/>
          </w:tcPr>
          <w:p w14:paraId="043FD861" w14:textId="3D1E94E2" w:rsidR="00531F91" w:rsidRPr="00C60B2C" w:rsidRDefault="00CB1F3D" w:rsidP="008F18DC">
            <w:pPr>
              <w:pStyle w:val="TableBody"/>
            </w:pPr>
            <w:r w:rsidRPr="00C60B2C">
              <w:t>Not</w:t>
            </w:r>
            <w:r w:rsidR="00806505">
              <w:t xml:space="preserve"> </w:t>
            </w:r>
            <w:r w:rsidRPr="00C60B2C">
              <w:t>Seen</w:t>
            </w:r>
          </w:p>
        </w:tc>
        <w:tc>
          <w:tcPr>
            <w:tcW w:w="3351" w:type="dxa"/>
          </w:tcPr>
          <w:p w14:paraId="205CBE3B" w14:textId="77777777" w:rsidR="00531F91" w:rsidRPr="00C60B2C" w:rsidRDefault="00531F91" w:rsidP="008F18DC">
            <w:pPr>
              <w:pStyle w:val="TableBody"/>
            </w:pPr>
          </w:p>
        </w:tc>
      </w:tr>
      <w:tr w:rsidR="00531F91" w:rsidRPr="00C60B2C" w14:paraId="6E13B1BB" w14:textId="77777777" w:rsidTr="007068C1">
        <w:tc>
          <w:tcPr>
            <w:tcW w:w="704" w:type="dxa"/>
          </w:tcPr>
          <w:p w14:paraId="4C8113AC" w14:textId="77777777" w:rsidR="00531F91" w:rsidRPr="00C60B2C" w:rsidRDefault="00531F91" w:rsidP="00FB53E0">
            <w:pPr>
              <w:pStyle w:val="TableBody"/>
              <w:jc w:val="center"/>
            </w:pPr>
          </w:p>
        </w:tc>
        <w:tc>
          <w:tcPr>
            <w:tcW w:w="2126" w:type="dxa"/>
          </w:tcPr>
          <w:p w14:paraId="0EDC84EE" w14:textId="77777777" w:rsidR="00531F91" w:rsidRPr="00C60B2C" w:rsidRDefault="00531F91" w:rsidP="008F18DC">
            <w:pPr>
              <w:pStyle w:val="TableBody"/>
            </w:pPr>
          </w:p>
        </w:tc>
        <w:tc>
          <w:tcPr>
            <w:tcW w:w="2835" w:type="dxa"/>
          </w:tcPr>
          <w:p w14:paraId="3CE450F7" w14:textId="77777777" w:rsidR="00531F91" w:rsidRPr="00C60B2C" w:rsidRDefault="00531F91" w:rsidP="008F18DC">
            <w:pPr>
              <w:pStyle w:val="TableBody"/>
            </w:pPr>
          </w:p>
        </w:tc>
        <w:tc>
          <w:tcPr>
            <w:tcW w:w="3351" w:type="dxa"/>
          </w:tcPr>
          <w:p w14:paraId="1E02D78B" w14:textId="77777777" w:rsidR="00531F91" w:rsidRPr="00C60B2C" w:rsidRDefault="00531F91" w:rsidP="008F18DC">
            <w:pPr>
              <w:pStyle w:val="TableBody"/>
            </w:pPr>
          </w:p>
        </w:tc>
      </w:tr>
      <w:tr w:rsidR="00531F91" w:rsidRPr="00C60B2C" w14:paraId="69747E4B" w14:textId="77777777" w:rsidTr="007068C1">
        <w:tc>
          <w:tcPr>
            <w:tcW w:w="704" w:type="dxa"/>
          </w:tcPr>
          <w:p w14:paraId="049642A8" w14:textId="77777777" w:rsidR="00531F91" w:rsidRPr="00C60B2C" w:rsidRDefault="00531F91" w:rsidP="00FB53E0">
            <w:pPr>
              <w:pStyle w:val="TableBody"/>
              <w:jc w:val="center"/>
            </w:pPr>
          </w:p>
        </w:tc>
        <w:tc>
          <w:tcPr>
            <w:tcW w:w="2126" w:type="dxa"/>
          </w:tcPr>
          <w:p w14:paraId="1387D3EB" w14:textId="77777777" w:rsidR="00531F91" w:rsidRPr="00C60B2C" w:rsidRDefault="00531F91" w:rsidP="008F18DC">
            <w:pPr>
              <w:pStyle w:val="TableBody"/>
            </w:pPr>
          </w:p>
        </w:tc>
        <w:tc>
          <w:tcPr>
            <w:tcW w:w="2835" w:type="dxa"/>
          </w:tcPr>
          <w:p w14:paraId="5CD98A47" w14:textId="77777777" w:rsidR="00531F91" w:rsidRPr="00C60B2C" w:rsidRDefault="00531F91" w:rsidP="008F18DC">
            <w:pPr>
              <w:pStyle w:val="TableBody"/>
            </w:pPr>
          </w:p>
        </w:tc>
        <w:tc>
          <w:tcPr>
            <w:tcW w:w="3351" w:type="dxa"/>
          </w:tcPr>
          <w:p w14:paraId="209AB091" w14:textId="77777777" w:rsidR="00531F91" w:rsidRPr="00C60B2C" w:rsidRDefault="00531F91" w:rsidP="008F18DC">
            <w:pPr>
              <w:pStyle w:val="TableBody"/>
            </w:pPr>
          </w:p>
        </w:tc>
      </w:tr>
      <w:tr w:rsidR="00531F91" w:rsidRPr="00C60B2C" w14:paraId="2C1BE1FA" w14:textId="77777777" w:rsidTr="007068C1">
        <w:tc>
          <w:tcPr>
            <w:tcW w:w="704" w:type="dxa"/>
          </w:tcPr>
          <w:p w14:paraId="351DF85C" w14:textId="77777777" w:rsidR="00531F91" w:rsidRPr="00C60B2C" w:rsidRDefault="00531F91" w:rsidP="00FB53E0">
            <w:pPr>
              <w:pStyle w:val="TableBody"/>
              <w:jc w:val="center"/>
            </w:pPr>
          </w:p>
        </w:tc>
        <w:tc>
          <w:tcPr>
            <w:tcW w:w="2126" w:type="dxa"/>
          </w:tcPr>
          <w:p w14:paraId="59CDB797" w14:textId="77777777" w:rsidR="00531F91" w:rsidRPr="00C60B2C" w:rsidRDefault="00531F91" w:rsidP="008F18DC">
            <w:pPr>
              <w:pStyle w:val="TableBody"/>
            </w:pPr>
          </w:p>
        </w:tc>
        <w:tc>
          <w:tcPr>
            <w:tcW w:w="2835" w:type="dxa"/>
          </w:tcPr>
          <w:p w14:paraId="4408F159" w14:textId="77777777" w:rsidR="00531F91" w:rsidRPr="00C60B2C" w:rsidRDefault="00531F91" w:rsidP="008F18DC">
            <w:pPr>
              <w:pStyle w:val="TableBody"/>
            </w:pPr>
          </w:p>
        </w:tc>
        <w:tc>
          <w:tcPr>
            <w:tcW w:w="3351" w:type="dxa"/>
          </w:tcPr>
          <w:p w14:paraId="261FC6D7" w14:textId="77777777" w:rsidR="00531F91" w:rsidRPr="00C60B2C" w:rsidRDefault="00531F91" w:rsidP="008F18DC">
            <w:pPr>
              <w:pStyle w:val="TableBody"/>
            </w:pPr>
          </w:p>
        </w:tc>
      </w:tr>
    </w:tbl>
    <w:p w14:paraId="1ACEC247" w14:textId="59428096" w:rsidR="00DF0CDB" w:rsidRPr="00C60B2C" w:rsidRDefault="00DF0CDB" w:rsidP="0038693B">
      <w:pPr>
        <w:pStyle w:val="Heading2"/>
      </w:pPr>
      <w:bookmarkStart w:id="2326" w:name="_Toc228549542"/>
      <w:bookmarkStart w:id="2327" w:name="_Toc228784930"/>
      <w:r w:rsidRPr="00C60B2C">
        <w:t>Decision</w:t>
      </w:r>
      <w:r w:rsidR="00806505">
        <w:t xml:space="preserve"> </w:t>
      </w:r>
      <w:r w:rsidRPr="00C60B2C">
        <w:t>Log</w:t>
      </w:r>
      <w:bookmarkEnd w:id="2326"/>
      <w:bookmarkEnd w:id="2327"/>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4"/>
        <w:gridCol w:w="3402"/>
        <w:gridCol w:w="4910"/>
      </w:tblGrid>
      <w:tr w:rsidR="00DF0CDB" w:rsidRPr="00C60B2C" w14:paraId="3D0DE4A7" w14:textId="77777777" w:rsidTr="00B35E4D">
        <w:tc>
          <w:tcPr>
            <w:tcW w:w="704" w:type="dxa"/>
          </w:tcPr>
          <w:p w14:paraId="6A173EFA" w14:textId="66E02D2D" w:rsidR="00DF0CDB" w:rsidRPr="00C60B2C" w:rsidRDefault="00B35E4D" w:rsidP="008F18DC">
            <w:pPr>
              <w:pStyle w:val="TableTitle"/>
            </w:pPr>
            <w:r>
              <w:t>Id.</w:t>
            </w:r>
          </w:p>
        </w:tc>
        <w:tc>
          <w:tcPr>
            <w:tcW w:w="3402" w:type="dxa"/>
          </w:tcPr>
          <w:p w14:paraId="18D7E86C" w14:textId="674BD634" w:rsidR="00DF0CDB" w:rsidRPr="00C60B2C" w:rsidRDefault="00DF0CDB" w:rsidP="008F18DC">
            <w:pPr>
              <w:pStyle w:val="TableTitle"/>
            </w:pPr>
            <w:r w:rsidRPr="00C60B2C">
              <w:t>Review</w:t>
            </w:r>
            <w:r w:rsidR="00806505">
              <w:t xml:space="preserve"> </w:t>
            </w:r>
            <w:r w:rsidRPr="00C60B2C">
              <w:t>Group</w:t>
            </w:r>
          </w:p>
        </w:tc>
        <w:tc>
          <w:tcPr>
            <w:tcW w:w="4910" w:type="dxa"/>
          </w:tcPr>
          <w:p w14:paraId="2DFC246B" w14:textId="2F4D6850" w:rsidR="00DF0CDB" w:rsidRPr="00C60B2C" w:rsidRDefault="00FB6112" w:rsidP="008F18DC">
            <w:pPr>
              <w:pStyle w:val="TableTitle"/>
            </w:pPr>
            <w:r w:rsidRPr="00C60B2C">
              <w:t>Decision</w:t>
            </w:r>
          </w:p>
        </w:tc>
      </w:tr>
      <w:tr w:rsidR="00DF0CDB" w:rsidRPr="00C60B2C" w14:paraId="1B53335C" w14:textId="77777777" w:rsidTr="00B35E4D">
        <w:tc>
          <w:tcPr>
            <w:tcW w:w="704" w:type="dxa"/>
          </w:tcPr>
          <w:p w14:paraId="5909B4F5" w14:textId="3F61CF9F" w:rsidR="00DF0CDB" w:rsidRPr="00C60B2C" w:rsidRDefault="00FB6112" w:rsidP="00FB53E0">
            <w:pPr>
              <w:pStyle w:val="TableBody"/>
              <w:jc w:val="center"/>
            </w:pPr>
            <w:r w:rsidRPr="00C60B2C">
              <w:t>1</w:t>
            </w:r>
          </w:p>
        </w:tc>
        <w:tc>
          <w:tcPr>
            <w:tcW w:w="3402" w:type="dxa"/>
          </w:tcPr>
          <w:p w14:paraId="646FF01F" w14:textId="77777777" w:rsidR="00DF0CDB" w:rsidRPr="00C60B2C" w:rsidRDefault="00DF0CDB" w:rsidP="008F18DC">
            <w:pPr>
              <w:pStyle w:val="TableBody"/>
            </w:pPr>
          </w:p>
        </w:tc>
        <w:tc>
          <w:tcPr>
            <w:tcW w:w="4910" w:type="dxa"/>
          </w:tcPr>
          <w:p w14:paraId="355BBC4A" w14:textId="4A7FE351" w:rsidR="00DF0CDB" w:rsidRPr="00C60B2C" w:rsidRDefault="00FB6112" w:rsidP="008F18DC">
            <w:pPr>
              <w:pStyle w:val="TableBody"/>
            </w:pPr>
            <w:r w:rsidRPr="00C60B2C">
              <w:t>Pass/</w:t>
            </w:r>
            <w:r w:rsidR="00806505">
              <w:t xml:space="preserve"> </w:t>
            </w:r>
            <w:r w:rsidRPr="00C60B2C">
              <w:t>Fail/</w:t>
            </w:r>
            <w:r w:rsidR="00806505">
              <w:t xml:space="preserve"> </w:t>
            </w:r>
            <w:r w:rsidRPr="00C60B2C">
              <w:t>More</w:t>
            </w:r>
            <w:r w:rsidR="00806505">
              <w:t xml:space="preserve"> </w:t>
            </w:r>
            <w:r w:rsidRPr="00C60B2C">
              <w:t>work</w:t>
            </w:r>
            <w:r w:rsidR="00806505">
              <w:t xml:space="preserve"> </w:t>
            </w:r>
            <w:r w:rsidRPr="00C60B2C">
              <w:t>Required</w:t>
            </w:r>
          </w:p>
        </w:tc>
      </w:tr>
      <w:tr w:rsidR="00DF0CDB" w:rsidRPr="00C60B2C" w14:paraId="7BCE279B" w14:textId="77777777" w:rsidTr="00B35E4D">
        <w:tc>
          <w:tcPr>
            <w:tcW w:w="704" w:type="dxa"/>
          </w:tcPr>
          <w:p w14:paraId="61E6070B" w14:textId="77777777" w:rsidR="00DF0CDB" w:rsidRPr="00C60B2C" w:rsidRDefault="00DF0CDB" w:rsidP="00FB53E0">
            <w:pPr>
              <w:pStyle w:val="TableBody"/>
              <w:jc w:val="center"/>
            </w:pPr>
          </w:p>
        </w:tc>
        <w:tc>
          <w:tcPr>
            <w:tcW w:w="3402" w:type="dxa"/>
          </w:tcPr>
          <w:p w14:paraId="50A91ACB" w14:textId="77777777" w:rsidR="00DF0CDB" w:rsidRPr="00C60B2C" w:rsidRDefault="00DF0CDB" w:rsidP="008F18DC">
            <w:pPr>
              <w:pStyle w:val="TableBody"/>
            </w:pPr>
          </w:p>
        </w:tc>
        <w:tc>
          <w:tcPr>
            <w:tcW w:w="4910" w:type="dxa"/>
          </w:tcPr>
          <w:p w14:paraId="0275C9DF" w14:textId="77777777" w:rsidR="00DF0CDB" w:rsidRPr="00C60B2C" w:rsidRDefault="00DF0CDB" w:rsidP="008F18DC">
            <w:pPr>
              <w:pStyle w:val="TableBody"/>
            </w:pPr>
          </w:p>
        </w:tc>
      </w:tr>
      <w:tr w:rsidR="00DF0CDB" w:rsidRPr="00C60B2C" w14:paraId="3505D47A" w14:textId="77777777" w:rsidTr="00B35E4D">
        <w:tc>
          <w:tcPr>
            <w:tcW w:w="704" w:type="dxa"/>
          </w:tcPr>
          <w:p w14:paraId="2ED25CF9" w14:textId="77777777" w:rsidR="00DF0CDB" w:rsidRPr="00C60B2C" w:rsidRDefault="00DF0CDB" w:rsidP="00FB53E0">
            <w:pPr>
              <w:pStyle w:val="TableBody"/>
              <w:jc w:val="center"/>
            </w:pPr>
          </w:p>
        </w:tc>
        <w:tc>
          <w:tcPr>
            <w:tcW w:w="3402" w:type="dxa"/>
          </w:tcPr>
          <w:p w14:paraId="57458A02" w14:textId="77777777" w:rsidR="00DF0CDB" w:rsidRPr="00C60B2C" w:rsidRDefault="00DF0CDB" w:rsidP="008F18DC">
            <w:pPr>
              <w:pStyle w:val="TableBody"/>
            </w:pPr>
          </w:p>
        </w:tc>
        <w:tc>
          <w:tcPr>
            <w:tcW w:w="4910" w:type="dxa"/>
          </w:tcPr>
          <w:p w14:paraId="21CC487E" w14:textId="77777777" w:rsidR="00DF0CDB" w:rsidRPr="00C60B2C" w:rsidRDefault="00DF0CDB" w:rsidP="008F18DC">
            <w:pPr>
              <w:pStyle w:val="TableBody"/>
            </w:pPr>
          </w:p>
        </w:tc>
      </w:tr>
      <w:tr w:rsidR="00DF0CDB" w:rsidRPr="00C60B2C" w14:paraId="07ED5C57" w14:textId="77777777" w:rsidTr="00B35E4D">
        <w:tc>
          <w:tcPr>
            <w:tcW w:w="704" w:type="dxa"/>
          </w:tcPr>
          <w:p w14:paraId="3BB529D5" w14:textId="77777777" w:rsidR="00DF0CDB" w:rsidRPr="00C60B2C" w:rsidRDefault="00DF0CDB" w:rsidP="00FB53E0">
            <w:pPr>
              <w:pStyle w:val="TableBody"/>
              <w:jc w:val="center"/>
            </w:pPr>
          </w:p>
        </w:tc>
        <w:tc>
          <w:tcPr>
            <w:tcW w:w="3402" w:type="dxa"/>
          </w:tcPr>
          <w:p w14:paraId="30129E3B" w14:textId="77777777" w:rsidR="00DF0CDB" w:rsidRPr="00C60B2C" w:rsidRDefault="00DF0CDB" w:rsidP="008F18DC">
            <w:pPr>
              <w:pStyle w:val="TableBody"/>
            </w:pPr>
          </w:p>
        </w:tc>
        <w:tc>
          <w:tcPr>
            <w:tcW w:w="4910" w:type="dxa"/>
          </w:tcPr>
          <w:p w14:paraId="554D0CB5" w14:textId="77777777" w:rsidR="00DF0CDB" w:rsidRPr="00C60B2C" w:rsidRDefault="00DF0CDB" w:rsidP="008F18DC">
            <w:pPr>
              <w:pStyle w:val="TableBody"/>
            </w:pPr>
          </w:p>
        </w:tc>
      </w:tr>
    </w:tbl>
    <w:p w14:paraId="4C529BB2" w14:textId="27407C5C" w:rsidR="008532C3" w:rsidRDefault="008532C3" w:rsidP="002228DF">
      <w:pPr>
        <w:pStyle w:val="Heading1"/>
      </w:pPr>
      <w:bookmarkStart w:id="2328" w:name="_Toc226050760"/>
      <w:bookmarkStart w:id="2329" w:name="_Toc226050761"/>
      <w:bookmarkEnd w:id="2328"/>
      <w:bookmarkEnd w:id="2329"/>
      <w:r w:rsidRPr="00C60B2C">
        <w:rPr>
          <w:color w:val="FF0000"/>
        </w:rPr>
        <w:br w:type="page"/>
      </w:r>
      <w:bookmarkStart w:id="2330" w:name="_Toc228549543"/>
      <w:bookmarkStart w:id="2331" w:name="_Toc228784931"/>
      <w:r w:rsidRPr="00C60B2C">
        <w:lastRenderedPageBreak/>
        <w:t>Appendix</w:t>
      </w:r>
      <w:r w:rsidR="00806505">
        <w:t xml:space="preserve"> </w:t>
      </w:r>
      <w:r w:rsidR="00F07EBE">
        <w:t>1</w:t>
      </w:r>
      <w:bookmarkEnd w:id="2330"/>
      <w:bookmarkEnd w:id="2331"/>
    </w:p>
    <w:p w14:paraId="62B3F2CB" w14:textId="66F703D8" w:rsidR="00EA78ED" w:rsidRPr="004562A9" w:rsidRDefault="00EA78ED" w:rsidP="002228DF">
      <w:r w:rsidRPr="004562A9">
        <w:t>Observability</w:t>
      </w:r>
      <w:r w:rsidR="00806505">
        <w:t xml:space="preserve"> </w:t>
      </w:r>
      <w:r w:rsidRPr="004562A9">
        <w:t>Strategy</w:t>
      </w:r>
      <w:r w:rsidR="00806505">
        <w:t xml:space="preserve"> </w:t>
      </w:r>
      <w:r w:rsidRPr="004562A9">
        <w:t>—</w:t>
      </w:r>
      <w:r w:rsidR="00806505">
        <w:t xml:space="preserve"> </w:t>
      </w:r>
      <w:r w:rsidRPr="004562A9">
        <w:t>KPIs</w:t>
      </w:r>
      <w:r w:rsidR="00806505">
        <w:t xml:space="preserve"> </w:t>
      </w:r>
      <w:r w:rsidRPr="004562A9">
        <w:t>and</w:t>
      </w:r>
      <w:r w:rsidR="00806505">
        <w:t xml:space="preserve"> </w:t>
      </w:r>
      <w:r w:rsidRPr="004562A9">
        <w:t>Metrics</w:t>
      </w:r>
      <w:r w:rsidR="00806505">
        <w:t xml:space="preserve"> </w:t>
      </w:r>
      <w:r w:rsidRPr="004562A9">
        <w:t>Table</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1696"/>
        <w:gridCol w:w="2268"/>
        <w:gridCol w:w="1560"/>
        <w:gridCol w:w="2409"/>
        <w:gridCol w:w="2523"/>
      </w:tblGrid>
      <w:tr w:rsidR="00EA78ED" w:rsidRPr="00AF2638" w14:paraId="4AD064C4" w14:textId="77777777" w:rsidTr="00892C4E">
        <w:trPr>
          <w:trHeight w:val="476"/>
        </w:trPr>
        <w:tc>
          <w:tcPr>
            <w:tcW w:w="1696" w:type="dxa"/>
            <w:shd w:val="clear" w:color="auto" w:fill="D9D9D9" w:themeFill="background1" w:themeFillShade="D9"/>
            <w:noWrap/>
            <w:vAlign w:val="center"/>
            <w:hideMark/>
          </w:tcPr>
          <w:p w14:paraId="2C7637AE" w14:textId="77777777" w:rsidR="00EA78ED" w:rsidRPr="004562A9" w:rsidRDefault="00EA78ED" w:rsidP="008F18DC">
            <w:pPr>
              <w:pStyle w:val="TableTitle"/>
            </w:pPr>
            <w:r w:rsidRPr="004562A9">
              <w:t>Objective</w:t>
            </w:r>
          </w:p>
        </w:tc>
        <w:tc>
          <w:tcPr>
            <w:tcW w:w="2268" w:type="dxa"/>
            <w:shd w:val="clear" w:color="auto" w:fill="D9D9D9" w:themeFill="background1" w:themeFillShade="D9"/>
            <w:noWrap/>
            <w:vAlign w:val="center"/>
            <w:hideMark/>
          </w:tcPr>
          <w:p w14:paraId="4E42D132" w14:textId="252EE228" w:rsidR="00EA78ED" w:rsidRPr="004562A9" w:rsidRDefault="00EA78ED" w:rsidP="008F18DC">
            <w:pPr>
              <w:pStyle w:val="TableTitle"/>
            </w:pPr>
            <w:r w:rsidRPr="004562A9">
              <w:t>KPI</w:t>
            </w:r>
            <w:r w:rsidR="00806505">
              <w:t xml:space="preserve"> </w:t>
            </w:r>
            <w:r w:rsidRPr="004562A9">
              <w:t>/</w:t>
            </w:r>
            <w:r w:rsidR="00806505">
              <w:t xml:space="preserve"> </w:t>
            </w:r>
            <w:r w:rsidRPr="004562A9">
              <w:t>Metric</w:t>
            </w:r>
          </w:p>
        </w:tc>
        <w:tc>
          <w:tcPr>
            <w:tcW w:w="1560" w:type="dxa"/>
            <w:shd w:val="clear" w:color="auto" w:fill="D9D9D9" w:themeFill="background1" w:themeFillShade="D9"/>
            <w:noWrap/>
            <w:vAlign w:val="center"/>
            <w:hideMark/>
          </w:tcPr>
          <w:p w14:paraId="746053D6" w14:textId="12A6CD95" w:rsidR="00EA78ED" w:rsidRPr="004562A9" w:rsidRDefault="00EA78ED" w:rsidP="008F18DC">
            <w:pPr>
              <w:pStyle w:val="TableTitle"/>
            </w:pPr>
            <w:r w:rsidRPr="004562A9">
              <w:t>Metric</w:t>
            </w:r>
            <w:r w:rsidR="00806505">
              <w:t xml:space="preserve"> </w:t>
            </w:r>
            <w:r w:rsidRPr="004562A9">
              <w:t>Type</w:t>
            </w:r>
          </w:p>
        </w:tc>
        <w:tc>
          <w:tcPr>
            <w:tcW w:w="2409" w:type="dxa"/>
            <w:shd w:val="clear" w:color="auto" w:fill="D9D9D9" w:themeFill="background1" w:themeFillShade="D9"/>
            <w:noWrap/>
            <w:vAlign w:val="center"/>
            <w:hideMark/>
          </w:tcPr>
          <w:p w14:paraId="2E7D2F6E" w14:textId="05B95BE7" w:rsidR="00EA78ED" w:rsidRPr="004562A9" w:rsidRDefault="00EA78ED" w:rsidP="008F18DC">
            <w:pPr>
              <w:pStyle w:val="TableTitle"/>
            </w:pPr>
            <w:r w:rsidRPr="004562A9">
              <w:t>Suggested</w:t>
            </w:r>
            <w:r w:rsidR="00806505">
              <w:t xml:space="preserve"> </w:t>
            </w:r>
            <w:r w:rsidRPr="004562A9">
              <w:t>Target</w:t>
            </w:r>
            <w:r w:rsidR="00806505">
              <w:t xml:space="preserve"> </w:t>
            </w:r>
            <w:r w:rsidRPr="004562A9">
              <w:t>/</w:t>
            </w:r>
            <w:r w:rsidR="00806505">
              <w:t xml:space="preserve"> </w:t>
            </w:r>
            <w:r w:rsidRPr="004562A9">
              <w:t>Range</w:t>
            </w:r>
          </w:p>
        </w:tc>
        <w:tc>
          <w:tcPr>
            <w:tcW w:w="2523" w:type="dxa"/>
            <w:shd w:val="clear" w:color="auto" w:fill="D9D9D9" w:themeFill="background1" w:themeFillShade="D9"/>
            <w:noWrap/>
            <w:vAlign w:val="center"/>
            <w:hideMark/>
          </w:tcPr>
          <w:p w14:paraId="13915E03" w14:textId="33075515" w:rsidR="00EA78ED" w:rsidRPr="004562A9" w:rsidRDefault="00EA78ED" w:rsidP="008F18DC">
            <w:pPr>
              <w:pStyle w:val="TableTitle"/>
            </w:pPr>
            <w:r w:rsidRPr="004562A9">
              <w:t>Success</w:t>
            </w:r>
            <w:r w:rsidR="00806505">
              <w:t xml:space="preserve"> </w:t>
            </w:r>
            <w:r w:rsidRPr="004562A9">
              <w:t>Criteria</w:t>
            </w:r>
          </w:p>
        </w:tc>
      </w:tr>
      <w:tr w:rsidR="00EA78ED" w:rsidRPr="00AF2638" w14:paraId="452A2E30" w14:textId="77777777" w:rsidTr="00892C4E">
        <w:tc>
          <w:tcPr>
            <w:tcW w:w="1696" w:type="dxa"/>
            <w:vAlign w:val="center"/>
            <w:hideMark/>
          </w:tcPr>
          <w:p w14:paraId="37B69E94" w14:textId="3B57C7E4" w:rsidR="00EA78ED" w:rsidRPr="004562A9" w:rsidRDefault="00EA78ED" w:rsidP="008F18DC">
            <w:pPr>
              <w:pStyle w:val="TableBody"/>
            </w:pPr>
            <w:r w:rsidRPr="004562A9">
              <w:t>Reduce</w:t>
            </w:r>
            <w:r w:rsidR="00806505">
              <w:t xml:space="preserve"> </w:t>
            </w:r>
            <w:r w:rsidRPr="004562A9">
              <w:t>Downtime</w:t>
            </w:r>
          </w:p>
        </w:tc>
        <w:tc>
          <w:tcPr>
            <w:tcW w:w="2268" w:type="dxa"/>
            <w:vAlign w:val="center"/>
            <w:hideMark/>
          </w:tcPr>
          <w:p w14:paraId="73EE5267" w14:textId="7B4EE7A2" w:rsidR="00EA78ED" w:rsidRPr="004562A9" w:rsidRDefault="00EA78ED">
            <w:pPr>
              <w:pStyle w:val="TableBody"/>
              <w:numPr>
                <w:ilvl w:val="0"/>
                <w:numId w:val="4"/>
              </w:numPr>
              <w:ind w:left="164" w:hanging="164"/>
            </w:pPr>
            <w:r w:rsidRPr="004562A9">
              <w:t>Mean</w:t>
            </w:r>
            <w:r w:rsidR="00806505">
              <w:t xml:space="preserve"> </w:t>
            </w:r>
            <w:r w:rsidRPr="004562A9">
              <w:t>Time</w:t>
            </w:r>
            <w:r w:rsidR="00806505">
              <w:t xml:space="preserve"> </w:t>
            </w:r>
            <w:r w:rsidRPr="004562A9">
              <w:t>to</w:t>
            </w:r>
            <w:r w:rsidR="00806505">
              <w:t xml:space="preserve"> </w:t>
            </w:r>
            <w:r w:rsidRPr="004562A9">
              <w:t>Resolution</w:t>
            </w:r>
            <w:r w:rsidR="00806505">
              <w:t xml:space="preserve"> </w:t>
            </w:r>
            <w:r w:rsidRPr="004562A9">
              <w:t>(MTTR)</w:t>
            </w:r>
          </w:p>
        </w:tc>
        <w:tc>
          <w:tcPr>
            <w:tcW w:w="1560" w:type="dxa"/>
            <w:vAlign w:val="center"/>
            <w:hideMark/>
          </w:tcPr>
          <w:p w14:paraId="18DC33EE" w14:textId="1D192ACA" w:rsidR="00EA78ED" w:rsidRPr="004562A9" w:rsidRDefault="00EA78ED" w:rsidP="008F18DC">
            <w:pPr>
              <w:pStyle w:val="TableBody"/>
            </w:pPr>
            <w:r w:rsidRPr="004562A9">
              <w:t>Operational</w:t>
            </w:r>
            <w:r w:rsidR="00806505">
              <w:t xml:space="preserve"> </w:t>
            </w:r>
            <w:r w:rsidRPr="004562A9">
              <w:t>Performance</w:t>
            </w:r>
          </w:p>
        </w:tc>
        <w:tc>
          <w:tcPr>
            <w:tcW w:w="2409" w:type="dxa"/>
            <w:vAlign w:val="center"/>
            <w:hideMark/>
          </w:tcPr>
          <w:p w14:paraId="52C0E456" w14:textId="1F18210C" w:rsidR="00EA78ED" w:rsidRPr="004562A9" w:rsidRDefault="00EA78ED">
            <w:pPr>
              <w:pStyle w:val="TableBody"/>
              <w:numPr>
                <w:ilvl w:val="0"/>
                <w:numId w:val="4"/>
              </w:numPr>
              <w:ind w:left="164" w:hanging="164"/>
            </w:pPr>
            <w:r w:rsidRPr="004562A9">
              <w:t>Reduce</w:t>
            </w:r>
            <w:r w:rsidR="00806505">
              <w:t xml:space="preserve"> </w:t>
            </w:r>
            <w:r w:rsidRPr="004562A9">
              <w:t>average</w:t>
            </w:r>
            <w:r w:rsidR="00806505">
              <w:t xml:space="preserve"> </w:t>
            </w:r>
            <w:r w:rsidRPr="004562A9">
              <w:t>MTTR</w:t>
            </w:r>
            <w:r w:rsidR="00806505">
              <w:t xml:space="preserve"> </w:t>
            </w:r>
            <w:r w:rsidRPr="004562A9">
              <w:t>by</w:t>
            </w:r>
            <w:r w:rsidR="00806505">
              <w:t xml:space="preserve"> </w:t>
            </w:r>
            <w:r w:rsidRPr="004562A9">
              <w:rPr>
                <w:b/>
                <w:bCs/>
              </w:rPr>
              <w:t>50%</w:t>
            </w:r>
            <w:r w:rsidR="00806505">
              <w:rPr>
                <w:b/>
                <w:bCs/>
              </w:rPr>
              <w:t xml:space="preserve"> </w:t>
            </w:r>
            <w:r w:rsidRPr="004562A9">
              <w:rPr>
                <w:b/>
                <w:bCs/>
              </w:rPr>
              <w:t>in</w:t>
            </w:r>
            <w:r w:rsidR="00806505">
              <w:rPr>
                <w:b/>
                <w:bCs/>
              </w:rPr>
              <w:t xml:space="preserve"> </w:t>
            </w:r>
            <w:r w:rsidRPr="004562A9">
              <w:rPr>
                <w:b/>
                <w:bCs/>
              </w:rPr>
              <w:t>6</w:t>
            </w:r>
            <w:r w:rsidR="00806505">
              <w:rPr>
                <w:b/>
                <w:bCs/>
              </w:rPr>
              <w:t xml:space="preserve"> </w:t>
            </w:r>
            <w:r w:rsidRPr="004562A9">
              <w:rPr>
                <w:b/>
                <w:bCs/>
              </w:rPr>
              <w:t>months</w:t>
            </w:r>
            <w:r w:rsidR="00806505">
              <w:t xml:space="preserve"> </w:t>
            </w:r>
            <w:r w:rsidRPr="004562A9">
              <w:t>(e.g.,</w:t>
            </w:r>
            <w:r w:rsidR="00806505">
              <w:t xml:space="preserve"> </w:t>
            </w:r>
            <w:r w:rsidRPr="004562A9">
              <w:t>from</w:t>
            </w:r>
            <w:r w:rsidR="00806505">
              <w:t xml:space="preserve"> </w:t>
            </w:r>
            <w:r w:rsidRPr="004562A9">
              <w:t>180</w:t>
            </w:r>
            <w:r w:rsidR="00806505">
              <w:t xml:space="preserve"> </w:t>
            </w:r>
            <w:r w:rsidRPr="004562A9">
              <w:t>mins</w:t>
            </w:r>
            <w:r w:rsidR="00806505">
              <w:t xml:space="preserve"> </w:t>
            </w:r>
            <w:r w:rsidRPr="004562A9">
              <w:t>to</w:t>
            </w:r>
            <w:r w:rsidR="00806505">
              <w:t xml:space="preserve"> </w:t>
            </w:r>
            <w:r w:rsidRPr="004562A9">
              <w:t>90</w:t>
            </w:r>
            <w:r w:rsidR="00806505">
              <w:t xml:space="preserve"> </w:t>
            </w:r>
            <w:r w:rsidRPr="004562A9">
              <w:t>mins)</w:t>
            </w:r>
          </w:p>
        </w:tc>
        <w:tc>
          <w:tcPr>
            <w:tcW w:w="2523" w:type="dxa"/>
            <w:vAlign w:val="center"/>
            <w:hideMark/>
          </w:tcPr>
          <w:p w14:paraId="4D049DE5" w14:textId="3E423252" w:rsidR="00EA78ED" w:rsidRPr="004562A9" w:rsidRDefault="00EA78ED" w:rsidP="008F18DC">
            <w:pPr>
              <w:pStyle w:val="TableBody"/>
            </w:pPr>
            <w:r w:rsidRPr="004562A9">
              <w:t>Sustained</w:t>
            </w:r>
            <w:r w:rsidR="00806505">
              <w:t xml:space="preserve"> </w:t>
            </w:r>
            <w:r w:rsidRPr="004562A9">
              <w:t>lower</w:t>
            </w:r>
            <w:r w:rsidR="00806505">
              <w:t xml:space="preserve"> </w:t>
            </w:r>
            <w:r w:rsidRPr="004562A9">
              <w:t>MTTR</w:t>
            </w:r>
            <w:r w:rsidR="00806505">
              <w:t xml:space="preserve"> </w:t>
            </w:r>
            <w:r w:rsidRPr="004562A9">
              <w:t>and</w:t>
            </w:r>
            <w:r w:rsidR="00806505">
              <w:t xml:space="preserve"> </w:t>
            </w:r>
            <w:r w:rsidRPr="004562A9">
              <w:t>&gt;80%</w:t>
            </w:r>
            <w:r w:rsidR="00806505">
              <w:t xml:space="preserve"> </w:t>
            </w:r>
            <w:r w:rsidRPr="004562A9">
              <w:t>incidents</w:t>
            </w:r>
            <w:r w:rsidR="00806505">
              <w:t xml:space="preserve"> </w:t>
            </w:r>
            <w:r w:rsidRPr="004562A9">
              <w:t>resolved</w:t>
            </w:r>
            <w:r w:rsidR="00806505">
              <w:t xml:space="preserve"> </w:t>
            </w:r>
            <w:r w:rsidRPr="004562A9">
              <w:t>without</w:t>
            </w:r>
            <w:r w:rsidR="00806505">
              <w:t xml:space="preserve"> </w:t>
            </w:r>
            <w:r w:rsidRPr="004562A9">
              <w:t>escalation</w:t>
            </w:r>
          </w:p>
        </w:tc>
      </w:tr>
      <w:tr w:rsidR="00EA78ED" w:rsidRPr="00AF2638" w14:paraId="225A612F" w14:textId="77777777" w:rsidTr="00892C4E">
        <w:tc>
          <w:tcPr>
            <w:tcW w:w="1696" w:type="dxa"/>
            <w:vAlign w:val="center"/>
            <w:hideMark/>
          </w:tcPr>
          <w:p w14:paraId="7E3AB2A9" w14:textId="0C915BF1" w:rsidR="00EA78ED" w:rsidRPr="004562A9" w:rsidRDefault="00EA78ED" w:rsidP="008F18DC">
            <w:pPr>
              <w:pStyle w:val="TableBody"/>
            </w:pPr>
            <w:r w:rsidRPr="004562A9">
              <w:t>Operational</w:t>
            </w:r>
            <w:r w:rsidR="00806505">
              <w:t xml:space="preserve"> </w:t>
            </w:r>
            <w:r w:rsidRPr="004562A9">
              <w:t>Efficiency</w:t>
            </w:r>
          </w:p>
        </w:tc>
        <w:tc>
          <w:tcPr>
            <w:tcW w:w="2268" w:type="dxa"/>
            <w:vAlign w:val="center"/>
            <w:hideMark/>
          </w:tcPr>
          <w:p w14:paraId="0E9E6BB1" w14:textId="174C5E7A" w:rsidR="00AF2638" w:rsidRPr="00AF2638" w:rsidRDefault="00EA78ED">
            <w:pPr>
              <w:pStyle w:val="TableBody"/>
              <w:numPr>
                <w:ilvl w:val="0"/>
                <w:numId w:val="4"/>
              </w:numPr>
              <w:ind w:left="164" w:hanging="164"/>
            </w:pPr>
            <w:r w:rsidRPr="004562A9">
              <w:t>Cross-Team</w:t>
            </w:r>
            <w:r w:rsidR="00806505">
              <w:t xml:space="preserve"> </w:t>
            </w:r>
            <w:r w:rsidRPr="004562A9">
              <w:t>Incident</w:t>
            </w:r>
            <w:r w:rsidR="00806505">
              <w:t xml:space="preserve"> </w:t>
            </w:r>
            <w:r w:rsidRPr="004562A9">
              <w:t>Resolution</w:t>
            </w:r>
            <w:r w:rsidR="00806505">
              <w:t xml:space="preserve"> </w:t>
            </w:r>
            <w:r w:rsidRPr="004562A9">
              <w:t>Rate</w:t>
            </w:r>
          </w:p>
          <w:p w14:paraId="2CE50BAF" w14:textId="6A36CA78" w:rsidR="00EA78ED" w:rsidRPr="004562A9" w:rsidRDefault="00EA78ED">
            <w:pPr>
              <w:pStyle w:val="TableBody"/>
              <w:numPr>
                <w:ilvl w:val="0"/>
                <w:numId w:val="4"/>
              </w:numPr>
              <w:ind w:left="164" w:hanging="164"/>
            </w:pPr>
            <w:r w:rsidRPr="004562A9">
              <w:t>Number</w:t>
            </w:r>
            <w:r w:rsidR="00806505">
              <w:t xml:space="preserve"> </w:t>
            </w:r>
            <w:r w:rsidRPr="004562A9">
              <w:t>of</w:t>
            </w:r>
            <w:r w:rsidR="00806505">
              <w:t xml:space="preserve"> </w:t>
            </w:r>
            <w:r w:rsidRPr="004562A9">
              <w:t>Tools</w:t>
            </w:r>
            <w:r w:rsidR="00806505">
              <w:t xml:space="preserve"> </w:t>
            </w:r>
            <w:r w:rsidRPr="004562A9">
              <w:t>Consolidated</w:t>
            </w:r>
          </w:p>
        </w:tc>
        <w:tc>
          <w:tcPr>
            <w:tcW w:w="1560" w:type="dxa"/>
            <w:vAlign w:val="center"/>
            <w:hideMark/>
          </w:tcPr>
          <w:p w14:paraId="69FE1003" w14:textId="1834E211" w:rsidR="00EA78ED" w:rsidRPr="004562A9" w:rsidRDefault="00EA78ED" w:rsidP="008F18DC">
            <w:pPr>
              <w:pStyle w:val="TableBody"/>
            </w:pPr>
            <w:r w:rsidRPr="004562A9">
              <w:t>Collaboration</w:t>
            </w:r>
            <w:r w:rsidR="00806505">
              <w:t xml:space="preserve"> </w:t>
            </w:r>
            <w:r w:rsidRPr="004562A9">
              <w:t>/</w:t>
            </w:r>
            <w:r w:rsidR="00806505">
              <w:t xml:space="preserve"> </w:t>
            </w:r>
            <w:r w:rsidRPr="004562A9">
              <w:t>Efficiency</w:t>
            </w:r>
          </w:p>
        </w:tc>
        <w:tc>
          <w:tcPr>
            <w:tcW w:w="2409" w:type="dxa"/>
            <w:vAlign w:val="center"/>
            <w:hideMark/>
          </w:tcPr>
          <w:p w14:paraId="2C31CFB3" w14:textId="68DAB1AE" w:rsidR="00AF2638" w:rsidRPr="00AF2638" w:rsidRDefault="00EA78ED">
            <w:pPr>
              <w:pStyle w:val="TableBody"/>
              <w:numPr>
                <w:ilvl w:val="0"/>
                <w:numId w:val="4"/>
              </w:numPr>
              <w:ind w:left="164" w:hanging="164"/>
            </w:pPr>
            <w:r w:rsidRPr="004562A9">
              <w:t>≥70%</w:t>
            </w:r>
            <w:r w:rsidR="00806505">
              <w:t xml:space="preserve"> </w:t>
            </w:r>
            <w:r w:rsidRPr="004562A9">
              <w:t>cross-team</w:t>
            </w:r>
            <w:r w:rsidR="00806505">
              <w:t xml:space="preserve"> </w:t>
            </w:r>
            <w:r w:rsidRPr="004562A9">
              <w:t>resolution</w:t>
            </w:r>
            <w:r w:rsidR="00806505">
              <w:t xml:space="preserve"> </w:t>
            </w:r>
            <w:r w:rsidRPr="004562A9">
              <w:t>within</w:t>
            </w:r>
            <w:r w:rsidR="00806505">
              <w:t xml:space="preserve"> </w:t>
            </w:r>
            <w:r w:rsidRPr="004562A9">
              <w:t>6</w:t>
            </w:r>
            <w:r w:rsidR="00806505">
              <w:t xml:space="preserve"> </w:t>
            </w:r>
            <w:r w:rsidRPr="004562A9">
              <w:t>months</w:t>
            </w:r>
          </w:p>
          <w:p w14:paraId="52B94251" w14:textId="53295D77" w:rsidR="00EA78ED" w:rsidRPr="004562A9" w:rsidRDefault="00EA78ED">
            <w:pPr>
              <w:pStyle w:val="TableBody"/>
              <w:numPr>
                <w:ilvl w:val="0"/>
                <w:numId w:val="4"/>
              </w:numPr>
              <w:ind w:left="164" w:hanging="164"/>
            </w:pPr>
            <w:r w:rsidRPr="004562A9">
              <w:t>Reduce</w:t>
            </w:r>
            <w:r w:rsidR="00806505">
              <w:t xml:space="preserve"> </w:t>
            </w:r>
            <w:r w:rsidRPr="004562A9">
              <w:t>tool</w:t>
            </w:r>
            <w:r w:rsidR="00806505">
              <w:t xml:space="preserve"> </w:t>
            </w:r>
            <w:r w:rsidRPr="004562A9">
              <w:t>count</w:t>
            </w:r>
            <w:r w:rsidR="00806505">
              <w:t xml:space="preserve"> </w:t>
            </w:r>
            <w:r w:rsidRPr="004562A9">
              <w:t>by</w:t>
            </w:r>
            <w:r w:rsidR="00806505">
              <w:t xml:space="preserve"> </w:t>
            </w:r>
            <w:r w:rsidRPr="004562A9">
              <w:t>30–40%</w:t>
            </w:r>
            <w:r w:rsidR="00806505">
              <w:t xml:space="preserve"> </w:t>
            </w:r>
            <w:r w:rsidRPr="004562A9">
              <w:t>over</w:t>
            </w:r>
            <w:r w:rsidR="00806505">
              <w:t xml:space="preserve"> </w:t>
            </w:r>
            <w:r w:rsidRPr="004562A9">
              <w:t>12</w:t>
            </w:r>
            <w:r w:rsidR="00806505">
              <w:t xml:space="preserve"> </w:t>
            </w:r>
            <w:r w:rsidRPr="004562A9">
              <w:t>months</w:t>
            </w:r>
          </w:p>
        </w:tc>
        <w:tc>
          <w:tcPr>
            <w:tcW w:w="2523" w:type="dxa"/>
            <w:vAlign w:val="center"/>
            <w:hideMark/>
          </w:tcPr>
          <w:p w14:paraId="2832079A" w14:textId="0D7E213E" w:rsidR="00EA78ED" w:rsidRPr="004562A9" w:rsidRDefault="00EA78ED" w:rsidP="008F18DC">
            <w:pPr>
              <w:pStyle w:val="TableBody"/>
            </w:pPr>
            <w:r w:rsidRPr="004562A9">
              <w:t>Seamless</w:t>
            </w:r>
            <w:r w:rsidR="00806505">
              <w:t xml:space="preserve"> </w:t>
            </w:r>
            <w:r w:rsidRPr="004562A9">
              <w:t>team</w:t>
            </w:r>
            <w:r w:rsidR="00806505">
              <w:t xml:space="preserve"> </w:t>
            </w:r>
            <w:r w:rsidRPr="004562A9">
              <w:t>coordination,</w:t>
            </w:r>
            <w:r w:rsidR="00806505">
              <w:t xml:space="preserve"> </w:t>
            </w:r>
            <w:r w:rsidRPr="004562A9">
              <w:t>fewer</w:t>
            </w:r>
            <w:r w:rsidR="00806505">
              <w:t xml:space="preserve"> </w:t>
            </w:r>
            <w:r w:rsidRPr="004562A9">
              <w:t>“war</w:t>
            </w:r>
            <w:r w:rsidR="00806505">
              <w:t xml:space="preserve"> </w:t>
            </w:r>
            <w:r w:rsidRPr="004562A9">
              <w:t>room”</w:t>
            </w:r>
            <w:r w:rsidR="00806505">
              <w:t xml:space="preserve"> </w:t>
            </w:r>
            <w:r w:rsidRPr="004562A9">
              <w:t>sessions,</w:t>
            </w:r>
            <w:r w:rsidR="00806505">
              <w:t xml:space="preserve"> </w:t>
            </w:r>
            <w:r w:rsidRPr="004562A9">
              <w:t>measurable</w:t>
            </w:r>
            <w:r w:rsidR="00806505">
              <w:t xml:space="preserve"> </w:t>
            </w:r>
            <w:r w:rsidRPr="004562A9">
              <w:t>tool</w:t>
            </w:r>
            <w:r w:rsidR="00806505">
              <w:t xml:space="preserve"> </w:t>
            </w:r>
            <w:r w:rsidRPr="004562A9">
              <w:t>cost</w:t>
            </w:r>
            <w:r w:rsidR="00806505">
              <w:t xml:space="preserve"> </w:t>
            </w:r>
            <w:r w:rsidRPr="004562A9">
              <w:t>savings</w:t>
            </w:r>
          </w:p>
        </w:tc>
      </w:tr>
      <w:tr w:rsidR="00EA78ED" w:rsidRPr="00AF2638" w14:paraId="25C6881F" w14:textId="77777777" w:rsidTr="00892C4E">
        <w:tc>
          <w:tcPr>
            <w:tcW w:w="1696" w:type="dxa"/>
            <w:vAlign w:val="center"/>
            <w:hideMark/>
          </w:tcPr>
          <w:p w14:paraId="004F116F" w14:textId="39B4B036" w:rsidR="00EA78ED" w:rsidRPr="004562A9" w:rsidRDefault="00EA78ED" w:rsidP="008F18DC">
            <w:pPr>
              <w:pStyle w:val="TableBody"/>
            </w:pPr>
            <w:r w:rsidRPr="004562A9">
              <w:t>Customer</w:t>
            </w:r>
            <w:r w:rsidR="00806505">
              <w:t xml:space="preserve"> </w:t>
            </w:r>
            <w:r w:rsidRPr="004562A9">
              <w:t>Impact</w:t>
            </w:r>
            <w:r w:rsidR="00806505">
              <w:t xml:space="preserve"> </w:t>
            </w:r>
            <w:r w:rsidRPr="004562A9">
              <w:t>/</w:t>
            </w:r>
            <w:r w:rsidR="00806505">
              <w:t xml:space="preserve"> </w:t>
            </w:r>
            <w:r w:rsidRPr="004562A9">
              <w:t>Reliability</w:t>
            </w:r>
          </w:p>
        </w:tc>
        <w:tc>
          <w:tcPr>
            <w:tcW w:w="2268" w:type="dxa"/>
            <w:vAlign w:val="center"/>
            <w:hideMark/>
          </w:tcPr>
          <w:p w14:paraId="34AA03C0" w14:textId="119EBF11" w:rsidR="007A35ED" w:rsidRPr="00AF2638" w:rsidRDefault="00EA78ED">
            <w:pPr>
              <w:pStyle w:val="TableBody"/>
              <w:numPr>
                <w:ilvl w:val="0"/>
                <w:numId w:val="4"/>
              </w:numPr>
              <w:ind w:left="164" w:hanging="164"/>
            </w:pPr>
            <w:r w:rsidRPr="004562A9">
              <w:t>System</w:t>
            </w:r>
            <w:r w:rsidR="00806505">
              <w:t xml:space="preserve"> </w:t>
            </w:r>
            <w:r w:rsidRPr="004562A9">
              <w:t>Availability</w:t>
            </w:r>
            <w:r w:rsidR="00806505">
              <w:t xml:space="preserve"> </w:t>
            </w:r>
            <w:r w:rsidRPr="004562A9">
              <w:t>(Uptime)</w:t>
            </w:r>
          </w:p>
          <w:p w14:paraId="745C7C21" w14:textId="33E720B6" w:rsidR="00EA78ED" w:rsidRPr="004562A9" w:rsidRDefault="00EA78ED">
            <w:pPr>
              <w:pStyle w:val="TableBody"/>
              <w:numPr>
                <w:ilvl w:val="0"/>
                <w:numId w:val="4"/>
              </w:numPr>
              <w:ind w:left="164" w:hanging="164"/>
            </w:pPr>
            <w:r w:rsidRPr="004562A9">
              <w:t>Performance</w:t>
            </w:r>
            <w:r w:rsidR="00806505">
              <w:t xml:space="preserve"> </w:t>
            </w:r>
            <w:r w:rsidRPr="004562A9">
              <w:t>Incident</w:t>
            </w:r>
            <w:r w:rsidR="00806505">
              <w:t xml:space="preserve"> </w:t>
            </w:r>
            <w:r w:rsidRPr="004562A9">
              <w:t>Lead</w:t>
            </w:r>
            <w:r w:rsidR="00806505">
              <w:t xml:space="preserve"> </w:t>
            </w:r>
            <w:r w:rsidRPr="004562A9">
              <w:t>Time</w:t>
            </w:r>
          </w:p>
        </w:tc>
        <w:tc>
          <w:tcPr>
            <w:tcW w:w="1560" w:type="dxa"/>
            <w:vAlign w:val="center"/>
            <w:hideMark/>
          </w:tcPr>
          <w:p w14:paraId="1B12EFA9" w14:textId="44DEA907" w:rsidR="00EA78ED" w:rsidRPr="004562A9" w:rsidRDefault="00EA78ED" w:rsidP="008F18DC">
            <w:pPr>
              <w:pStyle w:val="TableBody"/>
            </w:pPr>
            <w:r w:rsidRPr="004562A9">
              <w:t>Service</w:t>
            </w:r>
            <w:r w:rsidR="00806505">
              <w:t xml:space="preserve"> </w:t>
            </w:r>
            <w:r w:rsidRPr="004562A9">
              <w:t>Reliability</w:t>
            </w:r>
          </w:p>
        </w:tc>
        <w:tc>
          <w:tcPr>
            <w:tcW w:w="2409" w:type="dxa"/>
            <w:vAlign w:val="center"/>
            <w:hideMark/>
          </w:tcPr>
          <w:p w14:paraId="515EC4F0" w14:textId="0D1192B3" w:rsidR="00AF2638" w:rsidRPr="00AF2638" w:rsidRDefault="00EA78ED">
            <w:pPr>
              <w:pStyle w:val="TableBody"/>
              <w:numPr>
                <w:ilvl w:val="0"/>
                <w:numId w:val="4"/>
              </w:numPr>
              <w:ind w:left="164" w:hanging="164"/>
            </w:pPr>
            <w:r w:rsidRPr="004562A9">
              <w:t>Maintain</w:t>
            </w:r>
            <w:r w:rsidR="00806505">
              <w:t xml:space="preserve"> </w:t>
            </w:r>
            <w:r w:rsidRPr="004562A9">
              <w:t>uptime</w:t>
            </w:r>
            <w:r w:rsidR="00806505">
              <w:t xml:space="preserve"> </w:t>
            </w:r>
            <w:r w:rsidRPr="004562A9">
              <w:t>≥99.9%</w:t>
            </w:r>
          </w:p>
          <w:p w14:paraId="4080D706" w14:textId="02554568" w:rsidR="00EA78ED" w:rsidRPr="004562A9" w:rsidRDefault="00EA78ED">
            <w:pPr>
              <w:pStyle w:val="TableBody"/>
              <w:numPr>
                <w:ilvl w:val="0"/>
                <w:numId w:val="4"/>
              </w:numPr>
              <w:ind w:left="164" w:hanging="164"/>
            </w:pPr>
            <w:r w:rsidRPr="004562A9">
              <w:t>Detect</w:t>
            </w:r>
            <w:r w:rsidR="00806505">
              <w:t xml:space="preserve"> </w:t>
            </w:r>
            <w:r w:rsidRPr="004562A9">
              <w:t>anomalies</w:t>
            </w:r>
            <w:r w:rsidR="00806505">
              <w:t xml:space="preserve"> </w:t>
            </w:r>
            <w:r w:rsidRPr="004562A9">
              <w:t>and</w:t>
            </w:r>
            <w:r w:rsidR="00806505">
              <w:t xml:space="preserve"> </w:t>
            </w:r>
            <w:r w:rsidRPr="004562A9">
              <w:t>create</w:t>
            </w:r>
            <w:r w:rsidR="00806505">
              <w:t xml:space="preserve"> </w:t>
            </w:r>
            <w:r w:rsidRPr="004562A9">
              <w:t>incidents</w:t>
            </w:r>
            <w:r w:rsidR="00806505">
              <w:t xml:space="preserve"> </w:t>
            </w:r>
            <w:r w:rsidRPr="004562A9">
              <w:t>in</w:t>
            </w:r>
            <w:r w:rsidR="00806505">
              <w:t xml:space="preserve"> </w:t>
            </w:r>
            <w:r w:rsidRPr="004562A9">
              <w:t>&lt;5</w:t>
            </w:r>
            <w:r w:rsidR="00806505">
              <w:t xml:space="preserve"> </w:t>
            </w:r>
            <w:r w:rsidRPr="004562A9">
              <w:t>minutes</w:t>
            </w:r>
          </w:p>
        </w:tc>
        <w:tc>
          <w:tcPr>
            <w:tcW w:w="2523" w:type="dxa"/>
            <w:vAlign w:val="center"/>
            <w:hideMark/>
          </w:tcPr>
          <w:p w14:paraId="29C5D69A" w14:textId="3B9D7682" w:rsidR="00EA78ED" w:rsidRPr="004562A9" w:rsidRDefault="00EA78ED" w:rsidP="008F18DC">
            <w:pPr>
              <w:pStyle w:val="TableBody"/>
            </w:pPr>
            <w:r w:rsidRPr="004562A9">
              <w:t>Reduced</w:t>
            </w:r>
            <w:r w:rsidR="00806505">
              <w:t xml:space="preserve"> </w:t>
            </w:r>
            <w:r w:rsidRPr="004562A9">
              <w:t>user-impact</w:t>
            </w:r>
            <w:r w:rsidR="00806505">
              <w:t xml:space="preserve"> </w:t>
            </w:r>
            <w:r w:rsidRPr="004562A9">
              <w:t>incidents;</w:t>
            </w:r>
            <w:r w:rsidR="00806505">
              <w:t xml:space="preserve"> </w:t>
            </w:r>
            <w:r w:rsidRPr="004562A9">
              <w:t>improved</w:t>
            </w:r>
            <w:r w:rsidR="00806505">
              <w:t xml:space="preserve"> </w:t>
            </w:r>
            <w:r w:rsidRPr="004562A9">
              <w:t>end</w:t>
            </w:r>
            <w:r w:rsidRPr="004562A9">
              <w:noBreakHyphen/>
              <w:t>user</w:t>
            </w:r>
            <w:r w:rsidR="00806505">
              <w:t xml:space="preserve"> </w:t>
            </w:r>
            <w:r w:rsidRPr="004562A9">
              <w:t>performance</w:t>
            </w:r>
            <w:r w:rsidR="00806505">
              <w:t xml:space="preserve"> </w:t>
            </w:r>
            <w:r w:rsidRPr="004562A9">
              <w:t>experience</w:t>
            </w:r>
          </w:p>
        </w:tc>
      </w:tr>
      <w:tr w:rsidR="00EA78ED" w:rsidRPr="00AF2638" w14:paraId="58A4D55A" w14:textId="77777777" w:rsidTr="00892C4E">
        <w:tc>
          <w:tcPr>
            <w:tcW w:w="1696" w:type="dxa"/>
            <w:vAlign w:val="center"/>
            <w:hideMark/>
          </w:tcPr>
          <w:p w14:paraId="4C60CD40" w14:textId="22D82103" w:rsidR="00EA78ED" w:rsidRPr="004562A9" w:rsidRDefault="00EA78ED" w:rsidP="008F18DC">
            <w:pPr>
              <w:pStyle w:val="TableBody"/>
            </w:pPr>
            <w:r w:rsidRPr="004562A9">
              <w:t>Cost</w:t>
            </w:r>
            <w:r w:rsidR="00806505">
              <w:t xml:space="preserve"> </w:t>
            </w:r>
            <w:r w:rsidRPr="004562A9">
              <w:t>Optimization</w:t>
            </w:r>
          </w:p>
        </w:tc>
        <w:tc>
          <w:tcPr>
            <w:tcW w:w="2268" w:type="dxa"/>
            <w:vAlign w:val="center"/>
            <w:hideMark/>
          </w:tcPr>
          <w:p w14:paraId="7CA24101" w14:textId="491B450C" w:rsidR="00AC5D68" w:rsidRPr="00AF2638" w:rsidRDefault="00EA78ED">
            <w:pPr>
              <w:pStyle w:val="TableBody"/>
              <w:numPr>
                <w:ilvl w:val="0"/>
                <w:numId w:val="4"/>
              </w:numPr>
              <w:ind w:left="164" w:hanging="164"/>
            </w:pPr>
            <w:r w:rsidRPr="004562A9">
              <w:t>Monthly</w:t>
            </w:r>
            <w:r w:rsidR="00806505">
              <w:t xml:space="preserve"> </w:t>
            </w:r>
            <w:r w:rsidRPr="004562A9">
              <w:t>Tooling</w:t>
            </w:r>
            <w:r w:rsidR="00806505">
              <w:t xml:space="preserve"> </w:t>
            </w:r>
            <w:r w:rsidRPr="004562A9">
              <w:t>&amp;</w:t>
            </w:r>
            <w:r w:rsidR="00806505">
              <w:t xml:space="preserve"> </w:t>
            </w:r>
            <w:r w:rsidRPr="004562A9">
              <w:t>Integration</w:t>
            </w:r>
            <w:r w:rsidR="00806505">
              <w:t xml:space="preserve"> </w:t>
            </w:r>
            <w:r w:rsidRPr="004562A9">
              <w:t>Spend</w:t>
            </w:r>
          </w:p>
          <w:p w14:paraId="38AEEEBC" w14:textId="20EBDF9D" w:rsidR="00EA78ED" w:rsidRPr="004562A9" w:rsidRDefault="00EA78ED">
            <w:pPr>
              <w:pStyle w:val="TableBody"/>
              <w:numPr>
                <w:ilvl w:val="0"/>
                <w:numId w:val="4"/>
              </w:numPr>
              <w:ind w:left="164" w:hanging="164"/>
            </w:pPr>
            <w:r w:rsidRPr="004562A9">
              <w:t>Tool</w:t>
            </w:r>
            <w:r w:rsidR="00806505">
              <w:t xml:space="preserve"> </w:t>
            </w:r>
            <w:r w:rsidRPr="004562A9">
              <w:t>Coverage</w:t>
            </w:r>
            <w:r w:rsidR="00806505">
              <w:t xml:space="preserve"> </w:t>
            </w:r>
            <w:r w:rsidRPr="004562A9">
              <w:t>Rate</w:t>
            </w:r>
          </w:p>
        </w:tc>
        <w:tc>
          <w:tcPr>
            <w:tcW w:w="1560" w:type="dxa"/>
            <w:vAlign w:val="center"/>
            <w:hideMark/>
          </w:tcPr>
          <w:p w14:paraId="2A097E03" w14:textId="37E8432C" w:rsidR="00EA78ED" w:rsidRPr="004562A9" w:rsidRDefault="00EA78ED" w:rsidP="008F18DC">
            <w:pPr>
              <w:pStyle w:val="TableBody"/>
            </w:pPr>
            <w:r w:rsidRPr="004562A9">
              <w:t>Financial</w:t>
            </w:r>
            <w:r w:rsidR="00806505">
              <w:t xml:space="preserve"> </w:t>
            </w:r>
            <w:r w:rsidRPr="004562A9">
              <w:t>/</w:t>
            </w:r>
            <w:r w:rsidR="00806505">
              <w:t xml:space="preserve"> </w:t>
            </w:r>
            <w:r w:rsidRPr="004562A9">
              <w:t>Operational</w:t>
            </w:r>
          </w:p>
        </w:tc>
        <w:tc>
          <w:tcPr>
            <w:tcW w:w="2409" w:type="dxa"/>
            <w:vAlign w:val="center"/>
            <w:hideMark/>
          </w:tcPr>
          <w:p w14:paraId="572372BB" w14:textId="313984E1" w:rsidR="00AF2638" w:rsidRPr="00AF2638" w:rsidRDefault="00EA78ED">
            <w:pPr>
              <w:pStyle w:val="TableBody"/>
              <w:numPr>
                <w:ilvl w:val="0"/>
                <w:numId w:val="4"/>
              </w:numPr>
              <w:ind w:left="164" w:hanging="164"/>
            </w:pPr>
            <w:r w:rsidRPr="004562A9">
              <w:t>Reduce</w:t>
            </w:r>
            <w:r w:rsidR="00806505">
              <w:t xml:space="preserve"> </w:t>
            </w:r>
            <w:r w:rsidRPr="004562A9">
              <w:t>observability</w:t>
            </w:r>
            <w:r w:rsidR="00806505">
              <w:t xml:space="preserve"> </w:t>
            </w:r>
            <w:r w:rsidRPr="004562A9">
              <w:t>tool</w:t>
            </w:r>
            <w:r w:rsidR="00806505">
              <w:t xml:space="preserve"> </w:t>
            </w:r>
            <w:r w:rsidRPr="004562A9">
              <w:t>costs</w:t>
            </w:r>
            <w:r w:rsidR="00806505">
              <w:t xml:space="preserve"> </w:t>
            </w:r>
            <w:r w:rsidRPr="004562A9">
              <w:t>by</w:t>
            </w:r>
            <w:r w:rsidR="00806505">
              <w:t xml:space="preserve"> </w:t>
            </w:r>
            <w:r w:rsidRPr="004562A9">
              <w:t>20–25%</w:t>
            </w:r>
            <w:r w:rsidR="00806505">
              <w:t xml:space="preserve"> </w:t>
            </w:r>
            <w:r w:rsidRPr="004562A9">
              <w:t>in</w:t>
            </w:r>
            <w:r w:rsidR="00806505">
              <w:t xml:space="preserve"> </w:t>
            </w:r>
            <w:r w:rsidRPr="004562A9">
              <w:t>12</w:t>
            </w:r>
            <w:r w:rsidR="00806505">
              <w:t xml:space="preserve"> </w:t>
            </w:r>
            <w:r w:rsidRPr="004562A9">
              <w:t>months</w:t>
            </w:r>
          </w:p>
          <w:p w14:paraId="4933F927" w14:textId="2868C501" w:rsidR="00EA78ED" w:rsidRPr="004562A9" w:rsidRDefault="00EA78ED">
            <w:pPr>
              <w:pStyle w:val="TableBody"/>
              <w:numPr>
                <w:ilvl w:val="0"/>
                <w:numId w:val="4"/>
              </w:numPr>
              <w:ind w:left="164" w:hanging="164"/>
            </w:pPr>
            <w:r w:rsidRPr="004562A9">
              <w:t>Reach</w:t>
            </w:r>
            <w:r w:rsidR="00806505">
              <w:t xml:space="preserve"> </w:t>
            </w:r>
            <w:r w:rsidRPr="004562A9">
              <w:t>&gt;90%</w:t>
            </w:r>
            <w:r w:rsidR="00806505">
              <w:t xml:space="preserve"> </w:t>
            </w:r>
            <w:r w:rsidRPr="004562A9">
              <w:t>coverage</w:t>
            </w:r>
            <w:r w:rsidR="00806505">
              <w:t xml:space="preserve"> </w:t>
            </w:r>
            <w:r w:rsidRPr="004562A9">
              <w:t>for</w:t>
            </w:r>
            <w:r w:rsidR="00806505">
              <w:t xml:space="preserve"> </w:t>
            </w:r>
            <w:r w:rsidRPr="004562A9">
              <w:t>unified</w:t>
            </w:r>
            <w:r w:rsidR="00806505">
              <w:t xml:space="preserve"> </w:t>
            </w:r>
            <w:r w:rsidRPr="004562A9">
              <w:t>observability</w:t>
            </w:r>
            <w:r w:rsidR="00806505">
              <w:t xml:space="preserve"> </w:t>
            </w:r>
            <w:r w:rsidRPr="004562A9">
              <w:t>stack</w:t>
            </w:r>
          </w:p>
        </w:tc>
        <w:tc>
          <w:tcPr>
            <w:tcW w:w="2523" w:type="dxa"/>
            <w:vAlign w:val="center"/>
            <w:hideMark/>
          </w:tcPr>
          <w:p w14:paraId="69EA329E" w14:textId="4DA363E0" w:rsidR="00EA78ED" w:rsidRPr="004562A9" w:rsidRDefault="00EA78ED" w:rsidP="008F18DC">
            <w:pPr>
              <w:pStyle w:val="TableBody"/>
            </w:pPr>
            <w:r w:rsidRPr="004562A9">
              <w:t>Consolidated</w:t>
            </w:r>
            <w:r w:rsidR="00806505">
              <w:t xml:space="preserve"> </w:t>
            </w:r>
            <w:r w:rsidRPr="004562A9">
              <w:t>systems,</w:t>
            </w:r>
            <w:r w:rsidR="00806505">
              <w:t xml:space="preserve"> </w:t>
            </w:r>
            <w:r w:rsidRPr="004562A9">
              <w:t>lower</w:t>
            </w:r>
            <w:r w:rsidR="00806505">
              <w:t xml:space="preserve"> </w:t>
            </w:r>
            <w:r w:rsidRPr="004562A9">
              <w:t>cost</w:t>
            </w:r>
            <w:r w:rsidR="00806505">
              <w:t xml:space="preserve"> </w:t>
            </w:r>
            <w:r w:rsidRPr="004562A9">
              <w:t>without</w:t>
            </w:r>
            <w:r w:rsidR="00806505">
              <w:t xml:space="preserve"> </w:t>
            </w:r>
            <w:r w:rsidRPr="004562A9">
              <w:t>visibility</w:t>
            </w:r>
            <w:r w:rsidR="00806505">
              <w:t xml:space="preserve"> </w:t>
            </w:r>
            <w:r w:rsidRPr="004562A9">
              <w:t>loss</w:t>
            </w:r>
          </w:p>
        </w:tc>
      </w:tr>
      <w:tr w:rsidR="00EA78ED" w:rsidRPr="00AF2638" w14:paraId="11ACB1A7" w14:textId="77777777" w:rsidTr="00892C4E">
        <w:tc>
          <w:tcPr>
            <w:tcW w:w="1696" w:type="dxa"/>
            <w:vAlign w:val="center"/>
            <w:hideMark/>
          </w:tcPr>
          <w:p w14:paraId="4699C47F" w14:textId="103B666A" w:rsidR="00EA78ED" w:rsidRPr="004562A9" w:rsidRDefault="00EA78ED" w:rsidP="008F18DC">
            <w:pPr>
              <w:pStyle w:val="TableBody"/>
            </w:pPr>
            <w:r w:rsidRPr="004562A9">
              <w:t>Application</w:t>
            </w:r>
            <w:r w:rsidR="00806505">
              <w:t xml:space="preserve"> </w:t>
            </w:r>
            <w:r w:rsidRPr="004562A9">
              <w:t>Reliability</w:t>
            </w:r>
          </w:p>
        </w:tc>
        <w:tc>
          <w:tcPr>
            <w:tcW w:w="2268" w:type="dxa"/>
            <w:vAlign w:val="center"/>
            <w:hideMark/>
          </w:tcPr>
          <w:p w14:paraId="4C9777B6" w14:textId="51D4A269" w:rsidR="00AC5D68" w:rsidRPr="00AF2638" w:rsidRDefault="00EA78ED">
            <w:pPr>
              <w:pStyle w:val="TableBody"/>
              <w:numPr>
                <w:ilvl w:val="0"/>
                <w:numId w:val="4"/>
              </w:numPr>
              <w:ind w:left="164" w:hanging="164"/>
            </w:pPr>
            <w:r w:rsidRPr="004562A9">
              <w:t>Error</w:t>
            </w:r>
            <w:r w:rsidR="00806505">
              <w:t xml:space="preserve"> </w:t>
            </w:r>
            <w:r w:rsidRPr="004562A9">
              <w:t>Rate</w:t>
            </w:r>
          </w:p>
          <w:p w14:paraId="14141E12" w14:textId="4C17AA07" w:rsidR="00EA78ED" w:rsidRPr="004562A9" w:rsidRDefault="00EA78ED">
            <w:pPr>
              <w:pStyle w:val="TableBody"/>
              <w:numPr>
                <w:ilvl w:val="0"/>
                <w:numId w:val="4"/>
              </w:numPr>
              <w:ind w:left="164" w:hanging="164"/>
            </w:pPr>
            <w:r w:rsidRPr="004562A9">
              <w:t>Deployment</w:t>
            </w:r>
            <w:r w:rsidR="00806505">
              <w:t xml:space="preserve"> </w:t>
            </w:r>
            <w:r w:rsidRPr="004562A9">
              <w:t>Success</w:t>
            </w:r>
            <w:r w:rsidR="00806505">
              <w:t xml:space="preserve"> </w:t>
            </w:r>
            <w:r w:rsidRPr="004562A9">
              <w:t>Rate</w:t>
            </w:r>
          </w:p>
        </w:tc>
        <w:tc>
          <w:tcPr>
            <w:tcW w:w="1560" w:type="dxa"/>
            <w:vAlign w:val="center"/>
            <w:hideMark/>
          </w:tcPr>
          <w:p w14:paraId="62D25B86" w14:textId="42E2BB44" w:rsidR="00EA78ED" w:rsidRPr="004562A9" w:rsidRDefault="00EA78ED" w:rsidP="008F18DC">
            <w:pPr>
              <w:pStyle w:val="TableBody"/>
            </w:pPr>
            <w:r w:rsidRPr="004562A9">
              <w:t>Technical</w:t>
            </w:r>
            <w:r w:rsidR="00806505">
              <w:t xml:space="preserve"> </w:t>
            </w:r>
            <w:r w:rsidRPr="004562A9">
              <w:t>Quality</w:t>
            </w:r>
          </w:p>
        </w:tc>
        <w:tc>
          <w:tcPr>
            <w:tcW w:w="2409" w:type="dxa"/>
            <w:vAlign w:val="center"/>
            <w:hideMark/>
          </w:tcPr>
          <w:p w14:paraId="5D6FF229" w14:textId="561FAC27" w:rsidR="00AF2638" w:rsidRPr="00AF2638" w:rsidRDefault="00EA78ED">
            <w:pPr>
              <w:pStyle w:val="TableBody"/>
              <w:numPr>
                <w:ilvl w:val="0"/>
                <w:numId w:val="4"/>
              </w:numPr>
              <w:ind w:left="164" w:hanging="164"/>
            </w:pPr>
            <w:r w:rsidRPr="004562A9">
              <w:t>Error</w:t>
            </w:r>
            <w:r w:rsidR="00806505">
              <w:t xml:space="preserve"> </w:t>
            </w:r>
            <w:r w:rsidRPr="004562A9">
              <w:t>rate</w:t>
            </w:r>
            <w:r w:rsidR="00806505">
              <w:t xml:space="preserve"> </w:t>
            </w:r>
            <w:r w:rsidRPr="004562A9">
              <w:t>&lt;1%</w:t>
            </w:r>
            <w:r w:rsidR="00806505">
              <w:t xml:space="preserve"> </w:t>
            </w:r>
            <w:r w:rsidRPr="004562A9">
              <w:t>per</w:t>
            </w:r>
            <w:r w:rsidR="00806505">
              <w:t xml:space="preserve"> </w:t>
            </w:r>
            <w:r w:rsidRPr="004562A9">
              <w:t>1,000</w:t>
            </w:r>
            <w:r w:rsidR="00806505">
              <w:t xml:space="preserve"> </w:t>
            </w:r>
            <w:r w:rsidRPr="004562A9">
              <w:t>requests</w:t>
            </w:r>
          </w:p>
          <w:p w14:paraId="3B0E0C5B" w14:textId="0EEC7412" w:rsidR="00EA78ED" w:rsidRPr="004562A9" w:rsidRDefault="00EA78ED">
            <w:pPr>
              <w:pStyle w:val="TableBody"/>
              <w:numPr>
                <w:ilvl w:val="0"/>
                <w:numId w:val="4"/>
              </w:numPr>
              <w:ind w:left="164" w:hanging="164"/>
            </w:pPr>
            <w:r w:rsidRPr="004562A9">
              <w:t>Deployment</w:t>
            </w:r>
            <w:r w:rsidR="00806505">
              <w:t xml:space="preserve"> </w:t>
            </w:r>
            <w:r w:rsidRPr="004562A9">
              <w:t>success</w:t>
            </w:r>
            <w:r w:rsidR="00806505">
              <w:t xml:space="preserve"> </w:t>
            </w:r>
            <w:r w:rsidRPr="004562A9">
              <w:t>&gt;95%</w:t>
            </w:r>
          </w:p>
        </w:tc>
        <w:tc>
          <w:tcPr>
            <w:tcW w:w="2523" w:type="dxa"/>
            <w:vAlign w:val="center"/>
            <w:hideMark/>
          </w:tcPr>
          <w:p w14:paraId="24FCCF62" w14:textId="5C755B77" w:rsidR="00EA78ED" w:rsidRPr="004562A9" w:rsidRDefault="00EA78ED" w:rsidP="008F18DC">
            <w:pPr>
              <w:pStyle w:val="TableBody"/>
            </w:pPr>
            <w:r w:rsidRPr="004562A9">
              <w:t>Fewer</w:t>
            </w:r>
            <w:r w:rsidR="00806505">
              <w:t xml:space="preserve"> </w:t>
            </w:r>
            <w:r w:rsidRPr="004562A9">
              <w:t>rollbacks;</w:t>
            </w:r>
            <w:r w:rsidR="00806505">
              <w:t xml:space="preserve"> </w:t>
            </w:r>
            <w:r w:rsidRPr="004562A9">
              <w:t>stable</w:t>
            </w:r>
            <w:r w:rsidR="00806505">
              <w:t xml:space="preserve"> </w:t>
            </w:r>
            <w:r w:rsidRPr="004562A9">
              <w:t>production</w:t>
            </w:r>
            <w:r w:rsidR="00806505">
              <w:t xml:space="preserve"> </w:t>
            </w:r>
            <w:r w:rsidRPr="004562A9">
              <w:t>operation</w:t>
            </w:r>
          </w:p>
        </w:tc>
      </w:tr>
      <w:tr w:rsidR="00EA78ED" w:rsidRPr="00AF2638" w14:paraId="7948A155" w14:textId="77777777" w:rsidTr="00892C4E">
        <w:tc>
          <w:tcPr>
            <w:tcW w:w="1696" w:type="dxa"/>
            <w:vAlign w:val="center"/>
            <w:hideMark/>
          </w:tcPr>
          <w:p w14:paraId="29281F59" w14:textId="1D42CD0F" w:rsidR="00EA78ED" w:rsidRPr="004562A9" w:rsidRDefault="00EA78ED" w:rsidP="008F18DC">
            <w:pPr>
              <w:pStyle w:val="TableBody"/>
            </w:pPr>
            <w:r w:rsidRPr="004562A9">
              <w:t>Engineering</w:t>
            </w:r>
            <w:r w:rsidR="00806505">
              <w:t xml:space="preserve"> </w:t>
            </w:r>
            <w:r w:rsidRPr="004562A9">
              <w:t>Productivity</w:t>
            </w:r>
          </w:p>
        </w:tc>
        <w:tc>
          <w:tcPr>
            <w:tcW w:w="2268" w:type="dxa"/>
            <w:vAlign w:val="center"/>
            <w:hideMark/>
          </w:tcPr>
          <w:p w14:paraId="20995C46" w14:textId="68506B80" w:rsidR="00AF2638" w:rsidRPr="00AF2638" w:rsidRDefault="00EA78ED">
            <w:pPr>
              <w:pStyle w:val="TableBody"/>
              <w:numPr>
                <w:ilvl w:val="0"/>
                <w:numId w:val="4"/>
              </w:numPr>
              <w:ind w:left="164" w:hanging="164"/>
            </w:pPr>
            <w:r w:rsidRPr="004562A9">
              <w:t>Time</w:t>
            </w:r>
            <w:r w:rsidR="00806505">
              <w:t xml:space="preserve"> </w:t>
            </w:r>
            <w:r w:rsidRPr="004562A9">
              <w:t>Spent</w:t>
            </w:r>
            <w:r w:rsidR="00806505">
              <w:t xml:space="preserve"> </w:t>
            </w:r>
            <w:r w:rsidRPr="004562A9">
              <w:t>on</w:t>
            </w:r>
            <w:r w:rsidR="00806505">
              <w:t xml:space="preserve"> </w:t>
            </w:r>
            <w:r w:rsidRPr="004562A9">
              <w:t>Feature</w:t>
            </w:r>
            <w:r w:rsidR="00806505">
              <w:t xml:space="preserve"> </w:t>
            </w:r>
            <w:r w:rsidRPr="004562A9">
              <w:t>Development</w:t>
            </w:r>
            <w:r w:rsidR="00806505">
              <w:t xml:space="preserve"> </w:t>
            </w:r>
            <w:r w:rsidRPr="004562A9">
              <w:t>vs.</w:t>
            </w:r>
            <w:r w:rsidR="00806505">
              <w:t xml:space="preserve"> </w:t>
            </w:r>
            <w:r w:rsidRPr="004562A9">
              <w:t>Issue</w:t>
            </w:r>
            <w:r w:rsidR="00806505">
              <w:t xml:space="preserve"> </w:t>
            </w:r>
            <w:r w:rsidRPr="004562A9">
              <w:t>Rectification</w:t>
            </w:r>
          </w:p>
          <w:p w14:paraId="03475E58" w14:textId="568D9E03" w:rsidR="00EA78ED" w:rsidRPr="004562A9" w:rsidRDefault="00EA78ED">
            <w:pPr>
              <w:pStyle w:val="TableBody"/>
              <w:numPr>
                <w:ilvl w:val="0"/>
                <w:numId w:val="4"/>
              </w:numPr>
              <w:ind w:left="164" w:hanging="164"/>
            </w:pPr>
            <w:r w:rsidRPr="004562A9">
              <w:t>Feature</w:t>
            </w:r>
            <w:r w:rsidR="00806505">
              <w:t xml:space="preserve"> </w:t>
            </w:r>
            <w:r w:rsidRPr="004562A9">
              <w:t>Delivery</w:t>
            </w:r>
            <w:r w:rsidR="00806505">
              <w:t xml:space="preserve"> </w:t>
            </w:r>
            <w:r w:rsidRPr="004562A9">
              <w:t>Velocity</w:t>
            </w:r>
          </w:p>
        </w:tc>
        <w:tc>
          <w:tcPr>
            <w:tcW w:w="1560" w:type="dxa"/>
            <w:vAlign w:val="center"/>
            <w:hideMark/>
          </w:tcPr>
          <w:p w14:paraId="63FB149B" w14:textId="4C10328C" w:rsidR="00EA78ED" w:rsidRPr="004562A9" w:rsidRDefault="00EA78ED" w:rsidP="008F18DC">
            <w:pPr>
              <w:pStyle w:val="TableBody"/>
            </w:pPr>
            <w:r w:rsidRPr="004562A9">
              <w:t>Productivity</w:t>
            </w:r>
            <w:r w:rsidR="00806505">
              <w:t xml:space="preserve"> </w:t>
            </w:r>
            <w:r w:rsidRPr="004562A9">
              <w:t>/</w:t>
            </w:r>
            <w:r w:rsidR="00806505">
              <w:t xml:space="preserve"> </w:t>
            </w:r>
            <w:r w:rsidRPr="004562A9">
              <w:t>Innovation</w:t>
            </w:r>
          </w:p>
        </w:tc>
        <w:tc>
          <w:tcPr>
            <w:tcW w:w="2409" w:type="dxa"/>
            <w:vAlign w:val="center"/>
            <w:hideMark/>
          </w:tcPr>
          <w:p w14:paraId="7F2BC801" w14:textId="648DBE12" w:rsidR="00AF2638" w:rsidRPr="00AF2638" w:rsidRDefault="00EA78ED">
            <w:pPr>
              <w:pStyle w:val="TableBody"/>
              <w:numPr>
                <w:ilvl w:val="0"/>
                <w:numId w:val="4"/>
              </w:numPr>
              <w:ind w:left="164" w:hanging="164"/>
            </w:pPr>
            <w:r w:rsidRPr="004562A9">
              <w:t>≥70%</w:t>
            </w:r>
            <w:r w:rsidR="00806505">
              <w:t xml:space="preserve"> </w:t>
            </w:r>
            <w:r w:rsidRPr="004562A9">
              <w:t>engineering</w:t>
            </w:r>
            <w:r w:rsidR="00806505">
              <w:t xml:space="preserve"> </w:t>
            </w:r>
            <w:r w:rsidRPr="004562A9">
              <w:t>time</w:t>
            </w:r>
            <w:r w:rsidR="00806505">
              <w:t xml:space="preserve"> </w:t>
            </w:r>
            <w:r w:rsidRPr="004562A9">
              <w:t>on</w:t>
            </w:r>
            <w:r w:rsidR="00806505">
              <w:t xml:space="preserve"> </w:t>
            </w:r>
            <w:r w:rsidRPr="004562A9">
              <w:t>new</w:t>
            </w:r>
            <w:r w:rsidR="00806505">
              <w:t xml:space="preserve"> </w:t>
            </w:r>
            <w:r w:rsidRPr="004562A9">
              <w:t>feature</w:t>
            </w:r>
            <w:r w:rsidR="00806505">
              <w:t xml:space="preserve"> </w:t>
            </w:r>
            <w:r w:rsidRPr="004562A9">
              <w:t>work</w:t>
            </w:r>
          </w:p>
          <w:p w14:paraId="325278D2" w14:textId="352ED39A" w:rsidR="00EA78ED" w:rsidRPr="004562A9" w:rsidRDefault="00EA78ED">
            <w:pPr>
              <w:pStyle w:val="TableBody"/>
              <w:numPr>
                <w:ilvl w:val="0"/>
                <w:numId w:val="4"/>
              </w:numPr>
              <w:ind w:left="164" w:hanging="164"/>
            </w:pPr>
            <w:r w:rsidRPr="004562A9">
              <w:t>Increase</w:t>
            </w:r>
            <w:r w:rsidR="00806505">
              <w:t xml:space="preserve"> </w:t>
            </w:r>
            <w:r w:rsidRPr="004562A9">
              <w:t>delivery</w:t>
            </w:r>
            <w:r w:rsidR="00806505">
              <w:t xml:space="preserve"> </w:t>
            </w:r>
            <w:r w:rsidRPr="004562A9">
              <w:t>velocity</w:t>
            </w:r>
            <w:r w:rsidR="00806505">
              <w:t xml:space="preserve"> </w:t>
            </w:r>
            <w:r w:rsidRPr="004562A9">
              <w:t>by</w:t>
            </w:r>
            <w:r w:rsidR="00806505">
              <w:t xml:space="preserve"> </w:t>
            </w:r>
            <w:r w:rsidRPr="004562A9">
              <w:t>15–20%</w:t>
            </w:r>
            <w:r w:rsidR="00806505">
              <w:t xml:space="preserve"> </w:t>
            </w:r>
            <w:r w:rsidRPr="004562A9">
              <w:t>over</w:t>
            </w:r>
            <w:r w:rsidR="00806505">
              <w:t xml:space="preserve"> </w:t>
            </w:r>
            <w:r w:rsidRPr="004562A9">
              <w:t>9</w:t>
            </w:r>
            <w:r w:rsidR="00806505">
              <w:t xml:space="preserve"> </w:t>
            </w:r>
            <w:r w:rsidRPr="004562A9">
              <w:t>months</w:t>
            </w:r>
          </w:p>
        </w:tc>
        <w:tc>
          <w:tcPr>
            <w:tcW w:w="2523" w:type="dxa"/>
            <w:vAlign w:val="center"/>
            <w:hideMark/>
          </w:tcPr>
          <w:p w14:paraId="20F1DA18" w14:textId="3452FE5C" w:rsidR="00EA78ED" w:rsidRPr="004562A9" w:rsidRDefault="00EA78ED" w:rsidP="008F18DC">
            <w:pPr>
              <w:pStyle w:val="TableBody"/>
            </w:pPr>
            <w:r w:rsidRPr="004562A9">
              <w:t>Higher</w:t>
            </w:r>
            <w:r w:rsidR="00806505">
              <w:t xml:space="preserve"> </w:t>
            </w:r>
            <w:r w:rsidRPr="004562A9">
              <w:t>value</w:t>
            </w:r>
            <w:r w:rsidR="00806505">
              <w:t xml:space="preserve"> </w:t>
            </w:r>
            <w:r w:rsidRPr="004562A9">
              <w:t>output;</w:t>
            </w:r>
            <w:r w:rsidR="00806505">
              <w:t xml:space="preserve"> </w:t>
            </w:r>
            <w:r w:rsidRPr="004562A9">
              <w:t>sustained</w:t>
            </w:r>
            <w:r w:rsidR="00806505">
              <w:t xml:space="preserve"> </w:t>
            </w:r>
            <w:r w:rsidRPr="004562A9">
              <w:t>reduction</w:t>
            </w:r>
            <w:r w:rsidR="00806505">
              <w:t xml:space="preserve"> </w:t>
            </w:r>
            <w:r w:rsidRPr="004562A9">
              <w:t>in</w:t>
            </w:r>
            <w:r w:rsidR="00806505">
              <w:t xml:space="preserve"> </w:t>
            </w:r>
            <w:r w:rsidRPr="004562A9">
              <w:t>reactive</w:t>
            </w:r>
            <w:r w:rsidR="00806505">
              <w:t xml:space="preserve"> </w:t>
            </w:r>
            <w:r w:rsidRPr="004562A9">
              <w:t>work</w:t>
            </w:r>
          </w:p>
        </w:tc>
      </w:tr>
      <w:tr w:rsidR="00EA78ED" w:rsidRPr="00AF2638" w14:paraId="595B2B37" w14:textId="77777777" w:rsidTr="00892C4E">
        <w:tc>
          <w:tcPr>
            <w:tcW w:w="1696" w:type="dxa"/>
            <w:vAlign w:val="center"/>
            <w:hideMark/>
          </w:tcPr>
          <w:p w14:paraId="7262392E" w14:textId="6EF4D494" w:rsidR="00EA78ED" w:rsidRPr="004562A9" w:rsidRDefault="00EA78ED" w:rsidP="008F18DC">
            <w:pPr>
              <w:pStyle w:val="TableBody"/>
            </w:pPr>
            <w:r w:rsidRPr="004562A9">
              <w:t>Data</w:t>
            </w:r>
            <w:r w:rsidR="00806505">
              <w:t xml:space="preserve"> </w:t>
            </w:r>
            <w:r w:rsidRPr="004562A9">
              <w:t>Standardization</w:t>
            </w:r>
          </w:p>
        </w:tc>
        <w:tc>
          <w:tcPr>
            <w:tcW w:w="2268" w:type="dxa"/>
            <w:vAlign w:val="center"/>
            <w:hideMark/>
          </w:tcPr>
          <w:p w14:paraId="3D388AEE" w14:textId="78479A42" w:rsidR="00EA78ED" w:rsidRPr="004562A9" w:rsidRDefault="00EA78ED">
            <w:pPr>
              <w:pStyle w:val="TableBody"/>
              <w:numPr>
                <w:ilvl w:val="0"/>
                <w:numId w:val="4"/>
              </w:numPr>
              <w:ind w:left="164" w:hanging="164"/>
            </w:pPr>
            <w:r w:rsidRPr="004562A9">
              <w:t>Systems</w:t>
            </w:r>
            <w:r w:rsidR="00806505">
              <w:t xml:space="preserve"> </w:t>
            </w:r>
            <w:r w:rsidRPr="004562A9">
              <w:t>emitting</w:t>
            </w:r>
            <w:r w:rsidR="00806505">
              <w:t xml:space="preserve"> </w:t>
            </w:r>
            <w:r w:rsidRPr="004562A9">
              <w:t>consistent</w:t>
            </w:r>
            <w:r w:rsidR="00806505">
              <w:t xml:space="preserve"> </w:t>
            </w:r>
            <w:r w:rsidRPr="004562A9">
              <w:t>telemetry</w:t>
            </w:r>
            <w:r w:rsidR="00806505">
              <w:t xml:space="preserve"> </w:t>
            </w:r>
            <w:r w:rsidRPr="004562A9">
              <w:t>(coverage</w:t>
            </w:r>
            <w:r w:rsidR="00806505">
              <w:t xml:space="preserve"> </w:t>
            </w:r>
            <w:r w:rsidRPr="004562A9">
              <w:t>%)</w:t>
            </w:r>
          </w:p>
        </w:tc>
        <w:tc>
          <w:tcPr>
            <w:tcW w:w="1560" w:type="dxa"/>
            <w:vAlign w:val="center"/>
            <w:hideMark/>
          </w:tcPr>
          <w:p w14:paraId="3D36919F" w14:textId="6DF5C3E5" w:rsidR="00EA78ED" w:rsidRPr="004562A9" w:rsidRDefault="00EA78ED" w:rsidP="008F18DC">
            <w:pPr>
              <w:pStyle w:val="TableBody"/>
            </w:pPr>
            <w:r w:rsidRPr="004562A9">
              <w:t>Data</w:t>
            </w:r>
            <w:r w:rsidR="00806505">
              <w:t xml:space="preserve"> </w:t>
            </w:r>
            <w:r w:rsidRPr="004562A9">
              <w:t>Integrity</w:t>
            </w:r>
          </w:p>
        </w:tc>
        <w:tc>
          <w:tcPr>
            <w:tcW w:w="2409" w:type="dxa"/>
            <w:vAlign w:val="center"/>
            <w:hideMark/>
          </w:tcPr>
          <w:p w14:paraId="717D4D56" w14:textId="69BD2313" w:rsidR="00EA78ED" w:rsidRPr="004562A9" w:rsidRDefault="00EA78ED">
            <w:pPr>
              <w:pStyle w:val="TableBody"/>
              <w:numPr>
                <w:ilvl w:val="0"/>
                <w:numId w:val="4"/>
              </w:numPr>
              <w:ind w:left="164" w:hanging="164"/>
            </w:pPr>
            <w:r w:rsidRPr="004562A9">
              <w:t>100%</w:t>
            </w:r>
            <w:r w:rsidR="00806505">
              <w:t xml:space="preserve"> </w:t>
            </w:r>
            <w:r w:rsidRPr="004562A9">
              <w:t>of</w:t>
            </w:r>
            <w:r w:rsidR="00806505">
              <w:t xml:space="preserve"> </w:t>
            </w:r>
            <w:r w:rsidRPr="004562A9">
              <w:t>critical</w:t>
            </w:r>
            <w:r w:rsidR="00806505">
              <w:t xml:space="preserve"> </w:t>
            </w:r>
            <w:r w:rsidRPr="004562A9">
              <w:t>services</w:t>
            </w:r>
            <w:r w:rsidR="00806505">
              <w:t xml:space="preserve"> </w:t>
            </w:r>
            <w:r w:rsidRPr="004562A9">
              <w:t>onboarded</w:t>
            </w:r>
            <w:r w:rsidR="00806505">
              <w:t xml:space="preserve"> </w:t>
            </w:r>
            <w:r w:rsidRPr="004562A9">
              <w:t>to</w:t>
            </w:r>
            <w:r w:rsidR="00806505">
              <w:t xml:space="preserve"> </w:t>
            </w:r>
            <w:r w:rsidRPr="004562A9">
              <w:t>OpenTelemetry</w:t>
            </w:r>
            <w:r w:rsidR="00806505">
              <w:t xml:space="preserve"> </w:t>
            </w:r>
            <w:r w:rsidRPr="004562A9">
              <w:t>framework</w:t>
            </w:r>
          </w:p>
        </w:tc>
        <w:tc>
          <w:tcPr>
            <w:tcW w:w="2523" w:type="dxa"/>
            <w:vAlign w:val="center"/>
            <w:hideMark/>
          </w:tcPr>
          <w:p w14:paraId="6F0CCE81" w14:textId="1CBC8E14" w:rsidR="00EA78ED" w:rsidRPr="004562A9" w:rsidRDefault="00EA78ED" w:rsidP="008F18DC">
            <w:pPr>
              <w:pStyle w:val="TableBody"/>
            </w:pPr>
            <w:r w:rsidRPr="004562A9">
              <w:t>Unified</w:t>
            </w:r>
            <w:r w:rsidR="00806505">
              <w:t xml:space="preserve"> </w:t>
            </w:r>
            <w:r w:rsidRPr="004562A9">
              <w:t>“single</w:t>
            </w:r>
            <w:r w:rsidR="00806505">
              <w:t xml:space="preserve"> </w:t>
            </w:r>
            <w:r w:rsidRPr="004562A9">
              <w:t>pane</w:t>
            </w:r>
            <w:r w:rsidR="00806505">
              <w:t xml:space="preserve"> </w:t>
            </w:r>
            <w:r w:rsidRPr="004562A9">
              <w:t>of</w:t>
            </w:r>
            <w:r w:rsidR="00806505">
              <w:t xml:space="preserve"> </w:t>
            </w:r>
            <w:r w:rsidRPr="004562A9">
              <w:t>glass”</w:t>
            </w:r>
            <w:r w:rsidR="00806505">
              <w:t xml:space="preserve"> </w:t>
            </w:r>
            <w:r w:rsidRPr="004562A9">
              <w:t>observability</w:t>
            </w:r>
            <w:r w:rsidR="00806505">
              <w:t xml:space="preserve"> </w:t>
            </w:r>
            <w:r w:rsidRPr="004562A9">
              <w:t>across</w:t>
            </w:r>
            <w:r w:rsidR="00806505">
              <w:t xml:space="preserve"> </w:t>
            </w:r>
            <w:r w:rsidRPr="004562A9">
              <w:t>the</w:t>
            </w:r>
            <w:r w:rsidR="00806505">
              <w:t xml:space="preserve"> </w:t>
            </w:r>
            <w:r w:rsidRPr="004562A9">
              <w:t>tech</w:t>
            </w:r>
            <w:r w:rsidR="00806505">
              <w:t xml:space="preserve"> </w:t>
            </w:r>
            <w:r w:rsidRPr="004562A9">
              <w:t>estate</w:t>
            </w:r>
          </w:p>
        </w:tc>
      </w:tr>
    </w:tbl>
    <w:p w14:paraId="1995BCAB" w14:textId="7742D12A" w:rsidR="00EA78ED" w:rsidRPr="00EA78ED" w:rsidRDefault="00EA78ED" w:rsidP="002228DF"/>
    <w:p w14:paraId="64771234" w14:textId="77777777" w:rsidR="00C47E0D" w:rsidRDefault="00C47E0D" w:rsidP="002228DF">
      <w:r>
        <w:br w:type="page"/>
      </w:r>
    </w:p>
    <w:p w14:paraId="1BAB8569" w14:textId="59293CC8" w:rsidR="00382822" w:rsidRPr="004562A9" w:rsidRDefault="00382822" w:rsidP="002228DF">
      <w:r w:rsidRPr="004562A9">
        <w:lastRenderedPageBreak/>
        <w:t>Additional</w:t>
      </w:r>
      <w:r w:rsidR="00806505">
        <w:t xml:space="preserve"> </w:t>
      </w:r>
      <w:r w:rsidRPr="004562A9">
        <w:t>Objectives</w:t>
      </w:r>
      <w:r w:rsidR="00806505">
        <w:t xml:space="preserve"> </w:t>
      </w:r>
      <w:r w:rsidRPr="004562A9">
        <w:t>and</w:t>
      </w:r>
      <w:r w:rsidR="00806505">
        <w:t xml:space="preserve"> </w:t>
      </w:r>
      <w:r w:rsidRPr="004562A9">
        <w:t>KPIs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2687"/>
        <w:gridCol w:w="1471"/>
        <w:gridCol w:w="2676"/>
        <w:gridCol w:w="1992"/>
      </w:tblGrid>
      <w:tr w:rsidR="00382822" w:rsidRPr="00C47E0D" w14:paraId="7F2FBFD1" w14:textId="77777777" w:rsidTr="00892C4E">
        <w:tc>
          <w:tcPr>
            <w:tcW w:w="0" w:type="auto"/>
            <w:noWrap/>
            <w:vAlign w:val="center"/>
            <w:hideMark/>
          </w:tcPr>
          <w:p w14:paraId="1E29D5C1" w14:textId="77777777" w:rsidR="00382822" w:rsidRPr="004562A9" w:rsidRDefault="00382822" w:rsidP="008F18DC">
            <w:pPr>
              <w:pStyle w:val="TableTitle"/>
            </w:pPr>
            <w:r w:rsidRPr="004562A9">
              <w:t>Objective</w:t>
            </w:r>
          </w:p>
        </w:tc>
        <w:tc>
          <w:tcPr>
            <w:tcW w:w="0" w:type="auto"/>
            <w:noWrap/>
            <w:vAlign w:val="center"/>
            <w:hideMark/>
          </w:tcPr>
          <w:p w14:paraId="45FA00F7" w14:textId="459AFE09" w:rsidR="00382822" w:rsidRPr="004562A9" w:rsidRDefault="00382822" w:rsidP="008F18DC">
            <w:pPr>
              <w:pStyle w:val="TableTitle"/>
            </w:pPr>
            <w:r w:rsidRPr="004562A9">
              <w:t>Measurable</w:t>
            </w:r>
            <w:r w:rsidR="00806505">
              <w:t xml:space="preserve"> </w:t>
            </w:r>
            <w:r w:rsidRPr="004562A9">
              <w:t>Metric</w:t>
            </w:r>
            <w:r w:rsidR="00806505">
              <w:t xml:space="preserve"> </w:t>
            </w:r>
            <w:r w:rsidRPr="004562A9">
              <w:t>/</w:t>
            </w:r>
            <w:r w:rsidR="00806505">
              <w:t xml:space="preserve"> </w:t>
            </w:r>
            <w:r w:rsidRPr="004562A9">
              <w:t>KPI</w:t>
            </w:r>
          </w:p>
        </w:tc>
        <w:tc>
          <w:tcPr>
            <w:tcW w:w="0" w:type="auto"/>
            <w:noWrap/>
            <w:vAlign w:val="center"/>
            <w:hideMark/>
          </w:tcPr>
          <w:p w14:paraId="2303D1E2" w14:textId="66107F2D" w:rsidR="00382822" w:rsidRPr="004562A9" w:rsidRDefault="00382822" w:rsidP="008F18DC">
            <w:pPr>
              <w:pStyle w:val="TableTitle"/>
            </w:pPr>
            <w:r w:rsidRPr="004562A9">
              <w:t>Metric</w:t>
            </w:r>
            <w:r w:rsidR="00806505">
              <w:t xml:space="preserve"> </w:t>
            </w:r>
            <w:r w:rsidRPr="004562A9">
              <w:t>Type</w:t>
            </w:r>
          </w:p>
        </w:tc>
        <w:tc>
          <w:tcPr>
            <w:tcW w:w="0" w:type="auto"/>
            <w:noWrap/>
            <w:vAlign w:val="center"/>
            <w:hideMark/>
          </w:tcPr>
          <w:p w14:paraId="64978FE2" w14:textId="6056D992" w:rsidR="00382822" w:rsidRPr="004562A9" w:rsidRDefault="00382822" w:rsidP="008F18DC">
            <w:pPr>
              <w:pStyle w:val="TableTitle"/>
            </w:pPr>
            <w:r w:rsidRPr="004562A9">
              <w:t>Suggested</w:t>
            </w:r>
            <w:r w:rsidR="00806505">
              <w:t xml:space="preserve"> </w:t>
            </w:r>
            <w:r w:rsidRPr="004562A9">
              <w:t>Target</w:t>
            </w:r>
            <w:r w:rsidR="00806505">
              <w:t xml:space="preserve"> </w:t>
            </w:r>
            <w:r w:rsidRPr="004562A9">
              <w:t>/</w:t>
            </w:r>
            <w:r w:rsidR="00806505">
              <w:t xml:space="preserve"> </w:t>
            </w:r>
            <w:r w:rsidRPr="004562A9">
              <w:t>Range</w:t>
            </w:r>
          </w:p>
        </w:tc>
        <w:tc>
          <w:tcPr>
            <w:tcW w:w="0" w:type="auto"/>
            <w:noWrap/>
            <w:vAlign w:val="center"/>
            <w:hideMark/>
          </w:tcPr>
          <w:p w14:paraId="2577C791" w14:textId="7EE59784" w:rsidR="00382822" w:rsidRPr="004562A9" w:rsidRDefault="00382822" w:rsidP="008F18DC">
            <w:pPr>
              <w:pStyle w:val="TableTitle"/>
            </w:pPr>
            <w:r w:rsidRPr="004562A9">
              <w:t>Success</w:t>
            </w:r>
            <w:r w:rsidR="00806505">
              <w:t xml:space="preserve"> </w:t>
            </w:r>
            <w:r w:rsidRPr="004562A9">
              <w:t>Criteria</w:t>
            </w:r>
          </w:p>
        </w:tc>
      </w:tr>
      <w:tr w:rsidR="00CD2BD8" w:rsidRPr="00CD2BD8" w14:paraId="7406722B" w14:textId="77777777" w:rsidTr="00892C4E">
        <w:tc>
          <w:tcPr>
            <w:tcW w:w="0" w:type="auto"/>
            <w:vMerge w:val="restart"/>
            <w:vAlign w:val="center"/>
            <w:hideMark/>
          </w:tcPr>
          <w:p w14:paraId="65DEB354" w14:textId="1BEBC7AE" w:rsidR="00CD2BD8" w:rsidRPr="004562A9" w:rsidRDefault="00CD2BD8" w:rsidP="008F18DC">
            <w:pPr>
              <w:pStyle w:val="TableBody"/>
            </w:pPr>
            <w:r w:rsidRPr="004562A9">
              <w:t>Business</w:t>
            </w:r>
            <w:r w:rsidR="00806505">
              <w:t xml:space="preserve"> </w:t>
            </w:r>
            <w:r w:rsidRPr="004562A9">
              <w:t>Continuity</w:t>
            </w:r>
            <w:r w:rsidR="00806505">
              <w:t xml:space="preserve"> </w:t>
            </w:r>
            <w:r w:rsidRPr="004562A9">
              <w:t>/</w:t>
            </w:r>
            <w:r w:rsidR="00806505">
              <w:t xml:space="preserve"> </w:t>
            </w:r>
            <w:r w:rsidRPr="004562A9">
              <w:t>Resilience</w:t>
            </w:r>
          </w:p>
        </w:tc>
        <w:tc>
          <w:tcPr>
            <w:tcW w:w="0" w:type="auto"/>
            <w:vAlign w:val="center"/>
            <w:hideMark/>
          </w:tcPr>
          <w:p w14:paraId="2B9287D7" w14:textId="2B4E74F9" w:rsidR="00CD2BD8" w:rsidRPr="004562A9" w:rsidRDefault="00CD2BD8" w:rsidP="008F18DC">
            <w:pPr>
              <w:pStyle w:val="TableBody"/>
            </w:pPr>
            <w:r w:rsidRPr="004562A9">
              <w:t>Recovery</w:t>
            </w:r>
            <w:r w:rsidR="00806505">
              <w:t xml:space="preserve"> </w:t>
            </w:r>
            <w:r w:rsidRPr="004562A9">
              <w:t>Point</w:t>
            </w:r>
            <w:r w:rsidR="00806505">
              <w:t xml:space="preserve"> </w:t>
            </w:r>
            <w:r w:rsidRPr="004562A9">
              <w:t>Objective</w:t>
            </w:r>
            <w:r w:rsidR="00806505">
              <w:t xml:space="preserve"> </w:t>
            </w:r>
            <w:r w:rsidRPr="004562A9">
              <w:t>(RPO)</w:t>
            </w:r>
          </w:p>
        </w:tc>
        <w:tc>
          <w:tcPr>
            <w:tcW w:w="0" w:type="auto"/>
            <w:vAlign w:val="center"/>
            <w:hideMark/>
          </w:tcPr>
          <w:p w14:paraId="2F721348" w14:textId="6BA1A61B" w:rsidR="00CD2BD8" w:rsidRPr="004562A9" w:rsidRDefault="00CD2BD8" w:rsidP="008F18DC">
            <w:pPr>
              <w:pStyle w:val="TableBody"/>
            </w:pPr>
            <w:r w:rsidRPr="004562A9">
              <w:t>Data</w:t>
            </w:r>
            <w:r w:rsidR="00806505">
              <w:t xml:space="preserve"> </w:t>
            </w:r>
            <w:r w:rsidRPr="004562A9">
              <w:t>Protection</w:t>
            </w:r>
            <w:r w:rsidR="00806505">
              <w:t xml:space="preserve"> </w:t>
            </w:r>
            <w:r w:rsidRPr="004562A9">
              <w:t>/</w:t>
            </w:r>
            <w:r w:rsidR="00806505">
              <w:t xml:space="preserve"> </w:t>
            </w:r>
            <w:r w:rsidRPr="004562A9">
              <w:t>Reliability</w:t>
            </w:r>
          </w:p>
        </w:tc>
        <w:tc>
          <w:tcPr>
            <w:tcW w:w="0" w:type="auto"/>
            <w:vAlign w:val="center"/>
            <w:hideMark/>
          </w:tcPr>
          <w:p w14:paraId="465A7245" w14:textId="2B20D9C8" w:rsidR="00CD2BD8" w:rsidRPr="004562A9" w:rsidRDefault="00CD2BD8" w:rsidP="008F18DC">
            <w:pPr>
              <w:pStyle w:val="TableBody"/>
            </w:pPr>
            <w:r w:rsidRPr="004562A9">
              <w:t>≤</w:t>
            </w:r>
            <w:r w:rsidR="00806505">
              <w:rPr>
                <w:rFonts w:ascii="Arial" w:hAnsi="Arial" w:cs="Arial"/>
              </w:rPr>
              <w:t xml:space="preserve"> </w:t>
            </w:r>
            <w:r w:rsidRPr="004562A9">
              <w:t>15</w:t>
            </w:r>
            <w:r w:rsidR="00806505">
              <w:rPr>
                <w:rFonts w:ascii="Arial" w:hAnsi="Arial" w:cs="Arial"/>
              </w:rPr>
              <w:t xml:space="preserve"> </w:t>
            </w:r>
            <w:r w:rsidRPr="004562A9">
              <w:t>minutes</w:t>
            </w:r>
            <w:r w:rsidR="00806505">
              <w:t xml:space="preserve"> </w:t>
            </w:r>
            <w:r w:rsidRPr="004562A9">
              <w:t>for</w:t>
            </w:r>
            <w:r w:rsidR="00806505">
              <w:t xml:space="preserve"> </w:t>
            </w:r>
            <w:r w:rsidRPr="004562A9">
              <w:t>critical</w:t>
            </w:r>
            <w:r w:rsidR="00806505">
              <w:t xml:space="preserve"> </w:t>
            </w:r>
            <w:r w:rsidRPr="004562A9">
              <w:t>systems</w:t>
            </w:r>
          </w:p>
        </w:tc>
        <w:tc>
          <w:tcPr>
            <w:tcW w:w="0" w:type="auto"/>
            <w:vAlign w:val="center"/>
            <w:hideMark/>
          </w:tcPr>
          <w:p w14:paraId="16DE94FD" w14:textId="5BDEE31B" w:rsidR="00CD2BD8" w:rsidRPr="004562A9" w:rsidRDefault="00CD2BD8" w:rsidP="008F18DC">
            <w:pPr>
              <w:pStyle w:val="TableBody"/>
            </w:pPr>
            <w:r w:rsidRPr="004562A9">
              <w:t>Minimal</w:t>
            </w:r>
            <w:r w:rsidR="00806505">
              <w:t xml:space="preserve"> </w:t>
            </w:r>
            <w:r w:rsidRPr="004562A9">
              <w:t>data</w:t>
            </w:r>
            <w:r w:rsidR="00806505">
              <w:t xml:space="preserve"> </w:t>
            </w:r>
            <w:r w:rsidRPr="004562A9">
              <w:t>loss</w:t>
            </w:r>
            <w:r w:rsidR="00806505">
              <w:t xml:space="preserve"> </w:t>
            </w:r>
            <w:r w:rsidRPr="004562A9">
              <w:t>during</w:t>
            </w:r>
            <w:r w:rsidR="00806505">
              <w:t xml:space="preserve"> </w:t>
            </w:r>
            <w:r w:rsidRPr="004562A9">
              <w:t>outages</w:t>
            </w:r>
          </w:p>
        </w:tc>
      </w:tr>
      <w:tr w:rsidR="00CD2BD8" w:rsidRPr="00CD2BD8" w14:paraId="6B6BCC3F" w14:textId="77777777" w:rsidTr="00892C4E">
        <w:tc>
          <w:tcPr>
            <w:tcW w:w="0" w:type="auto"/>
            <w:vMerge/>
            <w:vAlign w:val="center"/>
            <w:hideMark/>
          </w:tcPr>
          <w:p w14:paraId="3656C7AB" w14:textId="77777777" w:rsidR="00CD2BD8" w:rsidRPr="004562A9" w:rsidRDefault="00CD2BD8" w:rsidP="008F18DC">
            <w:pPr>
              <w:pStyle w:val="TableBody"/>
            </w:pPr>
          </w:p>
        </w:tc>
        <w:tc>
          <w:tcPr>
            <w:tcW w:w="0" w:type="auto"/>
            <w:vAlign w:val="center"/>
            <w:hideMark/>
          </w:tcPr>
          <w:p w14:paraId="3A36C243" w14:textId="004E522A" w:rsidR="00CD2BD8" w:rsidRPr="004562A9" w:rsidRDefault="00CD2BD8" w:rsidP="008F18DC">
            <w:pPr>
              <w:pStyle w:val="TableBody"/>
            </w:pPr>
            <w:r w:rsidRPr="004562A9">
              <w:t>Recovery</w:t>
            </w:r>
            <w:r w:rsidR="00806505">
              <w:t xml:space="preserve"> </w:t>
            </w:r>
            <w:r w:rsidRPr="004562A9">
              <w:t>Time</w:t>
            </w:r>
            <w:r w:rsidR="00806505">
              <w:t xml:space="preserve"> </w:t>
            </w:r>
            <w:r w:rsidRPr="004562A9">
              <w:t>Objective</w:t>
            </w:r>
            <w:r w:rsidR="00806505">
              <w:t xml:space="preserve"> </w:t>
            </w:r>
            <w:r w:rsidRPr="004562A9">
              <w:t>(RTO)</w:t>
            </w:r>
          </w:p>
        </w:tc>
        <w:tc>
          <w:tcPr>
            <w:tcW w:w="0" w:type="auto"/>
            <w:vAlign w:val="center"/>
            <w:hideMark/>
          </w:tcPr>
          <w:p w14:paraId="61C767B1" w14:textId="57B2B46E" w:rsidR="00CD2BD8" w:rsidRPr="004562A9" w:rsidRDefault="00CD2BD8" w:rsidP="008F18DC">
            <w:pPr>
              <w:pStyle w:val="TableBody"/>
            </w:pPr>
            <w:r w:rsidRPr="004562A9">
              <w:t>Service</w:t>
            </w:r>
            <w:r w:rsidR="00806505">
              <w:t xml:space="preserve"> </w:t>
            </w:r>
            <w:r w:rsidRPr="004562A9">
              <w:t>Restoration</w:t>
            </w:r>
          </w:p>
        </w:tc>
        <w:tc>
          <w:tcPr>
            <w:tcW w:w="0" w:type="auto"/>
            <w:vAlign w:val="center"/>
            <w:hideMark/>
          </w:tcPr>
          <w:p w14:paraId="39E1EBF6" w14:textId="40B2E907" w:rsidR="00CD2BD8" w:rsidRPr="004562A9" w:rsidRDefault="00CD2BD8" w:rsidP="008F18DC">
            <w:pPr>
              <w:pStyle w:val="TableBody"/>
            </w:pPr>
            <w:r w:rsidRPr="004562A9">
              <w:t>≤</w:t>
            </w:r>
            <w:r w:rsidR="00806505">
              <w:rPr>
                <w:rFonts w:ascii="Arial" w:hAnsi="Arial" w:cs="Arial"/>
              </w:rPr>
              <w:t xml:space="preserve"> </w:t>
            </w:r>
            <w:r w:rsidRPr="004562A9">
              <w:t>60</w:t>
            </w:r>
            <w:r w:rsidR="00806505">
              <w:rPr>
                <w:rFonts w:ascii="Arial" w:hAnsi="Arial" w:cs="Arial"/>
              </w:rPr>
              <w:t xml:space="preserve"> </w:t>
            </w:r>
            <w:r w:rsidRPr="004562A9">
              <w:t>minutes</w:t>
            </w:r>
            <w:r w:rsidR="00806505">
              <w:t xml:space="preserve"> </w:t>
            </w:r>
            <w:r w:rsidRPr="004562A9">
              <w:t>for</w:t>
            </w:r>
            <w:r w:rsidR="00806505">
              <w:t xml:space="preserve"> </w:t>
            </w:r>
            <w:r w:rsidRPr="004562A9">
              <w:t>Tier</w:t>
            </w:r>
            <w:r w:rsidR="00806505">
              <w:rPr>
                <w:rFonts w:ascii="Arial" w:hAnsi="Arial" w:cs="Arial"/>
              </w:rPr>
              <w:t xml:space="preserve"> </w:t>
            </w:r>
            <w:r w:rsidRPr="004562A9">
              <w:t>1</w:t>
            </w:r>
            <w:r w:rsidR="00806505">
              <w:t xml:space="preserve"> </w:t>
            </w:r>
            <w:r w:rsidRPr="004562A9">
              <w:t>services</w:t>
            </w:r>
          </w:p>
        </w:tc>
        <w:tc>
          <w:tcPr>
            <w:tcW w:w="0" w:type="auto"/>
            <w:vAlign w:val="center"/>
            <w:hideMark/>
          </w:tcPr>
          <w:p w14:paraId="2B25FD1B" w14:textId="5681ABDA" w:rsidR="00CD2BD8" w:rsidRPr="004562A9" w:rsidRDefault="00CD2BD8" w:rsidP="008F18DC">
            <w:pPr>
              <w:pStyle w:val="TableBody"/>
            </w:pPr>
            <w:r w:rsidRPr="004562A9">
              <w:t>Systems</w:t>
            </w:r>
            <w:r w:rsidR="00806505">
              <w:t xml:space="preserve"> </w:t>
            </w:r>
            <w:r w:rsidRPr="004562A9">
              <w:t>restored</w:t>
            </w:r>
            <w:r w:rsidR="00806505">
              <w:t xml:space="preserve"> </w:t>
            </w:r>
            <w:r w:rsidRPr="004562A9">
              <w:t>within</w:t>
            </w:r>
            <w:r w:rsidR="00806505">
              <w:t xml:space="preserve"> </w:t>
            </w:r>
            <w:r w:rsidRPr="004562A9">
              <w:t>defined</w:t>
            </w:r>
            <w:r w:rsidR="00806505">
              <w:t xml:space="preserve"> </w:t>
            </w:r>
            <w:r w:rsidRPr="004562A9">
              <w:t>SLA</w:t>
            </w:r>
            <w:r w:rsidR="00806505">
              <w:t xml:space="preserve"> </w:t>
            </w:r>
            <w:r w:rsidRPr="004562A9">
              <w:t>window</w:t>
            </w:r>
          </w:p>
        </w:tc>
      </w:tr>
      <w:tr w:rsidR="00382822" w:rsidRPr="00C47E0D" w14:paraId="1028C041" w14:textId="77777777" w:rsidTr="00892C4E">
        <w:tc>
          <w:tcPr>
            <w:tcW w:w="0" w:type="auto"/>
            <w:vAlign w:val="center"/>
            <w:hideMark/>
          </w:tcPr>
          <w:p w14:paraId="21878C1E" w14:textId="47AABCD6" w:rsidR="00382822" w:rsidRPr="004562A9" w:rsidRDefault="00382822" w:rsidP="008F18DC">
            <w:pPr>
              <w:pStyle w:val="TableBody"/>
            </w:pPr>
            <w:r w:rsidRPr="004562A9">
              <w:t>System</w:t>
            </w:r>
            <w:r w:rsidR="00806505">
              <w:t xml:space="preserve"> </w:t>
            </w:r>
            <w:r w:rsidRPr="004562A9">
              <w:t>Scalability</w:t>
            </w:r>
          </w:p>
        </w:tc>
        <w:tc>
          <w:tcPr>
            <w:tcW w:w="0" w:type="auto"/>
            <w:vAlign w:val="center"/>
            <w:hideMark/>
          </w:tcPr>
          <w:p w14:paraId="68171EDB" w14:textId="6A22EF84" w:rsidR="00382822" w:rsidRPr="004562A9" w:rsidRDefault="00382822" w:rsidP="008F18DC">
            <w:pPr>
              <w:pStyle w:val="TableBody"/>
            </w:pPr>
            <w:r w:rsidRPr="004562A9">
              <w:t>Infrastructure</w:t>
            </w:r>
            <w:r w:rsidR="00806505">
              <w:t xml:space="preserve"> </w:t>
            </w:r>
            <w:r w:rsidRPr="004562A9">
              <w:t>Resource</w:t>
            </w:r>
            <w:r w:rsidR="00806505">
              <w:t xml:space="preserve"> </w:t>
            </w:r>
            <w:r w:rsidRPr="004562A9">
              <w:t>Utilization</w:t>
            </w:r>
            <w:r w:rsidR="00806505">
              <w:t xml:space="preserve"> </w:t>
            </w:r>
            <w:r w:rsidRPr="004562A9">
              <w:t>(CPU,</w:t>
            </w:r>
            <w:r w:rsidR="00806505">
              <w:t xml:space="preserve"> </w:t>
            </w:r>
            <w:r w:rsidRPr="004562A9">
              <w:t>memory,</w:t>
            </w:r>
            <w:r w:rsidR="00806505">
              <w:t xml:space="preserve"> </w:t>
            </w:r>
            <w:r w:rsidRPr="004562A9">
              <w:t>throughput)</w:t>
            </w:r>
          </w:p>
        </w:tc>
        <w:tc>
          <w:tcPr>
            <w:tcW w:w="0" w:type="auto"/>
            <w:vAlign w:val="center"/>
            <w:hideMark/>
          </w:tcPr>
          <w:p w14:paraId="5A07AE18" w14:textId="77777777" w:rsidR="00382822" w:rsidRPr="004562A9" w:rsidRDefault="00382822" w:rsidP="008F18DC">
            <w:pPr>
              <w:pStyle w:val="TableBody"/>
            </w:pPr>
            <w:r w:rsidRPr="004562A9">
              <w:t>Performance</w:t>
            </w:r>
          </w:p>
        </w:tc>
        <w:tc>
          <w:tcPr>
            <w:tcW w:w="0" w:type="auto"/>
            <w:vAlign w:val="center"/>
            <w:hideMark/>
          </w:tcPr>
          <w:p w14:paraId="73AEB631" w14:textId="7C6BD52A" w:rsidR="00382822" w:rsidRPr="004562A9" w:rsidRDefault="00382822" w:rsidP="008F18DC">
            <w:pPr>
              <w:pStyle w:val="TableBody"/>
            </w:pPr>
            <w:r w:rsidRPr="004562A9">
              <w:t>Maintain</w:t>
            </w:r>
            <w:r w:rsidR="00806505">
              <w:t xml:space="preserve"> </w:t>
            </w:r>
            <w:r w:rsidRPr="004562A9">
              <w:t>≤</w:t>
            </w:r>
            <w:r w:rsidR="00806505">
              <w:rPr>
                <w:rFonts w:ascii="Arial" w:hAnsi="Arial" w:cs="Arial"/>
              </w:rPr>
              <w:t xml:space="preserve"> </w:t>
            </w:r>
            <w:r w:rsidRPr="004562A9">
              <w:t>70</w:t>
            </w:r>
            <w:r w:rsidRPr="004562A9">
              <w:rPr>
                <w:rFonts w:cs="Aptos"/>
              </w:rPr>
              <w:t>–</w:t>
            </w:r>
            <w:r w:rsidRPr="004562A9">
              <w:t>75%</w:t>
            </w:r>
            <w:r w:rsidR="00806505">
              <w:t xml:space="preserve"> </w:t>
            </w:r>
            <w:r w:rsidRPr="004562A9">
              <w:t>average</w:t>
            </w:r>
            <w:r w:rsidR="00806505">
              <w:t xml:space="preserve"> </w:t>
            </w:r>
            <w:r w:rsidRPr="004562A9">
              <w:t>utilization</w:t>
            </w:r>
          </w:p>
        </w:tc>
        <w:tc>
          <w:tcPr>
            <w:tcW w:w="0" w:type="auto"/>
            <w:vAlign w:val="center"/>
            <w:hideMark/>
          </w:tcPr>
          <w:p w14:paraId="10907016" w14:textId="2A726DED" w:rsidR="00382822" w:rsidRPr="004562A9" w:rsidRDefault="00382822" w:rsidP="008F18DC">
            <w:pPr>
              <w:pStyle w:val="TableBody"/>
            </w:pPr>
            <w:r w:rsidRPr="004562A9">
              <w:t>Stable</w:t>
            </w:r>
            <w:r w:rsidR="00806505">
              <w:t xml:space="preserve"> </w:t>
            </w:r>
            <w:r w:rsidRPr="004562A9">
              <w:t>performance</w:t>
            </w:r>
            <w:r w:rsidR="00806505">
              <w:t xml:space="preserve"> </w:t>
            </w:r>
            <w:r w:rsidRPr="004562A9">
              <w:t>under</w:t>
            </w:r>
            <w:r w:rsidR="00806505">
              <w:t xml:space="preserve"> </w:t>
            </w:r>
            <w:r w:rsidRPr="004562A9">
              <w:t>scaling</w:t>
            </w:r>
            <w:r w:rsidR="00806505">
              <w:t xml:space="preserve"> </w:t>
            </w:r>
            <w:r w:rsidRPr="004562A9">
              <w:t>conditions</w:t>
            </w:r>
          </w:p>
        </w:tc>
      </w:tr>
      <w:tr w:rsidR="00382822" w:rsidRPr="00C47E0D" w14:paraId="49DDCD90" w14:textId="77777777" w:rsidTr="00892C4E">
        <w:tc>
          <w:tcPr>
            <w:tcW w:w="0" w:type="auto"/>
            <w:vAlign w:val="center"/>
            <w:hideMark/>
          </w:tcPr>
          <w:p w14:paraId="0664434D" w14:textId="02EFF91D" w:rsidR="00382822" w:rsidRPr="004562A9" w:rsidRDefault="00382822" w:rsidP="008F18DC">
            <w:pPr>
              <w:pStyle w:val="TableBody"/>
            </w:pPr>
            <w:r w:rsidRPr="004562A9">
              <w:t>Alert</w:t>
            </w:r>
            <w:r w:rsidR="00806505">
              <w:t xml:space="preserve"> </w:t>
            </w:r>
            <w:r w:rsidRPr="004562A9">
              <w:t>Quality</w:t>
            </w:r>
          </w:p>
        </w:tc>
        <w:tc>
          <w:tcPr>
            <w:tcW w:w="0" w:type="auto"/>
            <w:vAlign w:val="center"/>
            <w:hideMark/>
          </w:tcPr>
          <w:p w14:paraId="4F76919A" w14:textId="053DBB2D" w:rsidR="00382822" w:rsidRPr="004562A9" w:rsidRDefault="00382822" w:rsidP="008F18DC">
            <w:pPr>
              <w:pStyle w:val="TableBody"/>
            </w:pPr>
            <w:r w:rsidRPr="004562A9">
              <w:t>Signal-to-Noise</w:t>
            </w:r>
            <w:r w:rsidR="00806505">
              <w:t xml:space="preserve"> </w:t>
            </w:r>
            <w:r w:rsidRPr="004562A9">
              <w:t>Ratio</w:t>
            </w:r>
            <w:r w:rsidR="00806505">
              <w:t xml:space="preserve"> </w:t>
            </w:r>
            <w:r w:rsidRPr="004562A9">
              <w:t>of</w:t>
            </w:r>
            <w:r w:rsidR="00806505">
              <w:t xml:space="preserve"> </w:t>
            </w:r>
            <w:r w:rsidRPr="004562A9">
              <w:t>Alerts</w:t>
            </w:r>
          </w:p>
        </w:tc>
        <w:tc>
          <w:tcPr>
            <w:tcW w:w="0" w:type="auto"/>
            <w:vAlign w:val="center"/>
            <w:hideMark/>
          </w:tcPr>
          <w:p w14:paraId="12BC965E" w14:textId="2C4256A2" w:rsidR="00382822" w:rsidRPr="004562A9" w:rsidRDefault="00382822" w:rsidP="008F18DC">
            <w:pPr>
              <w:pStyle w:val="TableBody"/>
            </w:pPr>
            <w:r w:rsidRPr="004562A9">
              <w:t>Monitoring</w:t>
            </w:r>
            <w:r w:rsidR="00806505">
              <w:t xml:space="preserve"> </w:t>
            </w:r>
            <w:r w:rsidRPr="004562A9">
              <w:t>Quality</w:t>
            </w:r>
          </w:p>
        </w:tc>
        <w:tc>
          <w:tcPr>
            <w:tcW w:w="0" w:type="auto"/>
            <w:vAlign w:val="center"/>
            <w:hideMark/>
          </w:tcPr>
          <w:p w14:paraId="67E14A52" w14:textId="007C5C26" w:rsidR="00382822" w:rsidRPr="004562A9" w:rsidRDefault="00382822" w:rsidP="008F18DC">
            <w:pPr>
              <w:pStyle w:val="TableBody"/>
            </w:pPr>
            <w:r w:rsidRPr="004562A9">
              <w:t>≥</w:t>
            </w:r>
            <w:r w:rsidR="00806505">
              <w:rPr>
                <w:rFonts w:ascii="Arial" w:hAnsi="Arial" w:cs="Arial"/>
              </w:rPr>
              <w:t xml:space="preserve"> </w:t>
            </w:r>
            <w:r w:rsidRPr="004562A9">
              <w:t>80%</w:t>
            </w:r>
            <w:r w:rsidR="00806505">
              <w:t xml:space="preserve"> </w:t>
            </w:r>
            <w:r w:rsidRPr="004562A9">
              <w:t>actionable</w:t>
            </w:r>
            <w:r w:rsidR="00806505">
              <w:t xml:space="preserve"> </w:t>
            </w:r>
            <w:r w:rsidRPr="004562A9">
              <w:t>alerts</w:t>
            </w:r>
          </w:p>
        </w:tc>
        <w:tc>
          <w:tcPr>
            <w:tcW w:w="0" w:type="auto"/>
            <w:vAlign w:val="center"/>
            <w:hideMark/>
          </w:tcPr>
          <w:p w14:paraId="48ED1224" w14:textId="7291FCE4" w:rsidR="00382822" w:rsidRPr="004562A9" w:rsidRDefault="00382822" w:rsidP="008F18DC">
            <w:pPr>
              <w:pStyle w:val="TableBody"/>
            </w:pPr>
            <w:r w:rsidRPr="004562A9">
              <w:t>Reduced</w:t>
            </w:r>
            <w:r w:rsidR="00806505">
              <w:t xml:space="preserve"> </w:t>
            </w:r>
            <w:r w:rsidRPr="004562A9">
              <w:t>alert</w:t>
            </w:r>
            <w:r w:rsidR="00806505">
              <w:t xml:space="preserve"> </w:t>
            </w:r>
            <w:r w:rsidRPr="004562A9">
              <w:t>fatigue</w:t>
            </w:r>
            <w:r w:rsidR="00806505">
              <w:t xml:space="preserve"> </w:t>
            </w:r>
            <w:r w:rsidRPr="004562A9">
              <w:t>and</w:t>
            </w:r>
            <w:r w:rsidR="00806505">
              <w:t xml:space="preserve"> </w:t>
            </w:r>
            <w:r w:rsidRPr="004562A9">
              <w:t>faster</w:t>
            </w:r>
            <w:r w:rsidR="00806505">
              <w:t xml:space="preserve"> </w:t>
            </w:r>
            <w:r w:rsidRPr="004562A9">
              <w:t>response</w:t>
            </w:r>
          </w:p>
        </w:tc>
      </w:tr>
      <w:tr w:rsidR="00382822" w:rsidRPr="00C47E0D" w14:paraId="0ADB00A5" w14:textId="77777777" w:rsidTr="00892C4E">
        <w:tc>
          <w:tcPr>
            <w:tcW w:w="0" w:type="auto"/>
            <w:vAlign w:val="center"/>
            <w:hideMark/>
          </w:tcPr>
          <w:p w14:paraId="5D23E906" w14:textId="3957B596" w:rsidR="00382822" w:rsidRPr="004562A9" w:rsidRDefault="00382822" w:rsidP="008F18DC">
            <w:pPr>
              <w:pStyle w:val="TableBody"/>
            </w:pPr>
            <w:r w:rsidRPr="004562A9">
              <w:t>Root</w:t>
            </w:r>
            <w:r w:rsidR="00806505">
              <w:t xml:space="preserve"> </w:t>
            </w:r>
            <w:r w:rsidRPr="004562A9">
              <w:t>Cause</w:t>
            </w:r>
            <w:r w:rsidR="00806505">
              <w:t xml:space="preserve"> </w:t>
            </w:r>
            <w:r w:rsidRPr="004562A9">
              <w:t>Efficiency</w:t>
            </w:r>
          </w:p>
        </w:tc>
        <w:tc>
          <w:tcPr>
            <w:tcW w:w="0" w:type="auto"/>
            <w:vAlign w:val="center"/>
            <w:hideMark/>
          </w:tcPr>
          <w:p w14:paraId="45AF719B" w14:textId="31A251A5" w:rsidR="00382822" w:rsidRPr="004562A9" w:rsidRDefault="00382822" w:rsidP="008F18DC">
            <w:pPr>
              <w:pStyle w:val="TableBody"/>
            </w:pPr>
            <w:r w:rsidRPr="004562A9">
              <w:t>Percentage</w:t>
            </w:r>
            <w:r w:rsidR="00806505">
              <w:t xml:space="preserve"> </w:t>
            </w:r>
            <w:r w:rsidRPr="004562A9">
              <w:t>of</w:t>
            </w:r>
            <w:r w:rsidR="00806505">
              <w:t xml:space="preserve"> </w:t>
            </w:r>
            <w:r w:rsidRPr="004562A9">
              <w:t>Incidents</w:t>
            </w:r>
            <w:r w:rsidR="00806505">
              <w:t xml:space="preserve"> </w:t>
            </w:r>
            <w:r w:rsidRPr="004562A9">
              <w:t>with</w:t>
            </w:r>
            <w:r w:rsidR="00806505">
              <w:t xml:space="preserve"> </w:t>
            </w:r>
            <w:r w:rsidRPr="004562A9">
              <w:t>Root</w:t>
            </w:r>
            <w:r w:rsidR="00806505">
              <w:t xml:space="preserve"> </w:t>
            </w:r>
            <w:r w:rsidRPr="004562A9">
              <w:t>Cause</w:t>
            </w:r>
            <w:r w:rsidR="00806505">
              <w:t xml:space="preserve"> </w:t>
            </w:r>
            <w:r w:rsidRPr="004562A9">
              <w:t>Identified</w:t>
            </w:r>
          </w:p>
        </w:tc>
        <w:tc>
          <w:tcPr>
            <w:tcW w:w="0" w:type="auto"/>
            <w:vAlign w:val="center"/>
            <w:hideMark/>
          </w:tcPr>
          <w:p w14:paraId="76A62CC2" w14:textId="3B22FDB6" w:rsidR="00382822" w:rsidRPr="004562A9" w:rsidRDefault="00382822" w:rsidP="008F18DC">
            <w:pPr>
              <w:pStyle w:val="TableBody"/>
            </w:pPr>
            <w:r w:rsidRPr="004562A9">
              <w:t>Incident</w:t>
            </w:r>
            <w:r w:rsidR="00806505">
              <w:t xml:space="preserve"> </w:t>
            </w:r>
            <w:r w:rsidRPr="004562A9">
              <w:t>Management</w:t>
            </w:r>
          </w:p>
        </w:tc>
        <w:tc>
          <w:tcPr>
            <w:tcW w:w="0" w:type="auto"/>
            <w:vAlign w:val="center"/>
            <w:hideMark/>
          </w:tcPr>
          <w:p w14:paraId="60100C6E" w14:textId="486BEFA1" w:rsidR="00382822" w:rsidRPr="004562A9" w:rsidRDefault="00382822" w:rsidP="008F18DC">
            <w:pPr>
              <w:pStyle w:val="TableBody"/>
            </w:pPr>
            <w:r w:rsidRPr="004562A9">
              <w:t>≥</w:t>
            </w:r>
            <w:r w:rsidR="00806505">
              <w:rPr>
                <w:rFonts w:ascii="Arial" w:hAnsi="Arial" w:cs="Arial"/>
              </w:rPr>
              <w:t xml:space="preserve"> </w:t>
            </w:r>
            <w:r w:rsidRPr="004562A9">
              <w:t>90%</w:t>
            </w:r>
          </w:p>
        </w:tc>
        <w:tc>
          <w:tcPr>
            <w:tcW w:w="0" w:type="auto"/>
            <w:vAlign w:val="center"/>
            <w:hideMark/>
          </w:tcPr>
          <w:p w14:paraId="62B9BED6" w14:textId="08E8B6DF" w:rsidR="00382822" w:rsidRPr="004562A9" w:rsidRDefault="00382822" w:rsidP="008F18DC">
            <w:pPr>
              <w:pStyle w:val="TableBody"/>
            </w:pPr>
            <w:r w:rsidRPr="004562A9">
              <w:t>Continuous</w:t>
            </w:r>
            <w:r w:rsidR="00806505">
              <w:t xml:space="preserve"> </w:t>
            </w:r>
            <w:r w:rsidRPr="004562A9">
              <w:t>learning</w:t>
            </w:r>
            <w:r w:rsidR="00806505">
              <w:t xml:space="preserve"> </w:t>
            </w:r>
            <w:r w:rsidRPr="004562A9">
              <w:t>and</w:t>
            </w:r>
            <w:r w:rsidR="00806505">
              <w:t xml:space="preserve"> </w:t>
            </w:r>
            <w:r w:rsidRPr="004562A9">
              <w:t>prevention</w:t>
            </w:r>
            <w:r w:rsidR="00806505">
              <w:t xml:space="preserve"> </w:t>
            </w:r>
            <w:r w:rsidRPr="004562A9">
              <w:t>improvements</w:t>
            </w:r>
          </w:p>
        </w:tc>
      </w:tr>
      <w:tr w:rsidR="00382822" w:rsidRPr="00C47E0D" w14:paraId="01318ED9" w14:textId="77777777" w:rsidTr="00892C4E">
        <w:tc>
          <w:tcPr>
            <w:tcW w:w="0" w:type="auto"/>
            <w:vAlign w:val="center"/>
            <w:hideMark/>
          </w:tcPr>
          <w:p w14:paraId="0EB478CF" w14:textId="62BC3F55" w:rsidR="00382822" w:rsidRPr="004562A9" w:rsidRDefault="00382822" w:rsidP="008F18DC">
            <w:pPr>
              <w:pStyle w:val="TableBody"/>
            </w:pPr>
            <w:r w:rsidRPr="004562A9">
              <w:t>Data</w:t>
            </w:r>
            <w:r w:rsidR="00806505">
              <w:t xml:space="preserve"> </w:t>
            </w:r>
            <w:r w:rsidRPr="004562A9">
              <w:t>Completeness</w:t>
            </w:r>
          </w:p>
        </w:tc>
        <w:tc>
          <w:tcPr>
            <w:tcW w:w="0" w:type="auto"/>
            <w:vAlign w:val="center"/>
            <w:hideMark/>
          </w:tcPr>
          <w:p w14:paraId="3C8B5FE3" w14:textId="0776F9D3" w:rsidR="00382822" w:rsidRPr="004562A9" w:rsidRDefault="00382822" w:rsidP="008F18DC">
            <w:pPr>
              <w:pStyle w:val="TableBody"/>
            </w:pPr>
            <w:r w:rsidRPr="004562A9">
              <w:rPr>
                <w:b/>
                <w:bCs/>
              </w:rPr>
              <w:t>Telemetry</w:t>
            </w:r>
            <w:r w:rsidR="00806505">
              <w:rPr>
                <w:b/>
                <w:bCs/>
              </w:rPr>
              <w:t xml:space="preserve"> </w:t>
            </w:r>
            <w:r w:rsidRPr="004562A9">
              <w:rPr>
                <w:b/>
                <w:bCs/>
              </w:rPr>
              <w:t>Coverage</w:t>
            </w:r>
            <w:r w:rsidR="00806505">
              <w:t xml:space="preserve"> </w:t>
            </w:r>
            <w:r w:rsidRPr="004562A9">
              <w:t>across</w:t>
            </w:r>
            <w:r w:rsidR="00806505">
              <w:t xml:space="preserve"> </w:t>
            </w:r>
            <w:r w:rsidRPr="004562A9">
              <w:t>apps/services</w:t>
            </w:r>
          </w:p>
        </w:tc>
        <w:tc>
          <w:tcPr>
            <w:tcW w:w="0" w:type="auto"/>
            <w:vAlign w:val="center"/>
            <w:hideMark/>
          </w:tcPr>
          <w:p w14:paraId="49EA5444" w14:textId="7A5AD3A3" w:rsidR="00382822" w:rsidRPr="004562A9" w:rsidRDefault="00382822" w:rsidP="008F18DC">
            <w:pPr>
              <w:pStyle w:val="TableBody"/>
            </w:pPr>
            <w:r w:rsidRPr="004562A9">
              <w:t>Observability</w:t>
            </w:r>
            <w:r w:rsidR="00806505">
              <w:t xml:space="preserve"> </w:t>
            </w:r>
            <w:r w:rsidRPr="004562A9">
              <w:t>Accuracy</w:t>
            </w:r>
          </w:p>
        </w:tc>
        <w:tc>
          <w:tcPr>
            <w:tcW w:w="0" w:type="auto"/>
            <w:vAlign w:val="center"/>
            <w:hideMark/>
          </w:tcPr>
          <w:p w14:paraId="3DAF9583" w14:textId="45128035" w:rsidR="00382822" w:rsidRPr="004562A9" w:rsidRDefault="00382822" w:rsidP="008F18DC">
            <w:pPr>
              <w:pStyle w:val="TableBody"/>
            </w:pPr>
            <w:r w:rsidRPr="004562A9">
              <w:t>≥</w:t>
            </w:r>
            <w:r w:rsidR="00806505">
              <w:rPr>
                <w:rFonts w:ascii="Arial" w:hAnsi="Arial" w:cs="Arial"/>
              </w:rPr>
              <w:t xml:space="preserve"> </w:t>
            </w:r>
            <w:r w:rsidRPr="004562A9">
              <w:t>95%</w:t>
            </w:r>
            <w:r w:rsidR="00806505">
              <w:t xml:space="preserve"> </w:t>
            </w:r>
            <w:r w:rsidRPr="004562A9">
              <w:t>services</w:t>
            </w:r>
            <w:r w:rsidR="00806505">
              <w:t xml:space="preserve"> </w:t>
            </w:r>
            <w:r w:rsidRPr="004562A9">
              <w:t>emitting</w:t>
            </w:r>
            <w:r w:rsidR="00806505">
              <w:t xml:space="preserve"> </w:t>
            </w:r>
            <w:r w:rsidRPr="004562A9">
              <w:t>standardized</w:t>
            </w:r>
            <w:r w:rsidR="00806505">
              <w:t xml:space="preserve"> </w:t>
            </w:r>
            <w:r w:rsidRPr="004562A9">
              <w:t>telemetry</w:t>
            </w:r>
          </w:p>
        </w:tc>
        <w:tc>
          <w:tcPr>
            <w:tcW w:w="0" w:type="auto"/>
            <w:vAlign w:val="center"/>
            <w:hideMark/>
          </w:tcPr>
          <w:p w14:paraId="14079025" w14:textId="7EEE10D3" w:rsidR="00382822" w:rsidRPr="004562A9" w:rsidRDefault="00382822" w:rsidP="008F18DC">
            <w:pPr>
              <w:pStyle w:val="TableBody"/>
            </w:pPr>
            <w:r w:rsidRPr="004562A9">
              <w:t>Full</w:t>
            </w:r>
            <w:r w:rsidR="00806505">
              <w:t xml:space="preserve"> </w:t>
            </w:r>
            <w:r w:rsidRPr="004562A9">
              <w:t>visibility</w:t>
            </w:r>
            <w:r w:rsidR="00806505">
              <w:t xml:space="preserve"> </w:t>
            </w:r>
            <w:r w:rsidRPr="004562A9">
              <w:t>across</w:t>
            </w:r>
            <w:r w:rsidR="00806505">
              <w:t xml:space="preserve"> </w:t>
            </w:r>
            <w:r w:rsidRPr="004562A9">
              <w:t>product</w:t>
            </w:r>
            <w:r w:rsidR="00806505">
              <w:t xml:space="preserve"> </w:t>
            </w:r>
            <w:r w:rsidRPr="004562A9">
              <w:t>and</w:t>
            </w:r>
            <w:r w:rsidR="00806505">
              <w:t xml:space="preserve"> </w:t>
            </w:r>
            <w:r w:rsidRPr="004562A9">
              <w:t>infra</w:t>
            </w:r>
            <w:r w:rsidR="00806505">
              <w:t xml:space="preserve"> </w:t>
            </w:r>
            <w:r w:rsidRPr="004562A9">
              <w:t>layers</w:t>
            </w:r>
          </w:p>
        </w:tc>
      </w:tr>
      <w:tr w:rsidR="00382822" w:rsidRPr="00C47E0D" w14:paraId="0F671C11" w14:textId="77777777" w:rsidTr="00892C4E">
        <w:tc>
          <w:tcPr>
            <w:tcW w:w="0" w:type="auto"/>
            <w:vAlign w:val="center"/>
            <w:hideMark/>
          </w:tcPr>
          <w:p w14:paraId="6541BF2C" w14:textId="7366A6C1" w:rsidR="00382822" w:rsidRPr="004562A9" w:rsidRDefault="00382822" w:rsidP="008F18DC">
            <w:pPr>
              <w:pStyle w:val="TableBody"/>
            </w:pPr>
            <w:r w:rsidRPr="004562A9">
              <w:t>Compliance</w:t>
            </w:r>
            <w:r w:rsidR="00806505">
              <w:t xml:space="preserve"> </w:t>
            </w:r>
            <w:r w:rsidRPr="004562A9">
              <w:t>&amp;</w:t>
            </w:r>
            <w:r w:rsidR="00806505">
              <w:t xml:space="preserve"> </w:t>
            </w:r>
            <w:r w:rsidRPr="004562A9">
              <w:t>Auditability</w:t>
            </w:r>
          </w:p>
        </w:tc>
        <w:tc>
          <w:tcPr>
            <w:tcW w:w="0" w:type="auto"/>
            <w:vAlign w:val="center"/>
            <w:hideMark/>
          </w:tcPr>
          <w:p w14:paraId="264FD87F" w14:textId="1CAB7E10" w:rsidR="00382822" w:rsidRPr="004562A9" w:rsidRDefault="00382822" w:rsidP="008F18DC">
            <w:pPr>
              <w:pStyle w:val="TableBody"/>
            </w:pPr>
            <w:r w:rsidRPr="004562A9">
              <w:t>Compliance</w:t>
            </w:r>
            <w:r w:rsidR="00806505">
              <w:t xml:space="preserve"> </w:t>
            </w:r>
            <w:r w:rsidRPr="004562A9">
              <w:t>Audit</w:t>
            </w:r>
            <w:r w:rsidR="00806505">
              <w:t xml:space="preserve"> </w:t>
            </w:r>
            <w:r w:rsidRPr="004562A9">
              <w:t>Pass</w:t>
            </w:r>
            <w:r w:rsidR="00806505">
              <w:t xml:space="preserve"> </w:t>
            </w:r>
            <w:r w:rsidRPr="004562A9">
              <w:t>Rate</w:t>
            </w:r>
          </w:p>
        </w:tc>
        <w:tc>
          <w:tcPr>
            <w:tcW w:w="0" w:type="auto"/>
            <w:vAlign w:val="center"/>
            <w:hideMark/>
          </w:tcPr>
          <w:p w14:paraId="60315973" w14:textId="77777777" w:rsidR="00382822" w:rsidRPr="004562A9" w:rsidRDefault="00382822" w:rsidP="008F18DC">
            <w:pPr>
              <w:pStyle w:val="TableBody"/>
            </w:pPr>
            <w:r w:rsidRPr="004562A9">
              <w:t>Governance</w:t>
            </w:r>
          </w:p>
        </w:tc>
        <w:tc>
          <w:tcPr>
            <w:tcW w:w="0" w:type="auto"/>
            <w:vAlign w:val="center"/>
            <w:hideMark/>
          </w:tcPr>
          <w:p w14:paraId="60417E65" w14:textId="6AC17C10" w:rsidR="00382822" w:rsidRPr="004562A9" w:rsidRDefault="00382822" w:rsidP="008F18DC">
            <w:pPr>
              <w:pStyle w:val="TableBody"/>
            </w:pPr>
            <w:r w:rsidRPr="004562A9">
              <w:t>100%</w:t>
            </w:r>
            <w:r w:rsidR="00806505">
              <w:t xml:space="preserve"> </w:t>
            </w:r>
            <w:r w:rsidRPr="004562A9">
              <w:t>adherence</w:t>
            </w:r>
            <w:r w:rsidR="00806505">
              <w:t xml:space="preserve"> </w:t>
            </w:r>
            <w:r w:rsidRPr="004562A9">
              <w:t>to</w:t>
            </w:r>
            <w:r w:rsidR="00806505">
              <w:t xml:space="preserve"> </w:t>
            </w:r>
            <w:r w:rsidRPr="004562A9">
              <w:t>regulatory</w:t>
            </w:r>
            <w:r w:rsidR="00806505">
              <w:t xml:space="preserve"> </w:t>
            </w:r>
            <w:r w:rsidRPr="004562A9">
              <w:t>checks</w:t>
            </w:r>
          </w:p>
        </w:tc>
        <w:tc>
          <w:tcPr>
            <w:tcW w:w="0" w:type="auto"/>
            <w:vAlign w:val="center"/>
            <w:hideMark/>
          </w:tcPr>
          <w:p w14:paraId="4B9ADEEE" w14:textId="1C1E144F" w:rsidR="00382822" w:rsidRPr="004562A9" w:rsidRDefault="00382822" w:rsidP="008F18DC">
            <w:pPr>
              <w:pStyle w:val="TableBody"/>
            </w:pPr>
            <w:r w:rsidRPr="004562A9">
              <w:t>No</w:t>
            </w:r>
            <w:r w:rsidR="00806505">
              <w:t xml:space="preserve"> </w:t>
            </w:r>
            <w:r w:rsidRPr="004562A9">
              <w:t>audit</w:t>
            </w:r>
            <w:r w:rsidR="00806505">
              <w:t xml:space="preserve"> </w:t>
            </w:r>
            <w:r w:rsidRPr="004562A9">
              <w:t>failures</w:t>
            </w:r>
            <w:r w:rsidR="00806505">
              <w:t xml:space="preserve"> </w:t>
            </w:r>
            <w:r w:rsidRPr="004562A9">
              <w:t>or</w:t>
            </w:r>
            <w:r w:rsidR="00806505">
              <w:t xml:space="preserve"> </w:t>
            </w:r>
            <w:r w:rsidRPr="004562A9">
              <w:t>security</w:t>
            </w:r>
            <w:r w:rsidR="00806505">
              <w:t xml:space="preserve"> </w:t>
            </w:r>
            <w:r w:rsidRPr="004562A9">
              <w:t>violations</w:t>
            </w:r>
          </w:p>
        </w:tc>
      </w:tr>
    </w:tbl>
    <w:p w14:paraId="01AC7638" w14:textId="42D6B915" w:rsidR="007D0AF4" w:rsidRDefault="007D0AF4" w:rsidP="002228DF"/>
    <w:p w14:paraId="42872449" w14:textId="77777777" w:rsidR="007D0AF4" w:rsidRDefault="007D0AF4">
      <w:pPr>
        <w:spacing w:before="0" w:after="160" w:line="278" w:lineRule="auto"/>
        <w:jc w:val="left"/>
      </w:pPr>
      <w:r>
        <w:br w:type="page"/>
      </w:r>
    </w:p>
    <w:p w14:paraId="2F22A30B" w14:textId="2BE37966" w:rsidR="00881B41" w:rsidRPr="00881B41" w:rsidRDefault="007D0AF4" w:rsidP="00892C4E">
      <w:pPr>
        <w:pStyle w:val="Heading1"/>
        <w:ind w:left="567" w:hanging="567"/>
        <w:rPr>
          <w:ins w:id="2332" w:author="Anurag Thakur" w:date="2026-05-01T12:25:00Z"/>
        </w:rPr>
      </w:pPr>
      <w:bookmarkStart w:id="2333" w:name="_Toc228549544"/>
      <w:bookmarkStart w:id="2334" w:name="_Toc228784932"/>
      <w:r>
        <w:lastRenderedPageBreak/>
        <w:t>Appendix</w:t>
      </w:r>
      <w:r w:rsidR="00806505">
        <w:t xml:space="preserve"> </w:t>
      </w:r>
      <w:r>
        <w:t>2</w:t>
      </w:r>
      <w:r w:rsidR="00806505">
        <w:t xml:space="preserve"> </w:t>
      </w:r>
      <w:r w:rsidR="00881B41">
        <w:t>-</w:t>
      </w:r>
      <w:bookmarkEnd w:id="2333"/>
      <w:r w:rsidR="00BA5C30">
        <w:t xml:space="preserve"> </w:t>
      </w:r>
      <w:bookmarkStart w:id="2335" w:name="_Toc228549545"/>
      <w:ins w:id="2336" w:author="Anurag Thakur" w:date="2026-05-01T12:25:00Z">
        <w:r w:rsidR="00881B41" w:rsidRPr="00881B41">
          <w:t>Impact</w:t>
        </w:r>
      </w:ins>
      <w:ins w:id="2337" w:author="Anurag Thakur" w:date="2026-05-01T12:33:00Z" w16du:dateUtc="2026-05-01T07:03:00Z">
        <w:r w:rsidR="00806505">
          <w:t xml:space="preserve"> </w:t>
        </w:r>
      </w:ins>
      <w:ins w:id="2338" w:author="Anurag Thakur" w:date="2026-05-01T12:25:00Z">
        <w:r w:rsidR="00881B41" w:rsidRPr="00881B41">
          <w:t>By</w:t>
        </w:r>
      </w:ins>
      <w:ins w:id="2339" w:author="Anurag Thakur" w:date="2026-05-01T12:33:00Z" w16du:dateUtc="2026-05-01T07:03:00Z">
        <w:r w:rsidR="00806505">
          <w:t xml:space="preserve"> </w:t>
        </w:r>
      </w:ins>
      <w:ins w:id="2340" w:author="Anurag Thakur" w:date="2026-05-01T12:25:00Z">
        <w:r w:rsidR="00881B41" w:rsidRPr="00881B41">
          <w:t>Deployment</w:t>
        </w:r>
      </w:ins>
      <w:ins w:id="2341" w:author="Anurag Thakur" w:date="2026-05-01T12:33:00Z" w16du:dateUtc="2026-05-01T07:03:00Z">
        <w:r w:rsidR="00806505">
          <w:t xml:space="preserve"> </w:t>
        </w:r>
      </w:ins>
      <w:ins w:id="2342" w:author="Anurag Thakur" w:date="2026-05-01T12:25:00Z">
        <w:r w:rsidR="00881B41" w:rsidRPr="00881B41">
          <w:t>Model</w:t>
        </w:r>
        <w:bookmarkEnd w:id="2334"/>
        <w:bookmarkEnd w:id="2335"/>
      </w:ins>
    </w:p>
    <w:p w14:paraId="5ED5A1DB" w14:textId="77777777" w:rsidR="00881B41" w:rsidRPr="00881B41" w:rsidRDefault="00881B41" w:rsidP="00892C4E">
      <w:pPr>
        <w:pStyle w:val="Heading2"/>
        <w:rPr>
          <w:ins w:id="2343" w:author="Anurag Thakur" w:date="2026-05-01T12:25:00Z"/>
        </w:rPr>
      </w:pPr>
      <w:bookmarkStart w:id="2344" w:name="_Toc228549546"/>
      <w:bookmarkStart w:id="2345" w:name="_Toc228784933"/>
      <w:ins w:id="2346" w:author="Anurag Thakur" w:date="2026-05-01T12:25:00Z">
        <w:r w:rsidRPr="00881B41">
          <w:t>SaaS</w:t>
        </w:r>
        <w:bookmarkEnd w:id="2344"/>
        <w:bookmarkEnd w:id="2345"/>
      </w:ins>
    </w:p>
    <w:p w14:paraId="44AF25A0" w14:textId="70366D56" w:rsidR="00881B41" w:rsidRPr="00881B41" w:rsidRDefault="00881B41" w:rsidP="00892C4E">
      <w:pPr>
        <w:rPr>
          <w:ins w:id="2347" w:author="Anurag Thakur" w:date="2026-05-01T12:25:00Z"/>
        </w:rPr>
      </w:pPr>
      <w:ins w:id="2348" w:author="Anurag Thakur" w:date="2026-05-01T12:25:00Z">
        <w:r w:rsidRPr="00881B41">
          <w:t>Limited</w:t>
        </w:r>
      </w:ins>
      <w:ins w:id="2349" w:author="Anurag Thakur" w:date="2026-05-01T12:33:00Z" w16du:dateUtc="2026-05-01T07:03:00Z">
        <w:r w:rsidR="00806505">
          <w:t xml:space="preserve"> </w:t>
        </w:r>
      </w:ins>
      <w:ins w:id="2350" w:author="Anurag Thakur" w:date="2026-05-01T12:25:00Z">
        <w:r w:rsidRPr="00881B41">
          <w:t>host-level</w:t>
        </w:r>
      </w:ins>
      <w:ins w:id="2351" w:author="Anurag Thakur" w:date="2026-05-01T12:33:00Z" w16du:dateUtc="2026-05-01T07:03:00Z">
        <w:r w:rsidR="00806505">
          <w:t xml:space="preserve"> </w:t>
        </w:r>
      </w:ins>
      <w:ins w:id="2352" w:author="Anurag Thakur" w:date="2026-05-01T12:25:00Z">
        <w:r w:rsidRPr="00881B41">
          <w:t>visibility</w:t>
        </w:r>
      </w:ins>
      <w:ins w:id="2353" w:author="Anurag Thakur" w:date="2026-05-01T12:33:00Z" w16du:dateUtc="2026-05-01T07:03:00Z">
        <w:r w:rsidR="00806505">
          <w:t xml:space="preserve"> </w:t>
        </w:r>
      </w:ins>
      <w:ins w:id="2354" w:author="Anurag Thakur" w:date="2026-05-01T12:25:00Z">
        <w:r w:rsidRPr="00881B41">
          <w:t>(you</w:t>
        </w:r>
      </w:ins>
      <w:ins w:id="2355" w:author="Anurag Thakur" w:date="2026-05-01T12:33:00Z" w16du:dateUtc="2026-05-01T07:03:00Z">
        <w:r w:rsidR="00806505">
          <w:t xml:space="preserve"> </w:t>
        </w:r>
      </w:ins>
      <w:ins w:id="2356" w:author="Anurag Thakur" w:date="2026-05-01T12:25:00Z">
        <w:r w:rsidRPr="00881B41">
          <w:t>usually</w:t>
        </w:r>
      </w:ins>
      <w:ins w:id="2357" w:author="Anurag Thakur" w:date="2026-05-01T12:33:00Z" w16du:dateUtc="2026-05-01T07:03:00Z">
        <w:r w:rsidR="00806505">
          <w:t xml:space="preserve"> </w:t>
        </w:r>
      </w:ins>
      <w:ins w:id="2358" w:author="Anurag Thakur" w:date="2026-05-01T12:25:00Z">
        <w:r w:rsidRPr="00881B41">
          <w:t>can’t</w:t>
        </w:r>
      </w:ins>
      <w:ins w:id="2359" w:author="Anurag Thakur" w:date="2026-05-01T12:33:00Z" w16du:dateUtc="2026-05-01T07:03:00Z">
        <w:r w:rsidR="00806505">
          <w:t xml:space="preserve"> </w:t>
        </w:r>
      </w:ins>
      <w:ins w:id="2360" w:author="Anurag Thakur" w:date="2026-05-01T12:25:00Z">
        <w:r w:rsidRPr="00881B41">
          <w:t>install</w:t>
        </w:r>
      </w:ins>
      <w:ins w:id="2361" w:author="Anurag Thakur" w:date="2026-05-01T12:33:00Z" w16du:dateUtc="2026-05-01T07:03:00Z">
        <w:r w:rsidR="00806505">
          <w:t xml:space="preserve"> </w:t>
        </w:r>
      </w:ins>
      <w:ins w:id="2362" w:author="Anurag Thakur" w:date="2026-05-01T12:25:00Z">
        <w:r w:rsidRPr="00881B41">
          <w:t>agents</w:t>
        </w:r>
      </w:ins>
      <w:ins w:id="2363" w:author="Anurag Thakur" w:date="2026-05-01T12:33:00Z" w16du:dateUtc="2026-05-01T07:03:00Z">
        <w:r w:rsidR="00806505">
          <w:t xml:space="preserve"> </w:t>
        </w:r>
      </w:ins>
      <w:ins w:id="2364" w:author="Anurag Thakur" w:date="2026-05-01T12:25:00Z">
        <w:r w:rsidRPr="00881B41">
          <w:t>in</w:t>
        </w:r>
      </w:ins>
      <w:ins w:id="2365" w:author="Anurag Thakur" w:date="2026-05-01T12:33:00Z" w16du:dateUtc="2026-05-01T07:03:00Z">
        <w:r w:rsidR="00806505">
          <w:t xml:space="preserve"> </w:t>
        </w:r>
      </w:ins>
      <w:ins w:id="2366" w:author="Anurag Thakur" w:date="2026-05-01T12:25:00Z">
        <w:r w:rsidRPr="00881B41">
          <w:t>vendor</w:t>
        </w:r>
      </w:ins>
      <w:ins w:id="2367" w:author="Anurag Thakur" w:date="2026-05-01T12:33:00Z" w16du:dateUtc="2026-05-01T07:03:00Z">
        <w:r w:rsidR="00806505">
          <w:t xml:space="preserve"> </w:t>
        </w:r>
      </w:ins>
      <w:ins w:id="2368" w:author="Anurag Thakur" w:date="2026-05-01T12:25:00Z">
        <w:r w:rsidRPr="00881B41">
          <w:t>infra).</w:t>
        </w:r>
      </w:ins>
    </w:p>
    <w:p w14:paraId="0E434784" w14:textId="50A01017" w:rsidR="00881B41" w:rsidRPr="00881B41" w:rsidRDefault="00881B41" w:rsidP="00892C4E">
      <w:pPr>
        <w:rPr>
          <w:ins w:id="2369" w:author="Anurag Thakur" w:date="2026-05-01T12:25:00Z"/>
        </w:rPr>
      </w:pPr>
      <w:ins w:id="2370" w:author="Anurag Thakur" w:date="2026-05-01T12:25:00Z">
        <w:r w:rsidRPr="00881B41">
          <w:t>You</w:t>
        </w:r>
      </w:ins>
      <w:ins w:id="2371" w:author="Anurag Thakur" w:date="2026-05-01T12:33:00Z" w16du:dateUtc="2026-05-01T07:03:00Z">
        <w:r w:rsidR="00806505">
          <w:t xml:space="preserve"> </w:t>
        </w:r>
      </w:ins>
      <w:ins w:id="2372" w:author="Anurag Thakur" w:date="2026-05-01T12:25:00Z">
        <w:r w:rsidRPr="00881B41">
          <w:t>rely</w:t>
        </w:r>
      </w:ins>
      <w:ins w:id="2373" w:author="Anurag Thakur" w:date="2026-05-01T12:33:00Z" w16du:dateUtc="2026-05-01T07:03:00Z">
        <w:r w:rsidR="00806505">
          <w:t xml:space="preserve"> </w:t>
        </w:r>
      </w:ins>
      <w:ins w:id="2374" w:author="Anurag Thakur" w:date="2026-05-01T12:25:00Z">
        <w:r w:rsidRPr="00881B41">
          <w:t>on</w:t>
        </w:r>
      </w:ins>
      <w:ins w:id="2375" w:author="Anurag Thakur" w:date="2026-05-01T12:33:00Z" w16du:dateUtc="2026-05-01T07:03:00Z">
        <w:r w:rsidR="00806505">
          <w:t xml:space="preserve"> </w:t>
        </w:r>
      </w:ins>
      <w:ins w:id="2376" w:author="Anurag Thakur" w:date="2026-05-01T12:25:00Z">
        <w:r w:rsidRPr="00881B41">
          <w:t>vendor</w:t>
        </w:r>
      </w:ins>
      <w:ins w:id="2377" w:author="Anurag Thakur" w:date="2026-05-01T12:33:00Z" w16du:dateUtc="2026-05-01T07:03:00Z">
        <w:r w:rsidR="00806505">
          <w:t xml:space="preserve"> </w:t>
        </w:r>
      </w:ins>
      <w:ins w:id="2378" w:author="Anurag Thakur" w:date="2026-05-01T12:25:00Z">
        <w:r w:rsidRPr="00881B41">
          <w:t>APIs/webhooks/audit</w:t>
        </w:r>
      </w:ins>
      <w:ins w:id="2379" w:author="Anurag Thakur" w:date="2026-05-01T12:33:00Z" w16du:dateUtc="2026-05-01T07:03:00Z">
        <w:r w:rsidR="00806505">
          <w:t xml:space="preserve"> </w:t>
        </w:r>
      </w:ins>
      <w:ins w:id="2380" w:author="Anurag Thakur" w:date="2026-05-01T12:25:00Z">
        <w:r w:rsidRPr="00881B41">
          <w:t>exports</w:t>
        </w:r>
      </w:ins>
      <w:ins w:id="2381" w:author="Anurag Thakur" w:date="2026-05-01T12:33:00Z" w16du:dateUtc="2026-05-01T07:03:00Z">
        <w:r w:rsidR="00806505">
          <w:t xml:space="preserve"> </w:t>
        </w:r>
      </w:ins>
      <w:ins w:id="2382" w:author="Anurag Thakur" w:date="2026-05-01T12:25:00Z">
        <w:r w:rsidRPr="00881B41">
          <w:t>and</w:t>
        </w:r>
      </w:ins>
      <w:ins w:id="2383" w:author="Anurag Thakur" w:date="2026-05-01T12:33:00Z" w16du:dateUtc="2026-05-01T07:03:00Z">
        <w:r w:rsidR="00806505">
          <w:t xml:space="preserve"> </w:t>
        </w:r>
      </w:ins>
      <w:ins w:id="2384" w:author="Anurag Thakur" w:date="2026-05-01T12:25:00Z">
        <w:r w:rsidRPr="00881B41">
          <w:t>synthetic</w:t>
        </w:r>
      </w:ins>
      <w:ins w:id="2385" w:author="Anurag Thakur" w:date="2026-05-01T12:33:00Z" w16du:dateUtc="2026-05-01T07:03:00Z">
        <w:r w:rsidR="00806505">
          <w:t xml:space="preserve"> </w:t>
        </w:r>
      </w:ins>
      <w:ins w:id="2386" w:author="Anurag Thakur" w:date="2026-05-01T12:25:00Z">
        <w:r w:rsidRPr="00881B41">
          <w:t>checks.</w:t>
        </w:r>
      </w:ins>
    </w:p>
    <w:p w14:paraId="461B4501" w14:textId="0324F285" w:rsidR="00881B41" w:rsidRPr="00881B41" w:rsidRDefault="00881B41" w:rsidP="00892C4E">
      <w:pPr>
        <w:rPr>
          <w:ins w:id="2387" w:author="Anurag Thakur" w:date="2026-05-01T12:25:00Z"/>
        </w:rPr>
      </w:pPr>
      <w:ins w:id="2388" w:author="Anurag Thakur" w:date="2026-05-01T12:25:00Z">
        <w:r w:rsidRPr="00881B41">
          <w:t>Biggest</w:t>
        </w:r>
      </w:ins>
      <w:ins w:id="2389" w:author="Anurag Thakur" w:date="2026-05-01T12:33:00Z" w16du:dateUtc="2026-05-01T07:03:00Z">
        <w:r w:rsidR="00806505">
          <w:t xml:space="preserve"> </w:t>
        </w:r>
      </w:ins>
      <w:ins w:id="2390" w:author="Anurag Thakur" w:date="2026-05-01T12:25:00Z">
        <w:r w:rsidRPr="00881B41">
          <w:t>gap:</w:t>
        </w:r>
      </w:ins>
      <w:ins w:id="2391" w:author="Anurag Thakur" w:date="2026-05-01T12:33:00Z" w16du:dateUtc="2026-05-01T07:03:00Z">
        <w:r w:rsidR="00806505">
          <w:t xml:space="preserve"> </w:t>
        </w:r>
      </w:ins>
      <w:ins w:id="2392" w:author="Anurag Thakur" w:date="2026-05-01T12:25:00Z">
        <w:r w:rsidRPr="00881B41">
          <w:t>end-to-end</w:t>
        </w:r>
      </w:ins>
      <w:ins w:id="2393" w:author="Anurag Thakur" w:date="2026-05-01T12:33:00Z" w16du:dateUtc="2026-05-01T07:03:00Z">
        <w:r w:rsidR="00806505">
          <w:t xml:space="preserve"> </w:t>
        </w:r>
      </w:ins>
      <w:ins w:id="2394" w:author="Anurag Thakur" w:date="2026-05-01T12:25:00Z">
        <w:r w:rsidRPr="00881B41">
          <w:t>traces</w:t>
        </w:r>
      </w:ins>
      <w:ins w:id="2395" w:author="Anurag Thakur" w:date="2026-05-01T12:33:00Z" w16du:dateUtc="2026-05-01T07:03:00Z">
        <w:r w:rsidR="00806505">
          <w:t xml:space="preserve"> </w:t>
        </w:r>
      </w:ins>
      <w:ins w:id="2396" w:author="Anurag Thakur" w:date="2026-05-01T12:25:00Z">
        <w:r w:rsidRPr="00881B41">
          <w:t>often</w:t>
        </w:r>
      </w:ins>
      <w:ins w:id="2397" w:author="Anurag Thakur" w:date="2026-05-01T12:33:00Z" w16du:dateUtc="2026-05-01T07:03:00Z">
        <w:r w:rsidR="00806505">
          <w:t xml:space="preserve"> </w:t>
        </w:r>
      </w:ins>
      <w:ins w:id="2398" w:author="Anurag Thakur" w:date="2026-05-01T12:25:00Z">
        <w:r w:rsidRPr="00881B41">
          <w:t>break</w:t>
        </w:r>
      </w:ins>
      <w:ins w:id="2399" w:author="Anurag Thakur" w:date="2026-05-01T12:33:00Z" w16du:dateUtc="2026-05-01T07:03:00Z">
        <w:r w:rsidR="00806505">
          <w:t xml:space="preserve"> </w:t>
        </w:r>
      </w:ins>
      <w:ins w:id="2400" w:author="Anurag Thakur" w:date="2026-05-01T12:25:00Z">
        <w:r w:rsidRPr="00881B41">
          <w:t>at</w:t>
        </w:r>
      </w:ins>
      <w:ins w:id="2401" w:author="Anurag Thakur" w:date="2026-05-01T12:33:00Z" w16du:dateUtc="2026-05-01T07:03:00Z">
        <w:r w:rsidR="00806505">
          <w:t xml:space="preserve"> </w:t>
        </w:r>
      </w:ins>
      <w:ins w:id="2402" w:author="Anurag Thakur" w:date="2026-05-01T12:25:00Z">
        <w:r w:rsidRPr="00881B41">
          <w:t>SaaS</w:t>
        </w:r>
      </w:ins>
      <w:ins w:id="2403" w:author="Anurag Thakur" w:date="2026-05-01T12:33:00Z" w16du:dateUtc="2026-05-01T07:03:00Z">
        <w:r w:rsidR="00806505">
          <w:t xml:space="preserve"> </w:t>
        </w:r>
      </w:ins>
      <w:ins w:id="2404" w:author="Anurag Thakur" w:date="2026-05-01T12:25:00Z">
        <w:r w:rsidRPr="00881B41">
          <w:t>boundaries</w:t>
        </w:r>
      </w:ins>
      <w:ins w:id="2405" w:author="Anurag Thakur" w:date="2026-05-01T12:33:00Z" w16du:dateUtc="2026-05-01T07:03:00Z">
        <w:r w:rsidR="00806505">
          <w:t xml:space="preserve"> </w:t>
        </w:r>
      </w:ins>
      <w:ins w:id="2406" w:author="Anurag Thakur" w:date="2026-05-01T12:25:00Z">
        <w:r w:rsidRPr="00881B41">
          <w:t>unless</w:t>
        </w:r>
      </w:ins>
      <w:ins w:id="2407" w:author="Anurag Thakur" w:date="2026-05-01T12:33:00Z" w16du:dateUtc="2026-05-01T07:03:00Z">
        <w:r w:rsidR="00806505">
          <w:t xml:space="preserve"> </w:t>
        </w:r>
      </w:ins>
      <w:ins w:id="2408" w:author="Anurag Thakur" w:date="2026-05-01T12:25:00Z">
        <w:r w:rsidRPr="00881B41">
          <w:t>you</w:t>
        </w:r>
      </w:ins>
      <w:ins w:id="2409" w:author="Anurag Thakur" w:date="2026-05-01T12:33:00Z" w16du:dateUtc="2026-05-01T07:03:00Z">
        <w:r w:rsidR="00806505">
          <w:t xml:space="preserve"> </w:t>
        </w:r>
      </w:ins>
      <w:ins w:id="2410" w:author="Anurag Thakur" w:date="2026-05-01T12:25:00Z">
        <w:r w:rsidRPr="00881B41">
          <w:t>propagate</w:t>
        </w:r>
      </w:ins>
      <w:ins w:id="2411" w:author="Anurag Thakur" w:date="2026-05-01T12:33:00Z" w16du:dateUtc="2026-05-01T07:03:00Z">
        <w:r w:rsidR="00806505">
          <w:t xml:space="preserve"> </w:t>
        </w:r>
      </w:ins>
      <w:ins w:id="2412" w:author="Anurag Thakur" w:date="2026-05-01T12:25:00Z">
        <w:r w:rsidRPr="00881B41">
          <w:t>correlation</w:t>
        </w:r>
      </w:ins>
      <w:ins w:id="2413" w:author="Anurag Thakur" w:date="2026-05-01T12:33:00Z" w16du:dateUtc="2026-05-01T07:03:00Z">
        <w:r w:rsidR="00806505">
          <w:t xml:space="preserve"> </w:t>
        </w:r>
      </w:ins>
      <w:ins w:id="2414" w:author="Anurag Thakur" w:date="2026-05-01T12:25:00Z">
        <w:r w:rsidRPr="00881B41">
          <w:t>IDs.</w:t>
        </w:r>
      </w:ins>
    </w:p>
    <w:p w14:paraId="1F331E18" w14:textId="3BD4C464" w:rsidR="00881B41" w:rsidRPr="00881B41" w:rsidRDefault="00881B41" w:rsidP="00892C4E">
      <w:pPr>
        <w:pStyle w:val="Heading2"/>
        <w:rPr>
          <w:ins w:id="2415" w:author="Anurag Thakur" w:date="2026-05-01T12:25:00Z"/>
        </w:rPr>
      </w:pPr>
      <w:bookmarkStart w:id="2416" w:name="_Toc228549547"/>
      <w:bookmarkStart w:id="2417" w:name="_Toc228784934"/>
      <w:ins w:id="2418" w:author="Anurag Thakur" w:date="2026-05-01T12:25:00Z">
        <w:r w:rsidRPr="00881B41">
          <w:t>FaaS</w:t>
        </w:r>
      </w:ins>
      <w:ins w:id="2419" w:author="Anurag Thakur" w:date="2026-05-01T12:33:00Z" w16du:dateUtc="2026-05-01T07:03:00Z">
        <w:r w:rsidR="00806505">
          <w:t xml:space="preserve"> </w:t>
        </w:r>
      </w:ins>
      <w:ins w:id="2420" w:author="Anurag Thakur" w:date="2026-05-01T12:25:00Z">
        <w:r w:rsidRPr="00881B41">
          <w:t>/</w:t>
        </w:r>
      </w:ins>
      <w:ins w:id="2421" w:author="Anurag Thakur" w:date="2026-05-01T12:33:00Z" w16du:dateUtc="2026-05-01T07:03:00Z">
        <w:r w:rsidR="00806505">
          <w:t xml:space="preserve"> </w:t>
        </w:r>
      </w:ins>
      <w:ins w:id="2422" w:author="Anurag Thakur" w:date="2026-05-01T12:25:00Z">
        <w:r w:rsidRPr="00881B41">
          <w:t>Serverless</w:t>
        </w:r>
        <w:bookmarkEnd w:id="2416"/>
        <w:bookmarkEnd w:id="2417"/>
      </w:ins>
    </w:p>
    <w:p w14:paraId="07163352" w14:textId="0A274C6E" w:rsidR="00881B41" w:rsidRPr="00881B41" w:rsidRDefault="00881B41" w:rsidP="00892C4E">
      <w:pPr>
        <w:rPr>
          <w:ins w:id="2423" w:author="Anurag Thakur" w:date="2026-05-01T12:25:00Z"/>
        </w:rPr>
      </w:pPr>
      <w:ins w:id="2424" w:author="Anurag Thakur" w:date="2026-05-01T12:25:00Z">
        <w:r w:rsidRPr="00881B41">
          <w:t>Ephemeral</w:t>
        </w:r>
      </w:ins>
      <w:ins w:id="2425" w:author="Anurag Thakur" w:date="2026-05-01T12:33:00Z" w16du:dateUtc="2026-05-01T07:03:00Z">
        <w:r w:rsidR="00806505">
          <w:t xml:space="preserve"> </w:t>
        </w:r>
      </w:ins>
      <w:ins w:id="2426" w:author="Anurag Thakur" w:date="2026-05-01T12:25:00Z">
        <w:r w:rsidRPr="00881B41">
          <w:t>instances</w:t>
        </w:r>
      </w:ins>
      <w:ins w:id="2427" w:author="Anurag Thakur" w:date="2026-05-01T12:33:00Z" w16du:dateUtc="2026-05-01T07:03:00Z">
        <w:r w:rsidR="00806505">
          <w:t xml:space="preserve"> </w:t>
        </w:r>
      </w:ins>
      <w:ins w:id="2428" w:author="Anurag Thakur" w:date="2026-05-01T12:25:00Z">
        <w:r w:rsidRPr="00881B41">
          <w:t>and</w:t>
        </w:r>
      </w:ins>
      <w:ins w:id="2429" w:author="Anurag Thakur" w:date="2026-05-01T12:33:00Z" w16du:dateUtc="2026-05-01T07:03:00Z">
        <w:r w:rsidR="00806505">
          <w:t xml:space="preserve"> </w:t>
        </w:r>
      </w:ins>
      <w:ins w:id="2430" w:author="Anurag Thakur" w:date="2026-05-01T12:25:00Z">
        <w:r w:rsidRPr="00881B41">
          <w:t>short-lived</w:t>
        </w:r>
      </w:ins>
      <w:ins w:id="2431" w:author="Anurag Thakur" w:date="2026-05-01T12:33:00Z" w16du:dateUtc="2026-05-01T07:03:00Z">
        <w:r w:rsidR="00806505">
          <w:t xml:space="preserve"> </w:t>
        </w:r>
      </w:ins>
      <w:ins w:id="2432" w:author="Anurag Thakur" w:date="2026-05-01T12:25:00Z">
        <w:r w:rsidRPr="00881B41">
          <w:t>execution</w:t>
        </w:r>
      </w:ins>
      <w:ins w:id="2433" w:author="Anurag Thakur" w:date="2026-05-01T12:33:00Z" w16du:dateUtc="2026-05-01T07:03:00Z">
        <w:r w:rsidR="00806505">
          <w:t xml:space="preserve"> </w:t>
        </w:r>
      </w:ins>
      <w:ins w:id="2434" w:author="Anurag Thakur" w:date="2026-05-01T12:25:00Z">
        <w:r w:rsidRPr="00881B41">
          <w:t>make</w:t>
        </w:r>
      </w:ins>
      <w:ins w:id="2435" w:author="Anurag Thakur" w:date="2026-05-01T12:33:00Z" w16du:dateUtc="2026-05-01T07:03:00Z">
        <w:r w:rsidR="00806505">
          <w:t xml:space="preserve"> </w:t>
        </w:r>
      </w:ins>
      <w:ins w:id="2436" w:author="Anurag Thakur" w:date="2026-05-01T12:25:00Z">
        <w:r w:rsidRPr="00881B41">
          <w:t>startup/cold-start</w:t>
        </w:r>
      </w:ins>
      <w:ins w:id="2437" w:author="Anurag Thakur" w:date="2026-05-01T12:33:00Z" w16du:dateUtc="2026-05-01T07:03:00Z">
        <w:r w:rsidR="00806505">
          <w:t xml:space="preserve"> </w:t>
        </w:r>
      </w:ins>
      <w:ins w:id="2438" w:author="Anurag Thakur" w:date="2026-05-01T12:25:00Z">
        <w:r w:rsidRPr="00881B41">
          <w:t>and</w:t>
        </w:r>
      </w:ins>
      <w:ins w:id="2439" w:author="Anurag Thakur" w:date="2026-05-01T12:33:00Z" w16du:dateUtc="2026-05-01T07:03:00Z">
        <w:r w:rsidR="00806505">
          <w:t xml:space="preserve"> </w:t>
        </w:r>
      </w:ins>
      <w:ins w:id="2440" w:author="Anurag Thakur" w:date="2026-05-01T12:25:00Z">
        <w:r w:rsidRPr="00881B41">
          <w:t>invocation</w:t>
        </w:r>
      </w:ins>
      <w:ins w:id="2441" w:author="Anurag Thakur" w:date="2026-05-01T12:33:00Z" w16du:dateUtc="2026-05-01T07:03:00Z">
        <w:r w:rsidR="00806505">
          <w:t xml:space="preserve"> </w:t>
        </w:r>
      </w:ins>
      <w:ins w:id="2442" w:author="Anurag Thakur" w:date="2026-05-01T12:25:00Z">
        <w:r w:rsidRPr="00881B41">
          <w:t>tracing</w:t>
        </w:r>
      </w:ins>
      <w:ins w:id="2443" w:author="Anurag Thakur" w:date="2026-05-01T12:33:00Z" w16du:dateUtc="2026-05-01T07:03:00Z">
        <w:r w:rsidR="00806505">
          <w:t xml:space="preserve"> </w:t>
        </w:r>
      </w:ins>
      <w:ins w:id="2444" w:author="Anurag Thakur" w:date="2026-05-01T12:25:00Z">
        <w:r w:rsidRPr="00881B41">
          <w:t>critical.</w:t>
        </w:r>
      </w:ins>
    </w:p>
    <w:p w14:paraId="79BB97E5" w14:textId="612414C6" w:rsidR="00881B41" w:rsidRPr="00881B41" w:rsidRDefault="00881B41" w:rsidP="00892C4E">
      <w:pPr>
        <w:rPr>
          <w:ins w:id="2445" w:author="Anurag Thakur" w:date="2026-05-01T12:25:00Z"/>
        </w:rPr>
      </w:pPr>
      <w:ins w:id="2446" w:author="Anurag Thakur" w:date="2026-05-01T12:25:00Z">
        <w:r w:rsidRPr="00881B41">
          <w:t>Must</w:t>
        </w:r>
      </w:ins>
      <w:ins w:id="2447" w:author="Anurag Thakur" w:date="2026-05-01T12:33:00Z" w16du:dateUtc="2026-05-01T07:03:00Z">
        <w:r w:rsidR="00806505">
          <w:t xml:space="preserve"> </w:t>
        </w:r>
      </w:ins>
      <w:ins w:id="2448" w:author="Anurag Thakur" w:date="2026-05-01T12:25:00Z">
        <w:r w:rsidRPr="00881B41">
          <w:t>capture</w:t>
        </w:r>
      </w:ins>
      <w:ins w:id="2449" w:author="Anurag Thakur" w:date="2026-05-01T12:33:00Z" w16du:dateUtc="2026-05-01T07:03:00Z">
        <w:r w:rsidR="00806505">
          <w:t xml:space="preserve"> </w:t>
        </w:r>
      </w:ins>
      <w:ins w:id="2450" w:author="Anurag Thakur" w:date="2026-05-01T12:25:00Z">
        <w:r w:rsidRPr="00881B41">
          <w:t>platform</w:t>
        </w:r>
      </w:ins>
      <w:ins w:id="2451" w:author="Anurag Thakur" w:date="2026-05-01T12:33:00Z" w16du:dateUtc="2026-05-01T07:03:00Z">
        <w:r w:rsidR="00806505">
          <w:t xml:space="preserve"> </w:t>
        </w:r>
      </w:ins>
      <w:ins w:id="2452" w:author="Anurag Thakur" w:date="2026-05-01T12:25:00Z">
        <w:r w:rsidRPr="00881B41">
          <w:t>signals</w:t>
        </w:r>
      </w:ins>
      <w:ins w:id="2453" w:author="Anurag Thakur" w:date="2026-05-01T12:33:00Z" w16du:dateUtc="2026-05-01T07:03:00Z">
        <w:r w:rsidR="00806505">
          <w:t xml:space="preserve"> </w:t>
        </w:r>
      </w:ins>
      <w:ins w:id="2454" w:author="Anurag Thakur" w:date="2026-05-01T12:25:00Z">
        <w:r w:rsidRPr="00881B41">
          <w:t>(invocations,</w:t>
        </w:r>
      </w:ins>
      <w:ins w:id="2455" w:author="Anurag Thakur" w:date="2026-05-01T12:33:00Z" w16du:dateUtc="2026-05-01T07:03:00Z">
        <w:r w:rsidR="00806505">
          <w:t xml:space="preserve"> </w:t>
        </w:r>
      </w:ins>
      <w:ins w:id="2456" w:author="Anurag Thakur" w:date="2026-05-01T12:25:00Z">
        <w:r w:rsidRPr="00881B41">
          <w:t>duration,</w:t>
        </w:r>
      </w:ins>
      <w:ins w:id="2457" w:author="Anurag Thakur" w:date="2026-05-01T12:33:00Z" w16du:dateUtc="2026-05-01T07:03:00Z">
        <w:r w:rsidR="00806505">
          <w:t xml:space="preserve"> </w:t>
        </w:r>
      </w:ins>
      <w:ins w:id="2458" w:author="Anurag Thakur" w:date="2026-05-01T12:25:00Z">
        <w:r w:rsidRPr="00881B41">
          <w:t>throttling,</w:t>
        </w:r>
      </w:ins>
      <w:ins w:id="2459" w:author="Anurag Thakur" w:date="2026-05-01T12:33:00Z" w16du:dateUtc="2026-05-01T07:03:00Z">
        <w:r w:rsidR="00806505">
          <w:t xml:space="preserve"> </w:t>
        </w:r>
      </w:ins>
      <w:ins w:id="2460" w:author="Anurag Thakur" w:date="2026-05-01T12:25:00Z">
        <w:r w:rsidRPr="00881B41">
          <w:t>retries,</w:t>
        </w:r>
      </w:ins>
      <w:ins w:id="2461" w:author="Anurag Thakur" w:date="2026-05-01T12:33:00Z" w16du:dateUtc="2026-05-01T07:03:00Z">
        <w:r w:rsidR="00806505">
          <w:t xml:space="preserve"> </w:t>
        </w:r>
      </w:ins>
      <w:ins w:id="2462" w:author="Anurag Thakur" w:date="2026-05-01T12:25:00Z">
        <w:r w:rsidRPr="00881B41">
          <w:t>DLQ)</w:t>
        </w:r>
      </w:ins>
      <w:ins w:id="2463" w:author="Anurag Thakur" w:date="2026-05-01T12:33:00Z" w16du:dateUtc="2026-05-01T07:03:00Z">
        <w:r w:rsidR="00806505">
          <w:t xml:space="preserve"> </w:t>
        </w:r>
      </w:ins>
      <w:ins w:id="2464" w:author="Anurag Thakur" w:date="2026-05-01T12:25:00Z">
        <w:r w:rsidRPr="00881B41">
          <w:t>plus</w:t>
        </w:r>
      </w:ins>
      <w:ins w:id="2465" w:author="Anurag Thakur" w:date="2026-05-01T12:33:00Z" w16du:dateUtc="2026-05-01T07:03:00Z">
        <w:r w:rsidR="00806505">
          <w:t xml:space="preserve"> </w:t>
        </w:r>
      </w:ins>
      <w:ins w:id="2466" w:author="Anurag Thakur" w:date="2026-05-01T12:25:00Z">
        <w:r w:rsidRPr="00881B41">
          <w:t>app</w:t>
        </w:r>
      </w:ins>
      <w:ins w:id="2467" w:author="Anurag Thakur" w:date="2026-05-01T12:33:00Z" w16du:dateUtc="2026-05-01T07:03:00Z">
        <w:r w:rsidR="00806505">
          <w:t xml:space="preserve"> </w:t>
        </w:r>
      </w:ins>
      <w:ins w:id="2468" w:author="Anurag Thakur" w:date="2026-05-01T12:25:00Z">
        <w:r w:rsidRPr="00881B41">
          <w:t>logs.</w:t>
        </w:r>
      </w:ins>
    </w:p>
    <w:p w14:paraId="2CBF147E" w14:textId="1B4F3CF9" w:rsidR="00881B41" w:rsidRPr="00881B41" w:rsidRDefault="00881B41" w:rsidP="00892C4E">
      <w:pPr>
        <w:rPr>
          <w:ins w:id="2469" w:author="Anurag Thakur" w:date="2026-05-01T12:25:00Z"/>
        </w:rPr>
      </w:pPr>
      <w:ins w:id="2470" w:author="Anurag Thakur" w:date="2026-05-01T12:25:00Z">
        <w:r w:rsidRPr="00881B41">
          <w:t>Sampling</w:t>
        </w:r>
      </w:ins>
      <w:ins w:id="2471" w:author="Anurag Thakur" w:date="2026-05-01T12:33:00Z" w16du:dateUtc="2026-05-01T07:03:00Z">
        <w:r w:rsidR="00806505">
          <w:t xml:space="preserve"> </w:t>
        </w:r>
      </w:ins>
      <w:ins w:id="2472" w:author="Anurag Thakur" w:date="2026-05-01T12:25:00Z">
        <w:r w:rsidRPr="00881B41">
          <w:t>and</w:t>
        </w:r>
      </w:ins>
      <w:ins w:id="2473" w:author="Anurag Thakur" w:date="2026-05-01T12:33:00Z" w16du:dateUtc="2026-05-01T07:03:00Z">
        <w:r w:rsidR="00806505">
          <w:t xml:space="preserve"> </w:t>
        </w:r>
      </w:ins>
      <w:ins w:id="2474" w:author="Anurag Thakur" w:date="2026-05-01T12:25:00Z">
        <w:r w:rsidRPr="00881B41">
          <w:t>log</w:t>
        </w:r>
      </w:ins>
      <w:ins w:id="2475" w:author="Anurag Thakur" w:date="2026-05-01T12:33:00Z" w16du:dateUtc="2026-05-01T07:03:00Z">
        <w:r w:rsidR="00806505">
          <w:t xml:space="preserve"> </w:t>
        </w:r>
      </w:ins>
      <w:ins w:id="2476" w:author="Anurag Thakur" w:date="2026-05-01T12:25:00Z">
        <w:r w:rsidRPr="00881B41">
          <w:t>volume</w:t>
        </w:r>
      </w:ins>
      <w:ins w:id="2477" w:author="Anurag Thakur" w:date="2026-05-01T12:33:00Z" w16du:dateUtc="2026-05-01T07:03:00Z">
        <w:r w:rsidR="00806505">
          <w:t xml:space="preserve"> </w:t>
        </w:r>
      </w:ins>
      <w:ins w:id="2478" w:author="Anurag Thakur" w:date="2026-05-01T12:25:00Z">
        <w:r w:rsidRPr="00881B41">
          <w:t>controls</w:t>
        </w:r>
      </w:ins>
      <w:ins w:id="2479" w:author="Anurag Thakur" w:date="2026-05-01T12:33:00Z" w16du:dateUtc="2026-05-01T07:03:00Z">
        <w:r w:rsidR="00806505">
          <w:t xml:space="preserve"> </w:t>
        </w:r>
      </w:ins>
      <w:ins w:id="2480" w:author="Anurag Thakur" w:date="2026-05-01T12:25:00Z">
        <w:r w:rsidRPr="00881B41">
          <w:t>are</w:t>
        </w:r>
      </w:ins>
      <w:ins w:id="2481" w:author="Anurag Thakur" w:date="2026-05-01T12:33:00Z" w16du:dateUtc="2026-05-01T07:03:00Z">
        <w:r w:rsidR="00806505">
          <w:t xml:space="preserve"> </w:t>
        </w:r>
      </w:ins>
      <w:ins w:id="2482" w:author="Anurag Thakur" w:date="2026-05-01T12:25:00Z">
        <w:r w:rsidRPr="00881B41">
          <w:t>essential</w:t>
        </w:r>
      </w:ins>
      <w:ins w:id="2483" w:author="Anurag Thakur" w:date="2026-05-01T12:33:00Z" w16du:dateUtc="2026-05-01T07:03:00Z">
        <w:r w:rsidR="00806505">
          <w:t xml:space="preserve"> </w:t>
        </w:r>
      </w:ins>
      <w:ins w:id="2484" w:author="Anurag Thakur" w:date="2026-05-01T12:25:00Z">
        <w:r w:rsidRPr="00881B41">
          <w:t>due</w:t>
        </w:r>
      </w:ins>
      <w:ins w:id="2485" w:author="Anurag Thakur" w:date="2026-05-01T12:33:00Z" w16du:dateUtc="2026-05-01T07:03:00Z">
        <w:r w:rsidR="00806505">
          <w:t xml:space="preserve"> </w:t>
        </w:r>
      </w:ins>
      <w:ins w:id="2486" w:author="Anurag Thakur" w:date="2026-05-01T12:25:00Z">
        <w:r w:rsidRPr="00881B41">
          <w:t>to</w:t>
        </w:r>
      </w:ins>
      <w:ins w:id="2487" w:author="Anurag Thakur" w:date="2026-05-01T12:33:00Z" w16du:dateUtc="2026-05-01T07:03:00Z">
        <w:r w:rsidR="00806505">
          <w:t xml:space="preserve"> </w:t>
        </w:r>
      </w:ins>
      <w:ins w:id="2488" w:author="Anurag Thakur" w:date="2026-05-01T12:25:00Z">
        <w:r w:rsidRPr="00881B41">
          <w:t>bursty</w:t>
        </w:r>
      </w:ins>
      <w:ins w:id="2489" w:author="Anurag Thakur" w:date="2026-05-01T12:33:00Z" w16du:dateUtc="2026-05-01T07:03:00Z">
        <w:r w:rsidR="00806505">
          <w:t xml:space="preserve"> </w:t>
        </w:r>
      </w:ins>
      <w:ins w:id="2490" w:author="Anurag Thakur" w:date="2026-05-01T12:25:00Z">
        <w:r w:rsidRPr="00881B41">
          <w:t>traffic/cost.</w:t>
        </w:r>
      </w:ins>
    </w:p>
    <w:p w14:paraId="3981F99E" w14:textId="206EF18C" w:rsidR="00881B41" w:rsidRPr="00881B41" w:rsidRDefault="00881B41" w:rsidP="00892C4E">
      <w:pPr>
        <w:pStyle w:val="Heading2"/>
        <w:rPr>
          <w:ins w:id="2491" w:author="Anurag Thakur" w:date="2026-05-01T12:25:00Z"/>
        </w:rPr>
      </w:pPr>
      <w:bookmarkStart w:id="2492" w:name="_Toc228549548"/>
      <w:bookmarkStart w:id="2493" w:name="_Toc228784935"/>
      <w:ins w:id="2494" w:author="Anurag Thakur" w:date="2026-05-01T12:25:00Z">
        <w:r w:rsidRPr="00881B41">
          <w:t>Client-side</w:t>
        </w:r>
      </w:ins>
      <w:ins w:id="2495" w:author="Anurag Thakur" w:date="2026-05-01T12:33:00Z" w16du:dateUtc="2026-05-01T07:03:00Z">
        <w:r w:rsidR="00806505">
          <w:t xml:space="preserve"> </w:t>
        </w:r>
      </w:ins>
      <w:ins w:id="2496" w:author="Anurag Thakur" w:date="2026-05-01T12:25:00Z">
        <w:r w:rsidRPr="00881B41">
          <w:t>(web/mobile)</w:t>
        </w:r>
        <w:bookmarkEnd w:id="2492"/>
        <w:bookmarkEnd w:id="2493"/>
      </w:ins>
    </w:p>
    <w:p w14:paraId="4A52060E" w14:textId="567FBFA2" w:rsidR="00881B41" w:rsidRPr="00881B41" w:rsidRDefault="00881B41" w:rsidP="00892C4E">
      <w:pPr>
        <w:rPr>
          <w:ins w:id="2497" w:author="Anurag Thakur" w:date="2026-05-01T12:25:00Z"/>
        </w:rPr>
      </w:pPr>
      <w:ins w:id="2498" w:author="Anurag Thakur" w:date="2026-05-01T12:25:00Z">
        <w:r w:rsidRPr="00881B41">
          <w:t>You</w:t>
        </w:r>
      </w:ins>
      <w:ins w:id="2499" w:author="Anurag Thakur" w:date="2026-05-01T12:33:00Z" w16du:dateUtc="2026-05-01T07:03:00Z">
        <w:r w:rsidR="00806505">
          <w:t xml:space="preserve"> </w:t>
        </w:r>
      </w:ins>
      <w:ins w:id="2500" w:author="Anurag Thakur" w:date="2026-05-01T12:25:00Z">
        <w:r w:rsidRPr="00881B41">
          <w:t>need</w:t>
        </w:r>
      </w:ins>
      <w:ins w:id="2501" w:author="Anurag Thakur" w:date="2026-05-01T12:33:00Z" w16du:dateUtc="2026-05-01T07:03:00Z">
        <w:r w:rsidR="00806505">
          <w:t xml:space="preserve"> </w:t>
        </w:r>
      </w:ins>
      <w:ins w:id="2502" w:author="Anurag Thakur" w:date="2026-05-01T12:25:00Z">
        <w:r w:rsidRPr="00881B41">
          <w:t>RUM</w:t>
        </w:r>
      </w:ins>
      <w:ins w:id="2503" w:author="Anurag Thakur" w:date="2026-05-01T12:33:00Z" w16du:dateUtc="2026-05-01T07:03:00Z">
        <w:r w:rsidR="00806505">
          <w:t xml:space="preserve"> </w:t>
        </w:r>
      </w:ins>
      <w:ins w:id="2504" w:author="Anurag Thakur" w:date="2026-05-01T12:25:00Z">
        <w:r w:rsidRPr="00881B41">
          <w:t>(real</w:t>
        </w:r>
      </w:ins>
      <w:ins w:id="2505" w:author="Anurag Thakur" w:date="2026-05-01T12:33:00Z" w16du:dateUtc="2026-05-01T07:03:00Z">
        <w:r w:rsidR="00806505">
          <w:t xml:space="preserve"> </w:t>
        </w:r>
      </w:ins>
      <w:ins w:id="2506" w:author="Anurag Thakur" w:date="2026-05-01T12:25:00Z">
        <w:r w:rsidRPr="00881B41">
          <w:t>user</w:t>
        </w:r>
      </w:ins>
      <w:ins w:id="2507" w:author="Anurag Thakur" w:date="2026-05-01T12:33:00Z" w16du:dateUtc="2026-05-01T07:03:00Z">
        <w:r w:rsidR="00806505">
          <w:t xml:space="preserve"> </w:t>
        </w:r>
      </w:ins>
      <w:ins w:id="2508" w:author="Anurag Thakur" w:date="2026-05-01T12:25:00Z">
        <w:r w:rsidRPr="00881B41">
          <w:t>monitoring):</w:t>
        </w:r>
      </w:ins>
      <w:ins w:id="2509" w:author="Anurag Thakur" w:date="2026-05-01T12:33:00Z" w16du:dateUtc="2026-05-01T07:03:00Z">
        <w:r w:rsidR="00806505">
          <w:t xml:space="preserve"> </w:t>
        </w:r>
      </w:ins>
      <w:ins w:id="2510" w:author="Anurag Thakur" w:date="2026-05-01T12:25:00Z">
        <w:r w:rsidRPr="00881B41">
          <w:t>page/app</w:t>
        </w:r>
      </w:ins>
      <w:ins w:id="2511" w:author="Anurag Thakur" w:date="2026-05-01T12:33:00Z" w16du:dateUtc="2026-05-01T07:03:00Z">
        <w:r w:rsidR="00806505">
          <w:t xml:space="preserve"> </w:t>
        </w:r>
      </w:ins>
      <w:ins w:id="2512" w:author="Anurag Thakur" w:date="2026-05-01T12:25:00Z">
        <w:r w:rsidRPr="00881B41">
          <w:t>performance,</w:t>
        </w:r>
      </w:ins>
      <w:ins w:id="2513" w:author="Anurag Thakur" w:date="2026-05-01T12:33:00Z" w16du:dateUtc="2026-05-01T07:03:00Z">
        <w:r w:rsidR="00806505">
          <w:t xml:space="preserve"> </w:t>
        </w:r>
      </w:ins>
      <w:ins w:id="2514" w:author="Anurag Thakur" w:date="2026-05-01T12:25:00Z">
        <w:r w:rsidRPr="00881B41">
          <w:t>JS</w:t>
        </w:r>
      </w:ins>
      <w:ins w:id="2515" w:author="Anurag Thakur" w:date="2026-05-01T12:33:00Z" w16du:dateUtc="2026-05-01T07:03:00Z">
        <w:r w:rsidR="00806505">
          <w:t xml:space="preserve"> </w:t>
        </w:r>
      </w:ins>
      <w:ins w:id="2516" w:author="Anurag Thakur" w:date="2026-05-01T12:25:00Z">
        <w:r w:rsidRPr="00881B41">
          <w:t>errors,</w:t>
        </w:r>
      </w:ins>
      <w:ins w:id="2517" w:author="Anurag Thakur" w:date="2026-05-01T12:33:00Z" w16du:dateUtc="2026-05-01T07:03:00Z">
        <w:r w:rsidR="00806505">
          <w:t xml:space="preserve"> </w:t>
        </w:r>
      </w:ins>
      <w:ins w:id="2518" w:author="Anurag Thakur" w:date="2026-05-01T12:25:00Z">
        <w:r w:rsidRPr="00881B41">
          <w:t>device/network</w:t>
        </w:r>
      </w:ins>
      <w:ins w:id="2519" w:author="Anurag Thakur" w:date="2026-05-01T12:33:00Z" w16du:dateUtc="2026-05-01T07:03:00Z">
        <w:r w:rsidR="00806505">
          <w:t xml:space="preserve"> </w:t>
        </w:r>
      </w:ins>
      <w:ins w:id="2520" w:author="Anurag Thakur" w:date="2026-05-01T12:25:00Z">
        <w:r w:rsidRPr="00881B41">
          <w:t>context.</w:t>
        </w:r>
      </w:ins>
    </w:p>
    <w:p w14:paraId="47BF10E4" w14:textId="090ABCB0" w:rsidR="00881B41" w:rsidRPr="00881B41" w:rsidRDefault="00881B41" w:rsidP="00892C4E">
      <w:pPr>
        <w:rPr>
          <w:ins w:id="2521" w:author="Anurag Thakur" w:date="2026-05-01T12:25:00Z"/>
        </w:rPr>
      </w:pPr>
      <w:ins w:id="2522" w:author="Anurag Thakur" w:date="2026-05-01T12:25:00Z">
        <w:r w:rsidRPr="00881B41">
          <w:t>Privacy/compliance</w:t>
        </w:r>
      </w:ins>
      <w:ins w:id="2523" w:author="Anurag Thakur" w:date="2026-05-01T12:33:00Z" w16du:dateUtc="2026-05-01T07:03:00Z">
        <w:r w:rsidR="00806505">
          <w:t xml:space="preserve"> </w:t>
        </w:r>
      </w:ins>
      <w:ins w:id="2524" w:author="Anurag Thakur" w:date="2026-05-01T12:25:00Z">
        <w:r w:rsidRPr="00881B41">
          <w:t>constraints</w:t>
        </w:r>
      </w:ins>
      <w:ins w:id="2525" w:author="Anurag Thakur" w:date="2026-05-01T12:33:00Z" w16du:dateUtc="2026-05-01T07:03:00Z">
        <w:r w:rsidR="00806505">
          <w:t xml:space="preserve"> </w:t>
        </w:r>
      </w:ins>
      <w:ins w:id="2526" w:author="Anurag Thakur" w:date="2026-05-01T12:25:00Z">
        <w:r w:rsidRPr="00881B41">
          <w:t>are</w:t>
        </w:r>
      </w:ins>
      <w:ins w:id="2527" w:author="Anurag Thakur" w:date="2026-05-01T12:33:00Z" w16du:dateUtc="2026-05-01T07:03:00Z">
        <w:r w:rsidR="00806505">
          <w:t xml:space="preserve"> </w:t>
        </w:r>
      </w:ins>
      <w:ins w:id="2528" w:author="Anurag Thakur" w:date="2026-05-01T12:25:00Z">
        <w:r w:rsidRPr="00881B41">
          <w:t>strongest</w:t>
        </w:r>
      </w:ins>
      <w:ins w:id="2529" w:author="Anurag Thakur" w:date="2026-05-01T12:33:00Z" w16du:dateUtc="2026-05-01T07:03:00Z">
        <w:r w:rsidR="00806505">
          <w:t xml:space="preserve"> </w:t>
        </w:r>
      </w:ins>
      <w:ins w:id="2530" w:author="Anurag Thakur" w:date="2026-05-01T12:25:00Z">
        <w:r w:rsidRPr="00881B41">
          <w:t>(PII</w:t>
        </w:r>
      </w:ins>
      <w:ins w:id="2531" w:author="Anurag Thakur" w:date="2026-05-01T12:33:00Z" w16du:dateUtc="2026-05-01T07:03:00Z">
        <w:r w:rsidR="00806505">
          <w:t xml:space="preserve"> </w:t>
        </w:r>
      </w:ins>
      <w:ins w:id="2532" w:author="Anurag Thakur" w:date="2026-05-01T12:25:00Z">
        <w:r w:rsidRPr="00881B41">
          <w:t>redaction,</w:t>
        </w:r>
      </w:ins>
      <w:ins w:id="2533" w:author="Anurag Thakur" w:date="2026-05-01T12:33:00Z" w16du:dateUtc="2026-05-01T07:03:00Z">
        <w:r w:rsidR="00806505">
          <w:t xml:space="preserve"> </w:t>
        </w:r>
      </w:ins>
      <w:ins w:id="2534" w:author="Anurag Thakur" w:date="2026-05-01T12:25:00Z">
        <w:r w:rsidRPr="00881B41">
          <w:t>consent,</w:t>
        </w:r>
      </w:ins>
      <w:ins w:id="2535" w:author="Anurag Thakur" w:date="2026-05-01T12:33:00Z" w16du:dateUtc="2026-05-01T07:03:00Z">
        <w:r w:rsidR="00806505">
          <w:t xml:space="preserve"> </w:t>
        </w:r>
      </w:ins>
      <w:ins w:id="2536" w:author="Anurag Thakur" w:date="2026-05-01T12:25:00Z">
        <w:r w:rsidRPr="00881B41">
          <w:t>regional</w:t>
        </w:r>
      </w:ins>
      <w:ins w:id="2537" w:author="Anurag Thakur" w:date="2026-05-01T12:33:00Z" w16du:dateUtc="2026-05-01T07:03:00Z">
        <w:r w:rsidR="00806505">
          <w:t xml:space="preserve"> </w:t>
        </w:r>
      </w:ins>
      <w:ins w:id="2538" w:author="Anurag Thakur" w:date="2026-05-01T12:25:00Z">
        <w:r w:rsidRPr="00881B41">
          <w:t>routing).</w:t>
        </w:r>
      </w:ins>
    </w:p>
    <w:p w14:paraId="07F7D173" w14:textId="0DA47A65" w:rsidR="00881B41" w:rsidRPr="00881B41" w:rsidRDefault="00881B41" w:rsidP="00892C4E">
      <w:pPr>
        <w:rPr>
          <w:ins w:id="2539" w:author="Anurag Thakur" w:date="2026-05-01T12:25:00Z"/>
        </w:rPr>
      </w:pPr>
      <w:ins w:id="2540" w:author="Anurag Thakur" w:date="2026-05-01T12:25:00Z">
        <w:r w:rsidRPr="00881B41">
          <w:t>Correlating</w:t>
        </w:r>
      </w:ins>
      <w:ins w:id="2541" w:author="Anurag Thakur" w:date="2026-05-01T12:33:00Z" w16du:dateUtc="2026-05-01T07:03:00Z">
        <w:r w:rsidR="00806505">
          <w:t xml:space="preserve"> </w:t>
        </w:r>
      </w:ins>
      <w:ins w:id="2542" w:author="Anurag Thakur" w:date="2026-05-01T12:25:00Z">
        <w:r w:rsidRPr="00881B41">
          <w:t>client</w:t>
        </w:r>
      </w:ins>
      <w:ins w:id="2543" w:author="Anurag Thakur" w:date="2026-05-01T12:33:00Z" w16du:dateUtc="2026-05-01T07:03:00Z">
        <w:r w:rsidR="00806505">
          <w:t xml:space="preserve"> </w:t>
        </w:r>
      </w:ins>
      <w:ins w:id="2544" w:author="Anurag Thakur" w:date="2026-05-01T12:25:00Z">
        <w:r w:rsidRPr="00881B41">
          <w:t>spans</w:t>
        </w:r>
      </w:ins>
      <w:ins w:id="2545" w:author="Anurag Thakur" w:date="2026-05-01T12:33:00Z" w16du:dateUtc="2026-05-01T07:03:00Z">
        <w:r w:rsidR="00806505">
          <w:t xml:space="preserve"> </w:t>
        </w:r>
      </w:ins>
      <w:ins w:id="2546" w:author="Anurag Thakur" w:date="2026-05-01T12:25:00Z">
        <w:r w:rsidRPr="00881B41">
          <w:t>to</w:t>
        </w:r>
      </w:ins>
      <w:ins w:id="2547" w:author="Anurag Thakur" w:date="2026-05-01T12:33:00Z" w16du:dateUtc="2026-05-01T07:03:00Z">
        <w:r w:rsidR="00806505">
          <w:t xml:space="preserve"> </w:t>
        </w:r>
      </w:ins>
      <w:ins w:id="2548" w:author="Anurag Thakur" w:date="2026-05-01T12:25:00Z">
        <w:r w:rsidRPr="00881B41">
          <w:t>backend</w:t>
        </w:r>
      </w:ins>
      <w:ins w:id="2549" w:author="Anurag Thakur" w:date="2026-05-01T12:33:00Z" w16du:dateUtc="2026-05-01T07:03:00Z">
        <w:r w:rsidR="00806505">
          <w:t xml:space="preserve"> </w:t>
        </w:r>
      </w:ins>
      <w:ins w:id="2550" w:author="Anurag Thakur" w:date="2026-05-01T12:25:00Z">
        <w:r w:rsidRPr="00881B41">
          <w:t>traces</w:t>
        </w:r>
      </w:ins>
      <w:ins w:id="2551" w:author="Anurag Thakur" w:date="2026-05-01T12:33:00Z" w16du:dateUtc="2026-05-01T07:03:00Z">
        <w:r w:rsidR="00806505">
          <w:t xml:space="preserve"> </w:t>
        </w:r>
      </w:ins>
      <w:ins w:id="2552" w:author="Anurag Thakur" w:date="2026-05-01T12:25:00Z">
        <w:r w:rsidRPr="00881B41">
          <w:t>requires</w:t>
        </w:r>
      </w:ins>
      <w:ins w:id="2553" w:author="Anurag Thakur" w:date="2026-05-01T12:33:00Z" w16du:dateUtc="2026-05-01T07:03:00Z">
        <w:r w:rsidR="00806505">
          <w:t xml:space="preserve"> </w:t>
        </w:r>
      </w:ins>
      <w:ins w:id="2554" w:author="Anurag Thakur" w:date="2026-05-01T12:25:00Z">
        <w:r w:rsidRPr="00881B41">
          <w:t>strict</w:t>
        </w:r>
      </w:ins>
      <w:ins w:id="2555" w:author="Anurag Thakur" w:date="2026-05-01T12:33:00Z" w16du:dateUtc="2026-05-01T07:03:00Z">
        <w:r w:rsidR="00806505">
          <w:t xml:space="preserve"> </w:t>
        </w:r>
      </w:ins>
      <w:ins w:id="2556" w:author="Anurag Thakur" w:date="2026-05-01T12:25:00Z">
        <w:r w:rsidRPr="00881B41">
          <w:t>trace</w:t>
        </w:r>
      </w:ins>
      <w:ins w:id="2557" w:author="Anurag Thakur" w:date="2026-05-01T12:33:00Z" w16du:dateUtc="2026-05-01T07:03:00Z">
        <w:r w:rsidR="00806505">
          <w:t xml:space="preserve"> </w:t>
        </w:r>
      </w:ins>
      <w:ins w:id="2558" w:author="Anurag Thakur" w:date="2026-05-01T12:25:00Z">
        <w:r w:rsidRPr="00881B41">
          <w:t>header</w:t>
        </w:r>
      </w:ins>
      <w:ins w:id="2559" w:author="Anurag Thakur" w:date="2026-05-01T12:33:00Z" w16du:dateUtc="2026-05-01T07:03:00Z">
        <w:r w:rsidR="00806505">
          <w:t xml:space="preserve"> </w:t>
        </w:r>
      </w:ins>
      <w:ins w:id="2560" w:author="Anurag Thakur" w:date="2026-05-01T12:25:00Z">
        <w:r w:rsidRPr="00881B41">
          <w:t>propagation.</w:t>
        </w:r>
      </w:ins>
    </w:p>
    <w:p w14:paraId="492ADB5B" w14:textId="77777777" w:rsidR="00881B41" w:rsidRPr="00881B41" w:rsidRDefault="00881B41" w:rsidP="00892C4E">
      <w:pPr>
        <w:pStyle w:val="Heading2"/>
        <w:rPr>
          <w:ins w:id="2561" w:author="Anurag Thakur" w:date="2026-05-01T12:25:00Z"/>
        </w:rPr>
      </w:pPr>
      <w:bookmarkStart w:id="2562" w:name="_Toc228549549"/>
      <w:bookmarkStart w:id="2563" w:name="_Toc228784936"/>
      <w:ins w:id="2564" w:author="Anurag Thakur" w:date="2026-05-01T12:25:00Z">
        <w:r w:rsidRPr="00881B41">
          <w:t>Container/Kubernetes</w:t>
        </w:r>
        <w:bookmarkEnd w:id="2562"/>
        <w:bookmarkEnd w:id="2563"/>
      </w:ins>
    </w:p>
    <w:p w14:paraId="0C2DFCD7" w14:textId="7E88B7CD" w:rsidR="00881B41" w:rsidRPr="00881B41" w:rsidRDefault="00881B41" w:rsidP="00892C4E">
      <w:pPr>
        <w:rPr>
          <w:ins w:id="2565" w:author="Anurag Thakur" w:date="2026-05-01T12:25:00Z"/>
        </w:rPr>
      </w:pPr>
      <w:ins w:id="2566" w:author="Anurag Thakur" w:date="2026-05-01T12:25:00Z">
        <w:r w:rsidRPr="00881B41">
          <w:t>Best</w:t>
        </w:r>
      </w:ins>
      <w:ins w:id="2567" w:author="Anurag Thakur" w:date="2026-05-01T12:33:00Z" w16du:dateUtc="2026-05-01T07:03:00Z">
        <w:r w:rsidR="00806505">
          <w:t xml:space="preserve"> </w:t>
        </w:r>
      </w:ins>
      <w:ins w:id="2568" w:author="Anurag Thakur" w:date="2026-05-01T12:25:00Z">
        <w:r w:rsidRPr="00881B41">
          <w:t>environment</w:t>
        </w:r>
      </w:ins>
      <w:ins w:id="2569" w:author="Anurag Thakur" w:date="2026-05-01T12:33:00Z" w16du:dateUtc="2026-05-01T07:03:00Z">
        <w:r w:rsidR="00806505">
          <w:t xml:space="preserve"> </w:t>
        </w:r>
      </w:ins>
      <w:ins w:id="2570" w:author="Anurag Thakur" w:date="2026-05-01T12:25:00Z">
        <w:r w:rsidRPr="00881B41">
          <w:t>for</w:t>
        </w:r>
      </w:ins>
      <w:ins w:id="2571" w:author="Anurag Thakur" w:date="2026-05-01T12:33:00Z" w16du:dateUtc="2026-05-01T07:03:00Z">
        <w:r w:rsidR="00806505">
          <w:t xml:space="preserve"> </w:t>
        </w:r>
      </w:ins>
      <w:ins w:id="2572" w:author="Anurag Thakur" w:date="2026-05-01T12:25:00Z">
        <w:r w:rsidRPr="00881B41">
          <w:t>deep</w:t>
        </w:r>
      </w:ins>
      <w:ins w:id="2573" w:author="Anurag Thakur" w:date="2026-05-01T12:33:00Z" w16du:dateUtc="2026-05-01T07:03:00Z">
        <w:r w:rsidR="00806505">
          <w:t xml:space="preserve"> </w:t>
        </w:r>
      </w:ins>
      <w:ins w:id="2574" w:author="Anurag Thakur" w:date="2026-05-01T12:25:00Z">
        <w:r w:rsidRPr="00881B41">
          <w:t>infra</w:t>
        </w:r>
      </w:ins>
      <w:ins w:id="2575" w:author="Anurag Thakur" w:date="2026-05-01T12:33:00Z" w16du:dateUtc="2026-05-01T07:03:00Z">
        <w:r w:rsidR="00806505">
          <w:t xml:space="preserve"> </w:t>
        </w:r>
      </w:ins>
      <w:ins w:id="2576" w:author="Anurag Thakur" w:date="2026-05-01T12:25:00Z">
        <w:r w:rsidRPr="00881B41">
          <w:t>+</w:t>
        </w:r>
      </w:ins>
      <w:ins w:id="2577" w:author="Anurag Thakur" w:date="2026-05-01T12:33:00Z" w16du:dateUtc="2026-05-01T07:03:00Z">
        <w:r w:rsidR="00806505">
          <w:t xml:space="preserve"> </w:t>
        </w:r>
      </w:ins>
      <w:ins w:id="2578" w:author="Anurag Thakur" w:date="2026-05-01T12:25:00Z">
        <w:r w:rsidRPr="00881B41">
          <w:t>app</w:t>
        </w:r>
      </w:ins>
      <w:ins w:id="2579" w:author="Anurag Thakur" w:date="2026-05-01T12:33:00Z" w16du:dateUtc="2026-05-01T07:03:00Z">
        <w:r w:rsidR="00806505">
          <w:t xml:space="preserve"> </w:t>
        </w:r>
      </w:ins>
      <w:ins w:id="2580" w:author="Anurag Thakur" w:date="2026-05-01T12:25:00Z">
        <w:r w:rsidRPr="00881B41">
          <w:t>telemetry</w:t>
        </w:r>
      </w:ins>
      <w:ins w:id="2581" w:author="Anurag Thakur" w:date="2026-05-01T12:33:00Z" w16du:dateUtc="2026-05-01T07:03:00Z">
        <w:r w:rsidR="00806505">
          <w:t xml:space="preserve"> </w:t>
        </w:r>
      </w:ins>
      <w:ins w:id="2582" w:author="Anurag Thakur" w:date="2026-05-01T12:25:00Z">
        <w:r w:rsidRPr="00881B41">
          <w:t>with</w:t>
        </w:r>
      </w:ins>
      <w:ins w:id="2583" w:author="Anurag Thakur" w:date="2026-05-01T12:33:00Z" w16du:dateUtc="2026-05-01T07:03:00Z">
        <w:r w:rsidR="00806505">
          <w:t xml:space="preserve"> </w:t>
        </w:r>
      </w:ins>
      <w:ins w:id="2584" w:author="Anurag Thakur" w:date="2026-05-01T12:25:00Z">
        <w:r w:rsidRPr="00881B41">
          <w:t>sidecars/DaemonSets/OpenTelemetry</w:t>
        </w:r>
      </w:ins>
      <w:ins w:id="2585" w:author="Anurag Thakur" w:date="2026-05-01T12:33:00Z" w16du:dateUtc="2026-05-01T07:03:00Z">
        <w:r w:rsidR="00806505">
          <w:t xml:space="preserve"> </w:t>
        </w:r>
      </w:ins>
      <w:ins w:id="2586" w:author="Anurag Thakur" w:date="2026-05-01T12:25:00Z">
        <w:r w:rsidRPr="00881B41">
          <w:t>Collector.</w:t>
        </w:r>
      </w:ins>
    </w:p>
    <w:p w14:paraId="5B498238" w14:textId="5B00829F" w:rsidR="00881B41" w:rsidRPr="00881B41" w:rsidRDefault="00881B41" w:rsidP="00892C4E">
      <w:pPr>
        <w:rPr>
          <w:ins w:id="2587" w:author="Anurag Thakur" w:date="2026-05-01T12:25:00Z"/>
        </w:rPr>
      </w:pPr>
      <w:ins w:id="2588" w:author="Anurag Thakur" w:date="2026-05-01T12:25:00Z">
        <w:r w:rsidRPr="00881B41">
          <w:t>Need</w:t>
        </w:r>
      </w:ins>
      <w:ins w:id="2589" w:author="Anurag Thakur" w:date="2026-05-01T12:33:00Z" w16du:dateUtc="2026-05-01T07:03:00Z">
        <w:r w:rsidR="00806505">
          <w:t xml:space="preserve"> </w:t>
        </w:r>
      </w:ins>
      <w:ins w:id="2590" w:author="Anurag Thakur" w:date="2026-05-01T12:25:00Z">
        <w:r w:rsidRPr="00881B41">
          <w:t>strong</w:t>
        </w:r>
      </w:ins>
      <w:ins w:id="2591" w:author="Anurag Thakur" w:date="2026-05-01T12:33:00Z" w16du:dateUtc="2026-05-01T07:03:00Z">
        <w:r w:rsidR="00806505">
          <w:t xml:space="preserve"> </w:t>
        </w:r>
      </w:ins>
      <w:ins w:id="2592" w:author="Anurag Thakur" w:date="2026-05-01T12:25:00Z">
        <w:r w:rsidRPr="00881B41">
          <w:t>metadata</w:t>
        </w:r>
      </w:ins>
      <w:ins w:id="2593" w:author="Anurag Thakur" w:date="2026-05-01T12:33:00Z" w16du:dateUtc="2026-05-01T07:03:00Z">
        <w:r w:rsidR="00806505">
          <w:t xml:space="preserve"> </w:t>
        </w:r>
      </w:ins>
      <w:ins w:id="2594" w:author="Anurag Thakur" w:date="2026-05-01T12:25:00Z">
        <w:r w:rsidRPr="00881B41">
          <w:t>strategy</w:t>
        </w:r>
      </w:ins>
      <w:ins w:id="2595" w:author="Anurag Thakur" w:date="2026-05-01T12:33:00Z" w16du:dateUtc="2026-05-01T07:03:00Z">
        <w:r w:rsidR="00806505">
          <w:t xml:space="preserve"> </w:t>
        </w:r>
      </w:ins>
      <w:ins w:id="2596" w:author="Anurag Thakur" w:date="2026-05-01T12:25:00Z">
        <w:r w:rsidRPr="00881B41">
          <w:t>(namespace,</w:t>
        </w:r>
      </w:ins>
      <w:ins w:id="2597" w:author="Anurag Thakur" w:date="2026-05-01T12:33:00Z" w16du:dateUtc="2026-05-01T07:03:00Z">
        <w:r w:rsidR="00806505">
          <w:t xml:space="preserve"> </w:t>
        </w:r>
      </w:ins>
      <w:ins w:id="2598" w:author="Anurag Thakur" w:date="2026-05-01T12:25:00Z">
        <w:r w:rsidRPr="00881B41">
          <w:t>pod,</w:t>
        </w:r>
      </w:ins>
      <w:ins w:id="2599" w:author="Anurag Thakur" w:date="2026-05-01T12:33:00Z" w16du:dateUtc="2026-05-01T07:03:00Z">
        <w:r w:rsidR="00806505">
          <w:t xml:space="preserve"> </w:t>
        </w:r>
      </w:ins>
      <w:ins w:id="2600" w:author="Anurag Thakur" w:date="2026-05-01T12:25:00Z">
        <w:r w:rsidRPr="00881B41">
          <w:t>service,</w:t>
        </w:r>
      </w:ins>
      <w:ins w:id="2601" w:author="Anurag Thakur" w:date="2026-05-01T12:33:00Z" w16du:dateUtc="2026-05-01T07:03:00Z">
        <w:r w:rsidR="00806505">
          <w:t xml:space="preserve"> </w:t>
        </w:r>
      </w:ins>
      <w:ins w:id="2602" w:author="Anurag Thakur" w:date="2026-05-01T12:25:00Z">
        <w:r w:rsidRPr="00881B41">
          <w:t>version)</w:t>
        </w:r>
      </w:ins>
      <w:ins w:id="2603" w:author="Anurag Thakur" w:date="2026-05-01T12:33:00Z" w16du:dateUtc="2026-05-01T07:03:00Z">
        <w:r w:rsidR="00806505">
          <w:t xml:space="preserve"> </w:t>
        </w:r>
      </w:ins>
      <w:ins w:id="2604" w:author="Anurag Thakur" w:date="2026-05-01T12:25:00Z">
        <w:r w:rsidRPr="00881B41">
          <w:t>and</w:t>
        </w:r>
      </w:ins>
      <w:ins w:id="2605" w:author="Anurag Thakur" w:date="2026-05-01T12:33:00Z" w16du:dateUtc="2026-05-01T07:03:00Z">
        <w:r w:rsidR="00806505">
          <w:t xml:space="preserve"> </w:t>
        </w:r>
      </w:ins>
      <w:ins w:id="2606" w:author="Anurag Thakur" w:date="2026-05-01T12:25:00Z">
        <w:r w:rsidRPr="00881B41">
          <w:t>cardinality</w:t>
        </w:r>
      </w:ins>
      <w:ins w:id="2607" w:author="Anurag Thakur" w:date="2026-05-01T12:33:00Z" w16du:dateUtc="2026-05-01T07:03:00Z">
        <w:r w:rsidR="00806505">
          <w:t xml:space="preserve"> </w:t>
        </w:r>
      </w:ins>
      <w:ins w:id="2608" w:author="Anurag Thakur" w:date="2026-05-01T12:25:00Z">
        <w:r w:rsidRPr="00881B41">
          <w:t>controls.</w:t>
        </w:r>
      </w:ins>
    </w:p>
    <w:p w14:paraId="2E158E70" w14:textId="67554A0E" w:rsidR="00881B41" w:rsidRPr="00881B41" w:rsidRDefault="00881B41" w:rsidP="00892C4E">
      <w:pPr>
        <w:rPr>
          <w:ins w:id="2609" w:author="Anurag Thakur" w:date="2026-05-01T12:25:00Z"/>
        </w:rPr>
      </w:pPr>
      <w:ins w:id="2610" w:author="Anurag Thakur" w:date="2026-05-01T12:25:00Z">
        <w:r w:rsidRPr="00881B41">
          <w:t>Great</w:t>
        </w:r>
      </w:ins>
      <w:ins w:id="2611" w:author="Anurag Thakur" w:date="2026-05-01T12:33:00Z" w16du:dateUtc="2026-05-01T07:03:00Z">
        <w:r w:rsidR="00806505">
          <w:t xml:space="preserve"> </w:t>
        </w:r>
      </w:ins>
      <w:ins w:id="2612" w:author="Anurag Thakur" w:date="2026-05-01T12:25:00Z">
        <w:r w:rsidRPr="00881B41">
          <w:t>for</w:t>
        </w:r>
      </w:ins>
      <w:ins w:id="2613" w:author="Anurag Thakur" w:date="2026-05-01T12:33:00Z" w16du:dateUtc="2026-05-01T07:03:00Z">
        <w:r w:rsidR="00806505">
          <w:t xml:space="preserve"> </w:t>
        </w:r>
      </w:ins>
      <w:ins w:id="2614" w:author="Anurag Thakur" w:date="2026-05-01T12:25:00Z">
        <w:r w:rsidRPr="00881B41">
          <w:t>unified</w:t>
        </w:r>
      </w:ins>
      <w:ins w:id="2615" w:author="Anurag Thakur" w:date="2026-05-01T12:33:00Z" w16du:dateUtc="2026-05-01T07:03:00Z">
        <w:r w:rsidR="00806505">
          <w:t xml:space="preserve"> </w:t>
        </w:r>
      </w:ins>
      <w:ins w:id="2616" w:author="Anurag Thakur" w:date="2026-05-01T12:25:00Z">
        <w:r w:rsidRPr="00881B41">
          <w:t>dashboards/SLOs</w:t>
        </w:r>
      </w:ins>
      <w:ins w:id="2617" w:author="Anurag Thakur" w:date="2026-05-01T12:33:00Z" w16du:dateUtc="2026-05-01T07:03:00Z">
        <w:r w:rsidR="00806505">
          <w:t xml:space="preserve"> </w:t>
        </w:r>
      </w:ins>
      <w:ins w:id="2618" w:author="Anurag Thakur" w:date="2026-05-01T12:25:00Z">
        <w:r w:rsidRPr="00881B41">
          <w:t>but</w:t>
        </w:r>
      </w:ins>
      <w:ins w:id="2619" w:author="Anurag Thakur" w:date="2026-05-01T12:33:00Z" w16du:dateUtc="2026-05-01T07:03:00Z">
        <w:r w:rsidR="00806505">
          <w:t xml:space="preserve"> </w:t>
        </w:r>
      </w:ins>
      <w:ins w:id="2620" w:author="Anurag Thakur" w:date="2026-05-01T12:25:00Z">
        <w:r w:rsidRPr="00881B41">
          <w:t>requires</w:t>
        </w:r>
      </w:ins>
      <w:ins w:id="2621" w:author="Anurag Thakur" w:date="2026-05-01T12:33:00Z" w16du:dateUtc="2026-05-01T07:03:00Z">
        <w:r w:rsidR="00806505">
          <w:t xml:space="preserve"> </w:t>
        </w:r>
      </w:ins>
      <w:ins w:id="2622" w:author="Anurag Thakur" w:date="2026-05-01T12:25:00Z">
        <w:r w:rsidRPr="00881B41">
          <w:t>governance</w:t>
        </w:r>
      </w:ins>
      <w:ins w:id="2623" w:author="Anurag Thakur" w:date="2026-05-01T12:33:00Z" w16du:dateUtc="2026-05-01T07:03:00Z">
        <w:r w:rsidR="00806505">
          <w:t xml:space="preserve"> </w:t>
        </w:r>
      </w:ins>
      <w:ins w:id="2624" w:author="Anurag Thakur" w:date="2026-05-01T12:25:00Z">
        <w:r w:rsidRPr="00881B41">
          <w:t>to</w:t>
        </w:r>
      </w:ins>
      <w:ins w:id="2625" w:author="Anurag Thakur" w:date="2026-05-01T12:33:00Z" w16du:dateUtc="2026-05-01T07:03:00Z">
        <w:r w:rsidR="00806505">
          <w:t xml:space="preserve"> </w:t>
        </w:r>
      </w:ins>
      <w:ins w:id="2626" w:author="Anurag Thakur" w:date="2026-05-01T12:25:00Z">
        <w:r w:rsidRPr="00881B41">
          <w:t>prevent</w:t>
        </w:r>
      </w:ins>
      <w:ins w:id="2627" w:author="Anurag Thakur" w:date="2026-05-01T12:33:00Z" w16du:dateUtc="2026-05-01T07:03:00Z">
        <w:r w:rsidR="00806505">
          <w:t xml:space="preserve"> </w:t>
        </w:r>
      </w:ins>
      <w:ins w:id="2628" w:author="Anurag Thakur" w:date="2026-05-01T12:25:00Z">
        <w:r w:rsidRPr="00881B41">
          <w:t>telemetry</w:t>
        </w:r>
      </w:ins>
      <w:ins w:id="2629" w:author="Anurag Thakur" w:date="2026-05-01T12:33:00Z" w16du:dateUtc="2026-05-01T07:03:00Z">
        <w:r w:rsidR="00806505">
          <w:t xml:space="preserve"> </w:t>
        </w:r>
      </w:ins>
      <w:ins w:id="2630" w:author="Anurag Thakur" w:date="2026-05-01T12:25:00Z">
        <w:r w:rsidRPr="00881B41">
          <w:t>sprawl.</w:t>
        </w:r>
      </w:ins>
    </w:p>
    <w:p w14:paraId="0C062E57" w14:textId="77777777" w:rsidR="00881B41" w:rsidRPr="00881B41" w:rsidRDefault="00881B41" w:rsidP="00892C4E">
      <w:pPr>
        <w:pStyle w:val="Heading2"/>
        <w:rPr>
          <w:ins w:id="2631" w:author="Anurag Thakur" w:date="2026-05-01T12:25:00Z"/>
        </w:rPr>
      </w:pPr>
      <w:bookmarkStart w:id="2632" w:name="_Toc228549550"/>
      <w:bookmarkStart w:id="2633" w:name="_Toc228784937"/>
      <w:ins w:id="2634" w:author="Anurag Thakur" w:date="2026-05-01T12:25:00Z">
        <w:r w:rsidRPr="00881B41">
          <w:t>VM/On-prem</w:t>
        </w:r>
        <w:bookmarkEnd w:id="2632"/>
        <w:bookmarkEnd w:id="2633"/>
      </w:ins>
    </w:p>
    <w:p w14:paraId="642C764D" w14:textId="71769C2F" w:rsidR="00881B41" w:rsidRPr="00881B41" w:rsidRDefault="00881B41" w:rsidP="00892C4E">
      <w:pPr>
        <w:rPr>
          <w:ins w:id="2635" w:author="Anurag Thakur" w:date="2026-05-01T12:25:00Z"/>
        </w:rPr>
      </w:pPr>
      <w:ins w:id="2636" w:author="Anurag Thakur" w:date="2026-05-01T12:25:00Z">
        <w:r w:rsidRPr="00881B41">
          <w:t>High</w:t>
        </w:r>
      </w:ins>
      <w:ins w:id="2637" w:author="Anurag Thakur" w:date="2026-05-01T12:33:00Z" w16du:dateUtc="2026-05-01T07:03:00Z">
        <w:r w:rsidR="00806505">
          <w:t xml:space="preserve"> </w:t>
        </w:r>
      </w:ins>
      <w:ins w:id="2638" w:author="Anurag Thakur" w:date="2026-05-01T12:25:00Z">
        <w:r w:rsidRPr="00881B41">
          <w:t>control</w:t>
        </w:r>
      </w:ins>
      <w:ins w:id="2639" w:author="Anurag Thakur" w:date="2026-05-01T12:33:00Z" w16du:dateUtc="2026-05-01T07:03:00Z">
        <w:r w:rsidR="00806505">
          <w:t xml:space="preserve"> </w:t>
        </w:r>
      </w:ins>
      <w:ins w:id="2640" w:author="Anurag Thakur" w:date="2026-05-01T12:25:00Z">
        <w:r w:rsidRPr="00881B41">
          <w:t>and</w:t>
        </w:r>
      </w:ins>
      <w:ins w:id="2641" w:author="Anurag Thakur" w:date="2026-05-01T12:33:00Z" w16du:dateUtc="2026-05-01T07:03:00Z">
        <w:r w:rsidR="00806505">
          <w:t xml:space="preserve"> </w:t>
        </w:r>
      </w:ins>
      <w:ins w:id="2642" w:author="Anurag Thakur" w:date="2026-05-01T12:25:00Z">
        <w:r w:rsidRPr="00881B41">
          <w:t>data</w:t>
        </w:r>
      </w:ins>
      <w:ins w:id="2643" w:author="Anurag Thakur" w:date="2026-05-01T12:33:00Z" w16du:dateUtc="2026-05-01T07:03:00Z">
        <w:r w:rsidR="00806505">
          <w:t xml:space="preserve"> </w:t>
        </w:r>
      </w:ins>
      <w:ins w:id="2644" w:author="Anurag Thakur" w:date="2026-05-01T12:25:00Z">
        <w:r w:rsidRPr="00881B41">
          <w:t>sovereignty;</w:t>
        </w:r>
      </w:ins>
      <w:ins w:id="2645" w:author="Anurag Thakur" w:date="2026-05-01T12:33:00Z" w16du:dateUtc="2026-05-01T07:03:00Z">
        <w:r w:rsidR="00806505">
          <w:t xml:space="preserve"> </w:t>
        </w:r>
      </w:ins>
      <w:ins w:id="2646" w:author="Anurag Thakur" w:date="2026-05-01T12:25:00Z">
        <w:r w:rsidRPr="00881B41">
          <w:t>easier</w:t>
        </w:r>
      </w:ins>
      <w:ins w:id="2647" w:author="Anurag Thakur" w:date="2026-05-01T12:33:00Z" w16du:dateUtc="2026-05-01T07:03:00Z">
        <w:r w:rsidR="00806505">
          <w:t xml:space="preserve"> </w:t>
        </w:r>
      </w:ins>
      <w:ins w:id="2648" w:author="Anurag Thakur" w:date="2026-05-01T12:25:00Z">
        <w:r w:rsidRPr="00881B41">
          <w:t>for</w:t>
        </w:r>
      </w:ins>
      <w:ins w:id="2649" w:author="Anurag Thakur" w:date="2026-05-01T12:33:00Z" w16du:dateUtc="2026-05-01T07:03:00Z">
        <w:r w:rsidR="00806505">
          <w:t xml:space="preserve"> </w:t>
        </w:r>
      </w:ins>
      <w:ins w:id="2650" w:author="Anurag Thakur" w:date="2026-05-01T12:25:00Z">
        <w:r w:rsidRPr="00881B41">
          <w:t>strict</w:t>
        </w:r>
      </w:ins>
      <w:ins w:id="2651" w:author="Anurag Thakur" w:date="2026-05-01T12:33:00Z" w16du:dateUtc="2026-05-01T07:03:00Z">
        <w:r w:rsidR="00806505">
          <w:t xml:space="preserve"> </w:t>
        </w:r>
      </w:ins>
      <w:ins w:id="2652" w:author="Anurag Thakur" w:date="2026-05-01T12:25:00Z">
        <w:r w:rsidRPr="00881B41">
          <w:t>compliance.</w:t>
        </w:r>
      </w:ins>
    </w:p>
    <w:p w14:paraId="18C358BE" w14:textId="1C539F59" w:rsidR="00881B41" w:rsidRPr="00881B41" w:rsidRDefault="00881B41" w:rsidP="00892C4E">
      <w:pPr>
        <w:rPr>
          <w:ins w:id="2653" w:author="Anurag Thakur" w:date="2026-05-01T12:25:00Z"/>
        </w:rPr>
      </w:pPr>
      <w:ins w:id="2654" w:author="Anurag Thakur" w:date="2026-05-01T12:25:00Z">
        <w:r w:rsidRPr="00881B41">
          <w:t>More</w:t>
        </w:r>
      </w:ins>
      <w:ins w:id="2655" w:author="Anurag Thakur" w:date="2026-05-01T12:33:00Z" w16du:dateUtc="2026-05-01T07:03:00Z">
        <w:r w:rsidR="00806505">
          <w:t xml:space="preserve"> </w:t>
        </w:r>
      </w:ins>
      <w:ins w:id="2656" w:author="Anurag Thakur" w:date="2026-05-01T12:25:00Z">
        <w:r w:rsidRPr="00881B41">
          <w:t>operational</w:t>
        </w:r>
      </w:ins>
      <w:ins w:id="2657" w:author="Anurag Thakur" w:date="2026-05-01T12:33:00Z" w16du:dateUtc="2026-05-01T07:03:00Z">
        <w:r w:rsidR="00806505">
          <w:t xml:space="preserve"> </w:t>
        </w:r>
      </w:ins>
      <w:ins w:id="2658" w:author="Anurag Thakur" w:date="2026-05-01T12:25:00Z">
        <w:r w:rsidRPr="00881B41">
          <w:t>overhead</w:t>
        </w:r>
      </w:ins>
      <w:ins w:id="2659" w:author="Anurag Thakur" w:date="2026-05-01T12:33:00Z" w16du:dateUtc="2026-05-01T07:03:00Z">
        <w:r w:rsidR="00806505">
          <w:t xml:space="preserve"> </w:t>
        </w:r>
      </w:ins>
      <w:ins w:id="2660" w:author="Anurag Thakur" w:date="2026-05-01T12:25:00Z">
        <w:r w:rsidRPr="00881B41">
          <w:t>(agent</w:t>
        </w:r>
      </w:ins>
      <w:ins w:id="2661" w:author="Anurag Thakur" w:date="2026-05-01T12:33:00Z" w16du:dateUtc="2026-05-01T07:03:00Z">
        <w:r w:rsidR="00806505">
          <w:t xml:space="preserve"> </w:t>
        </w:r>
      </w:ins>
      <w:ins w:id="2662" w:author="Anurag Thakur" w:date="2026-05-01T12:25:00Z">
        <w:r w:rsidRPr="00881B41">
          <w:t>lifecycle,</w:t>
        </w:r>
      </w:ins>
      <w:ins w:id="2663" w:author="Anurag Thakur" w:date="2026-05-01T12:33:00Z" w16du:dateUtc="2026-05-01T07:03:00Z">
        <w:r w:rsidR="00806505">
          <w:t xml:space="preserve"> </w:t>
        </w:r>
      </w:ins>
      <w:ins w:id="2664" w:author="Anurag Thakur" w:date="2026-05-01T12:25:00Z">
        <w:r w:rsidRPr="00881B41">
          <w:t>scaling</w:t>
        </w:r>
      </w:ins>
      <w:ins w:id="2665" w:author="Anurag Thakur" w:date="2026-05-01T12:33:00Z" w16du:dateUtc="2026-05-01T07:03:00Z">
        <w:r w:rsidR="00806505">
          <w:t xml:space="preserve"> </w:t>
        </w:r>
      </w:ins>
      <w:ins w:id="2666" w:author="Anurag Thakur" w:date="2026-05-01T12:25:00Z">
        <w:r w:rsidRPr="00881B41">
          <w:t>storage,</w:t>
        </w:r>
      </w:ins>
      <w:ins w:id="2667" w:author="Anurag Thakur" w:date="2026-05-01T12:33:00Z" w16du:dateUtc="2026-05-01T07:03:00Z">
        <w:r w:rsidR="00806505">
          <w:t xml:space="preserve"> </w:t>
        </w:r>
      </w:ins>
      <w:ins w:id="2668" w:author="Anurag Thakur" w:date="2026-05-01T12:25:00Z">
        <w:r w:rsidRPr="00881B41">
          <w:t>HA</w:t>
        </w:r>
      </w:ins>
      <w:ins w:id="2669" w:author="Anurag Thakur" w:date="2026-05-01T12:33:00Z" w16du:dateUtc="2026-05-01T07:03:00Z">
        <w:r w:rsidR="00806505">
          <w:t xml:space="preserve"> </w:t>
        </w:r>
      </w:ins>
      <w:ins w:id="2670" w:author="Anurag Thakur" w:date="2026-05-01T12:25:00Z">
        <w:r w:rsidRPr="00881B41">
          <w:t>for</w:t>
        </w:r>
      </w:ins>
      <w:ins w:id="2671" w:author="Anurag Thakur" w:date="2026-05-01T12:33:00Z" w16du:dateUtc="2026-05-01T07:03:00Z">
        <w:r w:rsidR="00806505">
          <w:t xml:space="preserve"> </w:t>
        </w:r>
      </w:ins>
      <w:ins w:id="2672" w:author="Anurag Thakur" w:date="2026-05-01T12:25:00Z">
        <w:r w:rsidRPr="00881B41">
          <w:t>observability</w:t>
        </w:r>
      </w:ins>
      <w:ins w:id="2673" w:author="Anurag Thakur" w:date="2026-05-01T12:33:00Z" w16du:dateUtc="2026-05-01T07:03:00Z">
        <w:r w:rsidR="00806505">
          <w:t xml:space="preserve"> </w:t>
        </w:r>
      </w:ins>
      <w:ins w:id="2674" w:author="Anurag Thakur" w:date="2026-05-01T12:25:00Z">
        <w:r w:rsidRPr="00881B41">
          <w:t>stack).</w:t>
        </w:r>
      </w:ins>
    </w:p>
    <w:p w14:paraId="193032AA" w14:textId="11D7920E" w:rsidR="00881B41" w:rsidRPr="00881B41" w:rsidRDefault="00881B41" w:rsidP="00892C4E">
      <w:pPr>
        <w:rPr>
          <w:ins w:id="2675" w:author="Anurag Thakur" w:date="2026-05-01T12:25:00Z"/>
        </w:rPr>
      </w:pPr>
      <w:ins w:id="2676" w:author="Anurag Thakur" w:date="2026-05-01T12:25:00Z">
        <w:r w:rsidRPr="00881B41">
          <w:t>Good</w:t>
        </w:r>
      </w:ins>
      <w:ins w:id="2677" w:author="Anurag Thakur" w:date="2026-05-01T12:33:00Z" w16du:dateUtc="2026-05-01T07:03:00Z">
        <w:r w:rsidR="00806505">
          <w:t xml:space="preserve"> </w:t>
        </w:r>
      </w:ins>
      <w:ins w:id="2678" w:author="Anurag Thakur" w:date="2026-05-01T12:25:00Z">
        <w:r w:rsidRPr="00881B41">
          <w:t>fit</w:t>
        </w:r>
      </w:ins>
      <w:ins w:id="2679" w:author="Anurag Thakur" w:date="2026-05-01T12:33:00Z" w16du:dateUtc="2026-05-01T07:03:00Z">
        <w:r w:rsidR="00806505">
          <w:t xml:space="preserve"> </w:t>
        </w:r>
      </w:ins>
      <w:ins w:id="2680" w:author="Anurag Thakur" w:date="2026-05-01T12:25:00Z">
        <w:r w:rsidRPr="00881B41">
          <w:t>for</w:t>
        </w:r>
      </w:ins>
      <w:ins w:id="2681" w:author="Anurag Thakur" w:date="2026-05-01T12:33:00Z" w16du:dateUtc="2026-05-01T07:03:00Z">
        <w:r w:rsidR="00806505">
          <w:t xml:space="preserve"> </w:t>
        </w:r>
      </w:ins>
      <w:ins w:id="2682" w:author="Anurag Thakur" w:date="2026-05-01T12:25:00Z">
        <w:r w:rsidRPr="00881B41">
          <w:t>long-retention</w:t>
        </w:r>
      </w:ins>
      <w:ins w:id="2683" w:author="Anurag Thakur" w:date="2026-05-01T12:33:00Z" w16du:dateUtc="2026-05-01T07:03:00Z">
        <w:r w:rsidR="00806505">
          <w:t xml:space="preserve"> </w:t>
        </w:r>
      </w:ins>
      <w:ins w:id="2684" w:author="Anurag Thakur" w:date="2026-05-01T12:25:00Z">
        <w:r w:rsidRPr="00881B41">
          <w:t>and</w:t>
        </w:r>
      </w:ins>
      <w:ins w:id="2685" w:author="Anurag Thakur" w:date="2026-05-01T12:33:00Z" w16du:dateUtc="2026-05-01T07:03:00Z">
        <w:r w:rsidR="00806505">
          <w:t xml:space="preserve"> </w:t>
        </w:r>
      </w:ins>
      <w:ins w:id="2686" w:author="Anurag Thakur" w:date="2026-05-01T12:25:00Z">
        <w:r w:rsidRPr="00881B41">
          <w:t>regulated</w:t>
        </w:r>
      </w:ins>
      <w:ins w:id="2687" w:author="Anurag Thakur" w:date="2026-05-01T12:33:00Z" w16du:dateUtc="2026-05-01T07:03:00Z">
        <w:r w:rsidR="00806505">
          <w:t xml:space="preserve"> </w:t>
        </w:r>
      </w:ins>
      <w:ins w:id="2688" w:author="Anurag Thakur" w:date="2026-05-01T12:25:00Z">
        <w:r w:rsidRPr="00881B41">
          <w:t>audit</w:t>
        </w:r>
      </w:ins>
      <w:ins w:id="2689" w:author="Anurag Thakur" w:date="2026-05-01T12:33:00Z" w16du:dateUtc="2026-05-01T07:03:00Z">
        <w:r w:rsidR="00806505">
          <w:t xml:space="preserve"> </w:t>
        </w:r>
      </w:ins>
      <w:ins w:id="2690" w:author="Anurag Thakur" w:date="2026-05-01T12:25:00Z">
        <w:r w:rsidRPr="00881B41">
          <w:t>logging.</w:t>
        </w:r>
      </w:ins>
    </w:p>
    <w:p w14:paraId="69145BBA" w14:textId="77777777" w:rsidR="00881B41" w:rsidRPr="00881B41" w:rsidRDefault="00881B41" w:rsidP="00892C4E">
      <w:pPr>
        <w:pStyle w:val="Heading2"/>
        <w:rPr>
          <w:ins w:id="2691" w:author="Anurag Thakur" w:date="2026-05-01T12:25:00Z"/>
        </w:rPr>
      </w:pPr>
      <w:bookmarkStart w:id="2692" w:name="_Toc228549551"/>
      <w:bookmarkStart w:id="2693" w:name="_Toc228784938"/>
      <w:ins w:id="2694" w:author="Anurag Thakur" w:date="2026-05-01T12:25:00Z">
        <w:r w:rsidRPr="00881B41">
          <w:t>Edge/IoT</w:t>
        </w:r>
        <w:bookmarkEnd w:id="2692"/>
        <w:bookmarkEnd w:id="2693"/>
      </w:ins>
    </w:p>
    <w:p w14:paraId="4D0FE2B5" w14:textId="1C3F94BE" w:rsidR="00881B41" w:rsidRPr="00881B41" w:rsidRDefault="00881B41" w:rsidP="00892C4E">
      <w:pPr>
        <w:rPr>
          <w:ins w:id="2695" w:author="Anurag Thakur" w:date="2026-05-01T12:25:00Z"/>
        </w:rPr>
      </w:pPr>
      <w:ins w:id="2696" w:author="Anurag Thakur" w:date="2026-05-01T12:25:00Z">
        <w:r w:rsidRPr="00881B41">
          <w:t>Intermittent</w:t>
        </w:r>
      </w:ins>
      <w:ins w:id="2697" w:author="Anurag Thakur" w:date="2026-05-01T12:33:00Z" w16du:dateUtc="2026-05-01T07:03:00Z">
        <w:r w:rsidR="00806505">
          <w:t xml:space="preserve"> </w:t>
        </w:r>
      </w:ins>
      <w:ins w:id="2698" w:author="Anurag Thakur" w:date="2026-05-01T12:25:00Z">
        <w:r w:rsidRPr="00881B41">
          <w:t>connectivity</w:t>
        </w:r>
      </w:ins>
      <w:ins w:id="2699" w:author="Anurag Thakur" w:date="2026-05-01T12:33:00Z" w16du:dateUtc="2026-05-01T07:03:00Z">
        <w:r w:rsidR="00806505">
          <w:t xml:space="preserve"> </w:t>
        </w:r>
      </w:ins>
      <w:ins w:id="2700" w:author="Anurag Thakur" w:date="2026-05-01T12:25:00Z">
        <w:r w:rsidRPr="00881B41">
          <w:t>and</w:t>
        </w:r>
      </w:ins>
      <w:ins w:id="2701" w:author="Anurag Thakur" w:date="2026-05-01T12:33:00Z" w16du:dateUtc="2026-05-01T07:03:00Z">
        <w:r w:rsidR="00806505">
          <w:t xml:space="preserve"> </w:t>
        </w:r>
      </w:ins>
      <w:ins w:id="2702" w:author="Anurag Thakur" w:date="2026-05-01T12:25:00Z">
        <w:r w:rsidRPr="00881B41">
          <w:t>constrained</w:t>
        </w:r>
      </w:ins>
      <w:ins w:id="2703" w:author="Anurag Thakur" w:date="2026-05-01T12:33:00Z" w16du:dateUtc="2026-05-01T07:03:00Z">
        <w:r w:rsidR="00806505">
          <w:t xml:space="preserve"> </w:t>
        </w:r>
      </w:ins>
      <w:ins w:id="2704" w:author="Anurag Thakur" w:date="2026-05-01T12:25:00Z">
        <w:r w:rsidRPr="00881B41">
          <w:t>resources</w:t>
        </w:r>
      </w:ins>
      <w:ins w:id="2705" w:author="Anurag Thakur" w:date="2026-05-01T12:33:00Z" w16du:dateUtc="2026-05-01T07:03:00Z">
        <w:r w:rsidR="00806505">
          <w:t xml:space="preserve"> </w:t>
        </w:r>
      </w:ins>
      <w:ins w:id="2706" w:author="Anurag Thakur" w:date="2026-05-01T12:25:00Z">
        <w:r w:rsidRPr="00881B41">
          <w:t>require</w:t>
        </w:r>
      </w:ins>
      <w:ins w:id="2707" w:author="Anurag Thakur" w:date="2026-05-01T12:33:00Z" w16du:dateUtc="2026-05-01T07:03:00Z">
        <w:r w:rsidR="00806505">
          <w:t xml:space="preserve"> </w:t>
        </w:r>
      </w:ins>
      <w:ins w:id="2708" w:author="Anurag Thakur" w:date="2026-05-01T12:25:00Z">
        <w:r w:rsidRPr="00881B41">
          <w:t>buffering,</w:t>
        </w:r>
      </w:ins>
      <w:ins w:id="2709" w:author="Anurag Thakur" w:date="2026-05-01T12:33:00Z" w16du:dateUtc="2026-05-01T07:03:00Z">
        <w:r w:rsidR="00806505">
          <w:t xml:space="preserve"> </w:t>
        </w:r>
      </w:ins>
      <w:ins w:id="2710" w:author="Anurag Thakur" w:date="2026-05-01T12:25:00Z">
        <w:r w:rsidRPr="00881B41">
          <w:t>batching,</w:t>
        </w:r>
      </w:ins>
      <w:ins w:id="2711" w:author="Anurag Thakur" w:date="2026-05-01T12:33:00Z" w16du:dateUtc="2026-05-01T07:03:00Z">
        <w:r w:rsidR="00806505">
          <w:t xml:space="preserve"> </w:t>
        </w:r>
      </w:ins>
      <w:ins w:id="2712" w:author="Anurag Thakur" w:date="2026-05-01T12:25:00Z">
        <w:r w:rsidRPr="00881B41">
          <w:t>and</w:t>
        </w:r>
      </w:ins>
      <w:ins w:id="2713" w:author="Anurag Thakur" w:date="2026-05-01T12:33:00Z" w16du:dateUtc="2026-05-01T07:03:00Z">
        <w:r w:rsidR="00806505">
          <w:t xml:space="preserve"> </w:t>
        </w:r>
      </w:ins>
      <w:ins w:id="2714" w:author="Anurag Thakur" w:date="2026-05-01T12:25:00Z">
        <w:r w:rsidRPr="00881B41">
          <w:t>adaptive</w:t>
        </w:r>
      </w:ins>
      <w:ins w:id="2715" w:author="Anurag Thakur" w:date="2026-05-01T12:33:00Z" w16du:dateUtc="2026-05-01T07:03:00Z">
        <w:r w:rsidR="00806505">
          <w:t xml:space="preserve"> </w:t>
        </w:r>
      </w:ins>
      <w:ins w:id="2716" w:author="Anurag Thakur" w:date="2026-05-01T12:25:00Z">
        <w:r w:rsidRPr="00881B41">
          <w:t>sampling.</w:t>
        </w:r>
      </w:ins>
    </w:p>
    <w:p w14:paraId="7579286C" w14:textId="62D92404" w:rsidR="00881B41" w:rsidRPr="00881B41" w:rsidRDefault="00881B41" w:rsidP="00892C4E">
      <w:pPr>
        <w:rPr>
          <w:ins w:id="2717" w:author="Anurag Thakur" w:date="2026-05-01T12:25:00Z"/>
        </w:rPr>
      </w:pPr>
      <w:ins w:id="2718" w:author="Anurag Thakur" w:date="2026-05-01T12:25:00Z">
        <w:r w:rsidRPr="00881B41">
          <w:lastRenderedPageBreak/>
          <w:t>Local</w:t>
        </w:r>
      </w:ins>
      <w:ins w:id="2719" w:author="Anurag Thakur" w:date="2026-05-01T12:33:00Z" w16du:dateUtc="2026-05-01T07:03:00Z">
        <w:r w:rsidR="00806505">
          <w:t xml:space="preserve"> </w:t>
        </w:r>
      </w:ins>
      <w:ins w:id="2720" w:author="Anurag Thakur" w:date="2026-05-01T12:25:00Z">
        <w:r w:rsidRPr="00881B41">
          <w:t>pre-aggregation</w:t>
        </w:r>
      </w:ins>
      <w:ins w:id="2721" w:author="Anurag Thakur" w:date="2026-05-01T12:33:00Z" w16du:dateUtc="2026-05-01T07:03:00Z">
        <w:r w:rsidR="00806505">
          <w:t xml:space="preserve"> </w:t>
        </w:r>
      </w:ins>
      <w:ins w:id="2722" w:author="Anurag Thakur" w:date="2026-05-01T12:25:00Z">
        <w:r w:rsidRPr="00881B41">
          <w:t>and</w:t>
        </w:r>
      </w:ins>
      <w:ins w:id="2723" w:author="Anurag Thakur" w:date="2026-05-01T12:33:00Z" w16du:dateUtc="2026-05-01T07:03:00Z">
        <w:r w:rsidR="00806505">
          <w:t xml:space="preserve"> </w:t>
        </w:r>
      </w:ins>
      <w:ins w:id="2724" w:author="Anurag Thakur" w:date="2026-05-01T12:25:00Z">
        <w:r w:rsidRPr="00881B41">
          <w:t>delayed</w:t>
        </w:r>
      </w:ins>
      <w:ins w:id="2725" w:author="Anurag Thakur" w:date="2026-05-01T12:33:00Z" w16du:dateUtc="2026-05-01T07:03:00Z">
        <w:r w:rsidR="00806505">
          <w:t xml:space="preserve"> </w:t>
        </w:r>
      </w:ins>
      <w:ins w:id="2726" w:author="Anurag Thakur" w:date="2026-05-01T12:25:00Z">
        <w:r w:rsidRPr="00881B41">
          <w:t>export</w:t>
        </w:r>
      </w:ins>
      <w:ins w:id="2727" w:author="Anurag Thakur" w:date="2026-05-01T12:33:00Z" w16du:dateUtc="2026-05-01T07:03:00Z">
        <w:r w:rsidR="00806505">
          <w:t xml:space="preserve"> </w:t>
        </w:r>
      </w:ins>
      <w:ins w:id="2728" w:author="Anurag Thakur" w:date="2026-05-01T12:25:00Z">
        <w:r w:rsidRPr="00881B41">
          <w:t>are</w:t>
        </w:r>
      </w:ins>
      <w:ins w:id="2729" w:author="Anurag Thakur" w:date="2026-05-01T12:33:00Z" w16du:dateUtc="2026-05-01T07:03:00Z">
        <w:r w:rsidR="00806505">
          <w:t xml:space="preserve"> </w:t>
        </w:r>
      </w:ins>
      <w:ins w:id="2730" w:author="Anurag Thakur" w:date="2026-05-01T12:25:00Z">
        <w:r w:rsidRPr="00881B41">
          <w:t>common.</w:t>
        </w:r>
      </w:ins>
    </w:p>
    <w:p w14:paraId="44109BF0" w14:textId="321D356A" w:rsidR="00881B41" w:rsidRPr="00881B41" w:rsidRDefault="00881B41" w:rsidP="00892C4E">
      <w:pPr>
        <w:rPr>
          <w:ins w:id="2731" w:author="Anurag Thakur" w:date="2026-05-01T12:25:00Z"/>
        </w:rPr>
      </w:pPr>
      <w:ins w:id="2732" w:author="Anurag Thakur" w:date="2026-05-01T12:25:00Z">
        <w:r w:rsidRPr="00881B41">
          <w:t>Time</w:t>
        </w:r>
      </w:ins>
      <w:ins w:id="2733" w:author="Anurag Thakur" w:date="2026-05-01T12:33:00Z" w16du:dateUtc="2026-05-01T07:03:00Z">
        <w:r w:rsidR="00806505">
          <w:t xml:space="preserve"> </w:t>
        </w:r>
      </w:ins>
      <w:ins w:id="2734" w:author="Anurag Thakur" w:date="2026-05-01T12:25:00Z">
        <w:r w:rsidRPr="00881B41">
          <w:t>sync</w:t>
        </w:r>
      </w:ins>
      <w:ins w:id="2735" w:author="Anurag Thakur" w:date="2026-05-01T12:33:00Z" w16du:dateUtc="2026-05-01T07:03:00Z">
        <w:r w:rsidR="00806505">
          <w:t xml:space="preserve"> </w:t>
        </w:r>
      </w:ins>
      <w:ins w:id="2736" w:author="Anurag Thakur" w:date="2026-05-01T12:25:00Z">
        <w:r w:rsidRPr="00881B41">
          <w:t>and</w:t>
        </w:r>
      </w:ins>
      <w:ins w:id="2737" w:author="Anurag Thakur" w:date="2026-05-01T12:33:00Z" w16du:dateUtc="2026-05-01T07:03:00Z">
        <w:r w:rsidR="00806505">
          <w:t xml:space="preserve"> </w:t>
        </w:r>
      </w:ins>
      <w:ins w:id="2738" w:author="Anurag Thakur" w:date="2026-05-01T12:25:00Z">
        <w:r w:rsidRPr="00881B41">
          <w:t>clock</w:t>
        </w:r>
      </w:ins>
      <w:ins w:id="2739" w:author="Anurag Thakur" w:date="2026-05-01T12:33:00Z" w16du:dateUtc="2026-05-01T07:03:00Z">
        <w:r w:rsidR="00806505">
          <w:t xml:space="preserve"> </w:t>
        </w:r>
      </w:ins>
      <w:ins w:id="2740" w:author="Anurag Thakur" w:date="2026-05-01T12:25:00Z">
        <w:r w:rsidRPr="00881B41">
          <w:t>skew</w:t>
        </w:r>
      </w:ins>
      <w:ins w:id="2741" w:author="Anurag Thakur" w:date="2026-05-01T12:33:00Z" w16du:dateUtc="2026-05-01T07:03:00Z">
        <w:r w:rsidR="00806505">
          <w:t xml:space="preserve"> </w:t>
        </w:r>
      </w:ins>
      <w:ins w:id="2742" w:author="Anurag Thakur" w:date="2026-05-01T12:25:00Z">
        <w:r w:rsidRPr="00881B41">
          <w:t>can</w:t>
        </w:r>
      </w:ins>
      <w:ins w:id="2743" w:author="Anurag Thakur" w:date="2026-05-01T12:33:00Z" w16du:dateUtc="2026-05-01T07:03:00Z">
        <w:r w:rsidR="00806505">
          <w:t xml:space="preserve"> </w:t>
        </w:r>
      </w:ins>
      <w:ins w:id="2744" w:author="Anurag Thakur" w:date="2026-05-01T12:25:00Z">
        <w:r w:rsidRPr="00881B41">
          <w:t>distort</w:t>
        </w:r>
      </w:ins>
      <w:ins w:id="2745" w:author="Anurag Thakur" w:date="2026-05-01T12:33:00Z" w16du:dateUtc="2026-05-01T07:03:00Z">
        <w:r w:rsidR="00806505">
          <w:t xml:space="preserve"> </w:t>
        </w:r>
      </w:ins>
      <w:ins w:id="2746" w:author="Anurag Thakur" w:date="2026-05-01T12:25:00Z">
        <w:r w:rsidRPr="00881B41">
          <w:t>traces/latency</w:t>
        </w:r>
      </w:ins>
      <w:ins w:id="2747" w:author="Anurag Thakur" w:date="2026-05-01T12:33:00Z" w16du:dateUtc="2026-05-01T07:03:00Z">
        <w:r w:rsidR="00806505">
          <w:t xml:space="preserve"> </w:t>
        </w:r>
      </w:ins>
      <w:ins w:id="2748" w:author="Anurag Thakur" w:date="2026-05-01T12:25:00Z">
        <w:r w:rsidRPr="00881B41">
          <w:t>unless</w:t>
        </w:r>
      </w:ins>
      <w:ins w:id="2749" w:author="Anurag Thakur" w:date="2026-05-01T12:33:00Z" w16du:dateUtc="2026-05-01T07:03:00Z">
        <w:r w:rsidR="00806505">
          <w:t xml:space="preserve"> </w:t>
        </w:r>
      </w:ins>
      <w:ins w:id="2750" w:author="Anurag Thakur" w:date="2026-05-01T12:25:00Z">
        <w:r w:rsidRPr="00881B41">
          <w:t>handled</w:t>
        </w:r>
      </w:ins>
      <w:ins w:id="2751" w:author="Anurag Thakur" w:date="2026-05-01T12:33:00Z" w16du:dateUtc="2026-05-01T07:03:00Z">
        <w:r w:rsidR="00806505">
          <w:t xml:space="preserve"> </w:t>
        </w:r>
      </w:ins>
      <w:ins w:id="2752" w:author="Anurag Thakur" w:date="2026-05-01T12:25:00Z">
        <w:r w:rsidRPr="00881B41">
          <w:t>explicitly.</w:t>
        </w:r>
      </w:ins>
    </w:p>
    <w:p w14:paraId="4C3B24D2" w14:textId="2B00FAC7" w:rsidR="00881B41" w:rsidRPr="00881B41" w:rsidRDefault="00881B41" w:rsidP="00892C4E">
      <w:pPr>
        <w:pStyle w:val="Heading2"/>
        <w:rPr>
          <w:ins w:id="2753" w:author="Anurag Thakur" w:date="2026-05-01T12:25:00Z"/>
        </w:rPr>
      </w:pPr>
      <w:bookmarkStart w:id="2754" w:name="_Toc228549552"/>
      <w:bookmarkStart w:id="2755" w:name="_Toc228784939"/>
      <w:ins w:id="2756" w:author="Anurag Thakur" w:date="2026-05-01T12:25:00Z">
        <w:r w:rsidRPr="00881B41">
          <w:t>Hybrid</w:t>
        </w:r>
      </w:ins>
      <w:ins w:id="2757" w:author="Anurag Thakur" w:date="2026-05-01T12:33:00Z" w16du:dateUtc="2026-05-01T07:03:00Z">
        <w:r w:rsidR="00806505">
          <w:t xml:space="preserve"> </w:t>
        </w:r>
      </w:ins>
      <w:ins w:id="2758" w:author="Anurag Thakur" w:date="2026-05-01T12:25:00Z">
        <w:r w:rsidRPr="00881B41">
          <w:t>/</w:t>
        </w:r>
      </w:ins>
      <w:ins w:id="2759" w:author="Anurag Thakur" w:date="2026-05-01T12:33:00Z" w16du:dateUtc="2026-05-01T07:03:00Z">
        <w:r w:rsidR="00806505">
          <w:t xml:space="preserve"> </w:t>
        </w:r>
        <w:r w:rsidR="00806505" w:rsidRPr="00881B41">
          <w:t>multi-cloud</w:t>
        </w:r>
      </w:ins>
      <w:bookmarkEnd w:id="2754"/>
      <w:bookmarkEnd w:id="2755"/>
    </w:p>
    <w:p w14:paraId="140075F1" w14:textId="6CE9D3F3" w:rsidR="00881B41" w:rsidRPr="00881B41" w:rsidRDefault="00881B41" w:rsidP="00892C4E">
      <w:pPr>
        <w:rPr>
          <w:ins w:id="2760" w:author="Anurag Thakur" w:date="2026-05-01T12:25:00Z"/>
        </w:rPr>
      </w:pPr>
      <w:ins w:id="2761" w:author="Anurag Thakur" w:date="2026-05-01T12:25:00Z">
        <w:r w:rsidRPr="00881B41">
          <w:t>Most</w:t>
        </w:r>
      </w:ins>
      <w:ins w:id="2762" w:author="Anurag Thakur" w:date="2026-05-01T12:33:00Z" w16du:dateUtc="2026-05-01T07:03:00Z">
        <w:r w:rsidR="00806505">
          <w:t xml:space="preserve"> </w:t>
        </w:r>
      </w:ins>
      <w:ins w:id="2763" w:author="Anurag Thakur" w:date="2026-05-01T12:25:00Z">
        <w:r w:rsidRPr="00881B41">
          <w:t>realistic</w:t>
        </w:r>
      </w:ins>
      <w:ins w:id="2764" w:author="Anurag Thakur" w:date="2026-05-01T12:33:00Z" w16du:dateUtc="2026-05-01T07:03:00Z">
        <w:r w:rsidR="00806505">
          <w:t xml:space="preserve"> </w:t>
        </w:r>
      </w:ins>
      <w:ins w:id="2765" w:author="Anurag Thakur" w:date="2026-05-01T12:25:00Z">
        <w:r w:rsidRPr="00881B41">
          <w:t>enterprise</w:t>
        </w:r>
      </w:ins>
      <w:ins w:id="2766" w:author="Anurag Thakur" w:date="2026-05-01T12:33:00Z" w16du:dateUtc="2026-05-01T07:03:00Z">
        <w:r w:rsidR="00806505">
          <w:t xml:space="preserve"> </w:t>
        </w:r>
      </w:ins>
      <w:ins w:id="2767" w:author="Anurag Thakur" w:date="2026-05-01T12:25:00Z">
        <w:r w:rsidRPr="00881B41">
          <w:t>state;</w:t>
        </w:r>
      </w:ins>
      <w:ins w:id="2768" w:author="Anurag Thakur" w:date="2026-05-01T12:33:00Z" w16du:dateUtc="2026-05-01T07:03:00Z">
        <w:r w:rsidR="00806505">
          <w:t xml:space="preserve"> </w:t>
        </w:r>
      </w:ins>
      <w:ins w:id="2769" w:author="Anurag Thakur" w:date="2026-05-01T12:25:00Z">
        <w:r w:rsidRPr="00881B41">
          <w:t>hardest</w:t>
        </w:r>
      </w:ins>
      <w:ins w:id="2770" w:author="Anurag Thakur" w:date="2026-05-01T12:33:00Z" w16du:dateUtc="2026-05-01T07:03:00Z">
        <w:r w:rsidR="00806505">
          <w:t xml:space="preserve"> </w:t>
        </w:r>
      </w:ins>
      <w:ins w:id="2771" w:author="Anurag Thakur" w:date="2026-05-01T12:25:00Z">
        <w:r w:rsidRPr="00881B41">
          <w:t>for</w:t>
        </w:r>
      </w:ins>
      <w:ins w:id="2772" w:author="Anurag Thakur" w:date="2026-05-01T12:33:00Z" w16du:dateUtc="2026-05-01T07:03:00Z">
        <w:r w:rsidR="00806505">
          <w:t xml:space="preserve"> </w:t>
        </w:r>
      </w:ins>
      <w:ins w:id="2773" w:author="Anurag Thakur" w:date="2026-05-01T12:25:00Z">
        <w:r w:rsidRPr="00881B41">
          <w:t>standardization.</w:t>
        </w:r>
      </w:ins>
    </w:p>
    <w:p w14:paraId="70B9565F" w14:textId="7F6C36EC" w:rsidR="00881B41" w:rsidRPr="00881B41" w:rsidRDefault="00881B41" w:rsidP="00892C4E">
      <w:pPr>
        <w:rPr>
          <w:ins w:id="2774" w:author="Anurag Thakur" w:date="2026-05-01T12:25:00Z"/>
        </w:rPr>
      </w:pPr>
      <w:ins w:id="2775" w:author="Anurag Thakur" w:date="2026-05-01T12:25:00Z">
        <w:r w:rsidRPr="00881B41">
          <w:t>Requires</w:t>
        </w:r>
      </w:ins>
      <w:ins w:id="2776" w:author="Anurag Thakur" w:date="2026-05-01T12:33:00Z" w16du:dateUtc="2026-05-01T07:03:00Z">
        <w:r w:rsidR="00806505">
          <w:t xml:space="preserve"> </w:t>
        </w:r>
      </w:ins>
      <w:ins w:id="2777" w:author="Anurag Thakur" w:date="2026-05-01T12:25:00Z">
        <w:r w:rsidRPr="00881B41">
          <w:t>shared</w:t>
        </w:r>
      </w:ins>
      <w:ins w:id="2778" w:author="Anurag Thakur" w:date="2026-05-01T12:33:00Z" w16du:dateUtc="2026-05-01T07:03:00Z">
        <w:r w:rsidR="00806505">
          <w:t xml:space="preserve"> </w:t>
        </w:r>
      </w:ins>
      <w:ins w:id="2779" w:author="Anurag Thakur" w:date="2026-05-01T12:25:00Z">
        <w:r w:rsidRPr="00881B41">
          <w:t>schema,</w:t>
        </w:r>
      </w:ins>
      <w:ins w:id="2780" w:author="Anurag Thakur" w:date="2026-05-01T12:33:00Z" w16du:dateUtc="2026-05-01T07:03:00Z">
        <w:r w:rsidR="00806505">
          <w:t xml:space="preserve"> </w:t>
        </w:r>
      </w:ins>
      <w:ins w:id="2781" w:author="Anurag Thakur" w:date="2026-05-01T12:25:00Z">
        <w:r w:rsidRPr="00881B41">
          <w:t>central</w:t>
        </w:r>
      </w:ins>
      <w:ins w:id="2782" w:author="Anurag Thakur" w:date="2026-05-01T12:33:00Z" w16du:dateUtc="2026-05-01T07:03:00Z">
        <w:r w:rsidR="00806505">
          <w:t xml:space="preserve"> </w:t>
        </w:r>
      </w:ins>
      <w:ins w:id="2783" w:author="Anurag Thakur" w:date="2026-05-01T12:25:00Z">
        <w:r w:rsidRPr="00881B41">
          <w:t>governance,</w:t>
        </w:r>
      </w:ins>
      <w:ins w:id="2784" w:author="Anurag Thakur" w:date="2026-05-01T12:33:00Z" w16du:dateUtc="2026-05-01T07:03:00Z">
        <w:r w:rsidR="00806505">
          <w:t xml:space="preserve"> </w:t>
        </w:r>
      </w:ins>
      <w:ins w:id="2785" w:author="Anurag Thakur" w:date="2026-05-01T12:25:00Z">
        <w:r w:rsidRPr="00881B41">
          <w:t>and</w:t>
        </w:r>
      </w:ins>
      <w:ins w:id="2786" w:author="Anurag Thakur" w:date="2026-05-01T12:33:00Z" w16du:dateUtc="2026-05-01T07:03:00Z">
        <w:r w:rsidR="00806505">
          <w:t xml:space="preserve"> </w:t>
        </w:r>
      </w:ins>
      <w:ins w:id="2787" w:author="Anurag Thakur" w:date="2026-05-01T12:25:00Z">
        <w:r w:rsidRPr="00881B41">
          <w:t>federated</w:t>
        </w:r>
      </w:ins>
      <w:ins w:id="2788" w:author="Anurag Thakur" w:date="2026-05-01T12:33:00Z" w16du:dateUtc="2026-05-01T07:03:00Z">
        <w:r w:rsidR="00806505">
          <w:t xml:space="preserve"> </w:t>
        </w:r>
      </w:ins>
      <w:ins w:id="2789" w:author="Anurag Thakur" w:date="2026-05-01T12:25:00Z">
        <w:r w:rsidRPr="00881B41">
          <w:t>data</w:t>
        </w:r>
      </w:ins>
      <w:ins w:id="2790" w:author="Anurag Thakur" w:date="2026-05-01T12:33:00Z" w16du:dateUtc="2026-05-01T07:03:00Z">
        <w:r w:rsidR="00806505">
          <w:t xml:space="preserve"> </w:t>
        </w:r>
      </w:ins>
      <w:ins w:id="2791" w:author="Anurag Thakur" w:date="2026-05-01T12:25:00Z">
        <w:r w:rsidRPr="00881B41">
          <w:t>pipelines.</w:t>
        </w:r>
      </w:ins>
    </w:p>
    <w:p w14:paraId="113360B8" w14:textId="4E33147D" w:rsidR="00881B41" w:rsidRPr="00881B41" w:rsidRDefault="00881B41" w:rsidP="00892C4E">
      <w:pPr>
        <w:rPr>
          <w:ins w:id="2792" w:author="Anurag Thakur" w:date="2026-05-01T12:25:00Z"/>
        </w:rPr>
      </w:pPr>
      <w:ins w:id="2793" w:author="Anurag Thakur" w:date="2026-05-01T12:25:00Z">
        <w:r w:rsidRPr="00881B41">
          <w:t>Cross-domain</w:t>
        </w:r>
      </w:ins>
      <w:ins w:id="2794" w:author="Anurag Thakur" w:date="2026-05-01T12:33:00Z" w16du:dateUtc="2026-05-01T07:03:00Z">
        <w:r w:rsidR="00806505">
          <w:t xml:space="preserve"> </w:t>
        </w:r>
      </w:ins>
      <w:ins w:id="2795" w:author="Anurag Thakur" w:date="2026-05-01T12:25:00Z">
        <w:r w:rsidRPr="00881B41">
          <w:t>identity</w:t>
        </w:r>
      </w:ins>
      <w:ins w:id="2796" w:author="Anurag Thakur" w:date="2026-05-01T12:33:00Z" w16du:dateUtc="2026-05-01T07:03:00Z">
        <w:r w:rsidR="00806505">
          <w:t xml:space="preserve"> </w:t>
        </w:r>
      </w:ins>
      <w:ins w:id="2797" w:author="Anurag Thakur" w:date="2026-05-01T12:25:00Z">
        <w:r w:rsidRPr="00881B41">
          <w:t>and</w:t>
        </w:r>
      </w:ins>
      <w:ins w:id="2798" w:author="Anurag Thakur" w:date="2026-05-01T12:33:00Z" w16du:dateUtc="2026-05-01T07:03:00Z">
        <w:r w:rsidR="00806505">
          <w:t xml:space="preserve"> </w:t>
        </w:r>
      </w:ins>
      <w:ins w:id="2799" w:author="Anurag Thakur" w:date="2026-05-01T12:25:00Z">
        <w:r w:rsidRPr="00881B41">
          <w:t>network</w:t>
        </w:r>
      </w:ins>
      <w:ins w:id="2800" w:author="Anurag Thakur" w:date="2026-05-01T12:33:00Z" w16du:dateUtc="2026-05-01T07:03:00Z">
        <w:r w:rsidR="00806505">
          <w:t xml:space="preserve"> </w:t>
        </w:r>
      </w:ins>
      <w:ins w:id="2801" w:author="Anurag Thakur" w:date="2026-05-01T12:25:00Z">
        <w:r w:rsidRPr="00881B41">
          <w:t>boundaries</w:t>
        </w:r>
      </w:ins>
      <w:ins w:id="2802" w:author="Anurag Thakur" w:date="2026-05-01T12:33:00Z" w16du:dateUtc="2026-05-01T07:03:00Z">
        <w:r w:rsidR="00806505">
          <w:t xml:space="preserve"> </w:t>
        </w:r>
      </w:ins>
      <w:ins w:id="2803" w:author="Anurag Thakur" w:date="2026-05-01T12:25:00Z">
        <w:r w:rsidRPr="00881B41">
          <w:t>complicate</w:t>
        </w:r>
      </w:ins>
      <w:ins w:id="2804" w:author="Anurag Thakur" w:date="2026-05-01T12:33:00Z" w16du:dateUtc="2026-05-01T07:03:00Z">
        <w:r w:rsidR="00806505">
          <w:t xml:space="preserve"> </w:t>
        </w:r>
      </w:ins>
      <w:ins w:id="2805" w:author="Anurag Thakur" w:date="2026-05-01T12:25:00Z">
        <w:r w:rsidRPr="00881B41">
          <w:t>trace</w:t>
        </w:r>
      </w:ins>
      <w:ins w:id="2806" w:author="Anurag Thakur" w:date="2026-05-01T12:33:00Z" w16du:dateUtc="2026-05-01T07:03:00Z">
        <w:r w:rsidR="00806505">
          <w:t xml:space="preserve"> </w:t>
        </w:r>
      </w:ins>
      <w:ins w:id="2807" w:author="Anurag Thakur" w:date="2026-05-01T12:25:00Z">
        <w:r w:rsidRPr="00881B41">
          <w:t>continuity.</w:t>
        </w:r>
      </w:ins>
    </w:p>
    <w:p w14:paraId="7B121D06" w14:textId="0BEE4F63" w:rsidR="00881B41" w:rsidRPr="00881B41" w:rsidRDefault="00881B41">
      <w:pPr>
        <w:pStyle w:val="Heading2"/>
        <w:rPr>
          <w:ins w:id="2808" w:author="Anurag Thakur" w:date="2026-05-01T12:25:00Z"/>
        </w:rPr>
        <w:pPrChange w:id="2809" w:author="Anurag Thakur" w:date="2026-05-01T12:40:00Z" w16du:dateUtc="2026-05-01T07:10:00Z">
          <w:pPr/>
        </w:pPrChange>
      </w:pPr>
      <w:bookmarkStart w:id="2810" w:name="_Toc228549553"/>
      <w:bookmarkStart w:id="2811" w:name="_Toc228784940"/>
      <w:ins w:id="2812" w:author="Anurag Thakur" w:date="2026-05-01T12:25:00Z">
        <w:r w:rsidRPr="00881B41">
          <w:t>What</w:t>
        </w:r>
      </w:ins>
      <w:ins w:id="2813" w:author="Anurag Thakur" w:date="2026-05-01T12:33:00Z" w16du:dateUtc="2026-05-01T07:03:00Z">
        <w:r w:rsidR="00806505">
          <w:t xml:space="preserve"> </w:t>
        </w:r>
      </w:ins>
      <w:ins w:id="2814" w:author="Anurag Thakur" w:date="2026-05-01T12:25:00Z">
        <w:r w:rsidRPr="00881B41">
          <w:t>Changes</w:t>
        </w:r>
      </w:ins>
      <w:ins w:id="2815" w:author="Anurag Thakur" w:date="2026-05-01T12:33:00Z" w16du:dateUtc="2026-05-01T07:03:00Z">
        <w:r w:rsidR="00806505">
          <w:t xml:space="preserve"> </w:t>
        </w:r>
        <w:r w:rsidR="00806505" w:rsidRPr="00881B41">
          <w:t>in</w:t>
        </w:r>
        <w:r w:rsidR="00806505">
          <w:t xml:space="preserve"> </w:t>
        </w:r>
      </w:ins>
      <w:ins w:id="2816" w:author="Anurag Thakur" w:date="2026-05-01T12:25:00Z">
        <w:r w:rsidRPr="00881B41">
          <w:t>Implementation</w:t>
        </w:r>
        <w:bookmarkEnd w:id="2810"/>
        <w:bookmarkEnd w:id="2811"/>
      </w:ins>
    </w:p>
    <w:p w14:paraId="00F07980" w14:textId="5E5AF15B" w:rsidR="00881B41" w:rsidRPr="00881B41" w:rsidRDefault="00881B41">
      <w:pPr>
        <w:rPr>
          <w:ins w:id="2817" w:author="Anurag Thakur" w:date="2026-05-01T12:25:00Z"/>
        </w:rPr>
        <w:pPrChange w:id="2818" w:author="Anurag Thakur" w:date="2026-05-01T17:37:00Z" w16du:dateUtc="2026-05-01T12:07:00Z">
          <w:pPr>
            <w:numPr>
              <w:numId w:val="70"/>
            </w:numPr>
            <w:tabs>
              <w:tab w:val="num" w:pos="720"/>
            </w:tabs>
            <w:ind w:left="720" w:hanging="360"/>
          </w:pPr>
        </w:pPrChange>
      </w:pPr>
      <w:ins w:id="2819" w:author="Anurag Thakur" w:date="2026-05-01T12:25:00Z">
        <w:r w:rsidRPr="00881B41">
          <w:t>Instrumentation</w:t>
        </w:r>
      </w:ins>
      <w:ins w:id="2820" w:author="Anurag Thakur" w:date="2026-05-01T12:33:00Z" w16du:dateUtc="2026-05-01T07:03:00Z">
        <w:r w:rsidR="00806505">
          <w:t xml:space="preserve"> </w:t>
        </w:r>
      </w:ins>
      <w:ins w:id="2821" w:author="Anurag Thakur" w:date="2026-05-01T12:25:00Z">
        <w:r w:rsidRPr="00881B41">
          <w:t>approach:</w:t>
        </w:r>
      </w:ins>
      <w:ins w:id="2822" w:author="Anurag Thakur" w:date="2026-05-01T12:33:00Z" w16du:dateUtc="2026-05-01T07:03:00Z">
        <w:r w:rsidR="00806505">
          <w:t xml:space="preserve"> </w:t>
        </w:r>
      </w:ins>
      <w:ins w:id="2823" w:author="Anurag Thakur" w:date="2026-05-01T12:25:00Z">
        <w:r w:rsidRPr="00881B41">
          <w:t>auto-instrument</w:t>
        </w:r>
      </w:ins>
      <w:ins w:id="2824" w:author="Anurag Thakur" w:date="2026-05-01T12:33:00Z" w16du:dateUtc="2026-05-01T07:03:00Z">
        <w:r w:rsidR="00806505">
          <w:t xml:space="preserve"> </w:t>
        </w:r>
      </w:ins>
      <w:ins w:id="2825" w:author="Anurag Thakur" w:date="2026-05-01T12:25:00Z">
        <w:r w:rsidRPr="00881B41">
          <w:t>where</w:t>
        </w:r>
      </w:ins>
      <w:ins w:id="2826" w:author="Anurag Thakur" w:date="2026-05-01T12:33:00Z" w16du:dateUtc="2026-05-01T07:03:00Z">
        <w:r w:rsidR="00806505">
          <w:t xml:space="preserve"> </w:t>
        </w:r>
      </w:ins>
      <w:ins w:id="2827" w:author="Anurag Thakur" w:date="2026-05-01T12:25:00Z">
        <w:r w:rsidRPr="00881B41">
          <w:t>possible;</w:t>
        </w:r>
      </w:ins>
      <w:ins w:id="2828" w:author="Anurag Thakur" w:date="2026-05-01T12:33:00Z" w16du:dateUtc="2026-05-01T07:03:00Z">
        <w:r w:rsidR="00806505">
          <w:t xml:space="preserve"> </w:t>
        </w:r>
      </w:ins>
      <w:ins w:id="2829" w:author="Anurag Thakur" w:date="2026-05-01T12:25:00Z">
        <w:r w:rsidRPr="00881B41">
          <w:t>manual</w:t>
        </w:r>
      </w:ins>
      <w:ins w:id="2830" w:author="Anurag Thakur" w:date="2026-05-01T12:33:00Z" w16du:dateUtc="2026-05-01T07:03:00Z">
        <w:r w:rsidR="00806505">
          <w:t xml:space="preserve"> </w:t>
        </w:r>
      </w:ins>
      <w:ins w:id="2831" w:author="Anurag Thakur" w:date="2026-05-01T12:25:00Z">
        <w:r w:rsidRPr="00881B41">
          <w:t>spans</w:t>
        </w:r>
      </w:ins>
      <w:ins w:id="2832" w:author="Anurag Thakur" w:date="2026-05-01T12:33:00Z" w16du:dateUtc="2026-05-01T07:03:00Z">
        <w:r w:rsidR="00806505">
          <w:t xml:space="preserve"> </w:t>
        </w:r>
      </w:ins>
      <w:ins w:id="2833" w:author="Anurag Thakur" w:date="2026-05-01T12:25:00Z">
        <w:r w:rsidRPr="00881B41">
          <w:t>for</w:t>
        </w:r>
      </w:ins>
      <w:ins w:id="2834" w:author="Anurag Thakur" w:date="2026-05-01T12:33:00Z" w16du:dateUtc="2026-05-01T07:03:00Z">
        <w:r w:rsidR="00806505">
          <w:t xml:space="preserve"> </w:t>
        </w:r>
      </w:ins>
      <w:ins w:id="2835" w:author="Anurag Thakur" w:date="2026-05-01T12:25:00Z">
        <w:r w:rsidRPr="00881B41">
          <w:t>business-critical</w:t>
        </w:r>
      </w:ins>
      <w:ins w:id="2836" w:author="Anurag Thakur" w:date="2026-05-01T12:33:00Z" w16du:dateUtc="2026-05-01T07:03:00Z">
        <w:r w:rsidR="00806505">
          <w:t xml:space="preserve"> </w:t>
        </w:r>
      </w:ins>
      <w:ins w:id="2837" w:author="Anurag Thakur" w:date="2026-05-01T12:25:00Z">
        <w:r w:rsidRPr="00881B41">
          <w:t>paths</w:t>
        </w:r>
      </w:ins>
      <w:ins w:id="2838" w:author="Anurag Thakur" w:date="2026-05-01T12:33:00Z" w16du:dateUtc="2026-05-01T07:03:00Z">
        <w:r w:rsidR="00806505">
          <w:t xml:space="preserve"> </w:t>
        </w:r>
      </w:ins>
      <w:ins w:id="2839" w:author="Anurag Thakur" w:date="2026-05-01T12:25:00Z">
        <w:r w:rsidRPr="00881B41">
          <w:t>and</w:t>
        </w:r>
      </w:ins>
      <w:ins w:id="2840" w:author="Anurag Thakur" w:date="2026-05-01T12:33:00Z" w16du:dateUtc="2026-05-01T07:03:00Z">
        <w:r w:rsidR="00806505">
          <w:t xml:space="preserve"> </w:t>
        </w:r>
      </w:ins>
      <w:ins w:id="2841" w:author="Anurag Thakur" w:date="2026-05-01T12:25:00Z">
        <w:r w:rsidRPr="00881B41">
          <w:t>SaaS</w:t>
        </w:r>
      </w:ins>
      <w:ins w:id="2842" w:author="Anurag Thakur" w:date="2026-05-01T12:33:00Z" w16du:dateUtc="2026-05-01T07:03:00Z">
        <w:r w:rsidR="00806505">
          <w:t xml:space="preserve"> </w:t>
        </w:r>
      </w:ins>
      <w:ins w:id="2843" w:author="Anurag Thakur" w:date="2026-05-01T12:25:00Z">
        <w:r w:rsidRPr="00881B41">
          <w:t>boundaries.</w:t>
        </w:r>
      </w:ins>
    </w:p>
    <w:p w14:paraId="2471E2F7" w14:textId="6A0EF3C9" w:rsidR="00881B41" w:rsidRPr="00881B41" w:rsidRDefault="00881B41">
      <w:pPr>
        <w:rPr>
          <w:ins w:id="2844" w:author="Anurag Thakur" w:date="2026-05-01T12:25:00Z"/>
        </w:rPr>
        <w:pPrChange w:id="2845" w:author="Anurag Thakur" w:date="2026-05-01T17:37:00Z" w16du:dateUtc="2026-05-01T12:07:00Z">
          <w:pPr>
            <w:numPr>
              <w:numId w:val="70"/>
            </w:numPr>
            <w:tabs>
              <w:tab w:val="num" w:pos="720"/>
            </w:tabs>
            <w:ind w:left="720" w:hanging="360"/>
          </w:pPr>
        </w:pPrChange>
      </w:pPr>
      <w:ins w:id="2846" w:author="Anurag Thakur" w:date="2026-05-01T12:25:00Z">
        <w:r w:rsidRPr="00881B41">
          <w:t>Context</w:t>
        </w:r>
      </w:ins>
      <w:ins w:id="2847" w:author="Anurag Thakur" w:date="2026-05-01T12:33:00Z" w16du:dateUtc="2026-05-01T07:03:00Z">
        <w:r w:rsidR="00806505">
          <w:t xml:space="preserve"> </w:t>
        </w:r>
      </w:ins>
      <w:ins w:id="2848" w:author="Anurag Thakur" w:date="2026-05-01T12:25:00Z">
        <w:r w:rsidRPr="00881B41">
          <w:t>propagation:</w:t>
        </w:r>
      </w:ins>
      <w:ins w:id="2849" w:author="Anurag Thakur" w:date="2026-05-01T12:33:00Z" w16du:dateUtc="2026-05-01T07:03:00Z">
        <w:r w:rsidR="00806505">
          <w:t xml:space="preserve"> </w:t>
        </w:r>
      </w:ins>
      <w:ins w:id="2850" w:author="Anurag Thakur" w:date="2026-05-01T12:25:00Z">
        <w:r w:rsidRPr="00881B41">
          <w:t>standardize</w:t>
        </w:r>
      </w:ins>
      <w:ins w:id="2851" w:author="Anurag Thakur" w:date="2026-05-01T12:33:00Z" w16du:dateUtc="2026-05-01T07:03:00Z">
        <w:r w:rsidR="00806505">
          <w:t xml:space="preserve"> </w:t>
        </w:r>
      </w:ins>
      <w:ins w:id="2852" w:author="Anurag Thakur" w:date="2026-05-01T12:25:00Z">
        <w:r w:rsidRPr="00881B41">
          <w:t>on</w:t>
        </w:r>
      </w:ins>
      <w:ins w:id="2853" w:author="Anurag Thakur" w:date="2026-05-01T12:33:00Z" w16du:dateUtc="2026-05-01T07:03:00Z">
        <w:r w:rsidR="00806505">
          <w:t xml:space="preserve"> </w:t>
        </w:r>
      </w:ins>
      <w:ins w:id="2854" w:author="Anurag Thakur" w:date="2026-05-01T12:25:00Z">
        <w:r w:rsidRPr="00881B41">
          <w:t>W3C</w:t>
        </w:r>
      </w:ins>
      <w:ins w:id="2855" w:author="Anurag Thakur" w:date="2026-05-01T12:33:00Z" w16du:dateUtc="2026-05-01T07:03:00Z">
        <w:r w:rsidR="00806505">
          <w:t xml:space="preserve"> </w:t>
        </w:r>
      </w:ins>
      <w:ins w:id="2856" w:author="Anurag Thakur" w:date="2026-05-01T12:25:00Z">
        <w:r w:rsidRPr="00881B41">
          <w:t>Trace</w:t>
        </w:r>
      </w:ins>
      <w:ins w:id="2857" w:author="Anurag Thakur" w:date="2026-05-01T12:33:00Z" w16du:dateUtc="2026-05-01T07:03:00Z">
        <w:r w:rsidR="00806505">
          <w:t xml:space="preserve"> </w:t>
        </w:r>
      </w:ins>
      <w:ins w:id="2858" w:author="Anurag Thakur" w:date="2026-05-01T12:25:00Z">
        <w:r w:rsidRPr="00881B41">
          <w:t>Context</w:t>
        </w:r>
      </w:ins>
      <w:ins w:id="2859" w:author="Anurag Thakur" w:date="2026-05-01T12:33:00Z" w16du:dateUtc="2026-05-01T07:03:00Z">
        <w:r w:rsidR="00806505">
          <w:t xml:space="preserve"> </w:t>
        </w:r>
      </w:ins>
      <w:ins w:id="2860" w:author="Anurag Thakur" w:date="2026-05-01T12:25:00Z">
        <w:r w:rsidRPr="00881B41">
          <w:t>+</w:t>
        </w:r>
      </w:ins>
      <w:ins w:id="2861" w:author="Anurag Thakur" w:date="2026-05-01T12:33:00Z" w16du:dateUtc="2026-05-01T07:03:00Z">
        <w:r w:rsidR="00806505">
          <w:t xml:space="preserve"> </w:t>
        </w:r>
      </w:ins>
      <w:ins w:id="2862" w:author="Anurag Thakur" w:date="2026-05-01T12:25:00Z">
        <w:r w:rsidRPr="00881B41">
          <w:t>correlation</w:t>
        </w:r>
      </w:ins>
      <w:ins w:id="2863" w:author="Anurag Thakur" w:date="2026-05-01T12:33:00Z" w16du:dateUtc="2026-05-01T07:03:00Z">
        <w:r w:rsidR="00806505">
          <w:t xml:space="preserve"> </w:t>
        </w:r>
      </w:ins>
      <w:ins w:id="2864" w:author="Anurag Thakur" w:date="2026-05-01T12:25:00Z">
        <w:r w:rsidRPr="00881B41">
          <w:t>IDs</w:t>
        </w:r>
      </w:ins>
      <w:ins w:id="2865" w:author="Anurag Thakur" w:date="2026-05-01T12:33:00Z" w16du:dateUtc="2026-05-01T07:03:00Z">
        <w:r w:rsidR="00806505">
          <w:t xml:space="preserve"> </w:t>
        </w:r>
      </w:ins>
      <w:ins w:id="2866" w:author="Anurag Thakur" w:date="2026-05-01T12:25:00Z">
        <w:r w:rsidRPr="00881B41">
          <w:t>across</w:t>
        </w:r>
      </w:ins>
      <w:ins w:id="2867" w:author="Anurag Thakur" w:date="2026-05-01T12:33:00Z" w16du:dateUtc="2026-05-01T07:03:00Z">
        <w:r w:rsidR="00806505">
          <w:t xml:space="preserve"> </w:t>
        </w:r>
      </w:ins>
      <w:ins w:id="2868" w:author="Anurag Thakur" w:date="2026-05-01T12:25:00Z">
        <w:r w:rsidRPr="00881B41">
          <w:t>API</w:t>
        </w:r>
      </w:ins>
      <w:ins w:id="2869" w:author="Anurag Thakur" w:date="2026-05-01T12:33:00Z" w16du:dateUtc="2026-05-01T07:03:00Z">
        <w:r w:rsidR="00806505">
          <w:t xml:space="preserve"> </w:t>
        </w:r>
      </w:ins>
      <w:ins w:id="2870" w:author="Anurag Thakur" w:date="2026-05-01T12:25:00Z">
        <w:r w:rsidRPr="00881B41">
          <w:t>gateway,</w:t>
        </w:r>
      </w:ins>
      <w:ins w:id="2871" w:author="Anurag Thakur" w:date="2026-05-01T12:33:00Z" w16du:dateUtc="2026-05-01T07:03:00Z">
        <w:r w:rsidR="00806505">
          <w:t xml:space="preserve"> </w:t>
        </w:r>
      </w:ins>
      <w:ins w:id="2872" w:author="Anurag Thakur" w:date="2026-05-01T12:25:00Z">
        <w:r w:rsidRPr="00881B41">
          <w:t>async</w:t>
        </w:r>
      </w:ins>
      <w:ins w:id="2873" w:author="Anurag Thakur" w:date="2026-05-01T12:33:00Z" w16du:dateUtc="2026-05-01T07:03:00Z">
        <w:r w:rsidR="00806505">
          <w:t xml:space="preserve"> </w:t>
        </w:r>
      </w:ins>
      <w:ins w:id="2874" w:author="Anurag Thakur" w:date="2026-05-01T12:25:00Z">
        <w:r w:rsidRPr="00881B41">
          <w:t>queues,</w:t>
        </w:r>
      </w:ins>
      <w:ins w:id="2875" w:author="Anurag Thakur" w:date="2026-05-01T12:33:00Z" w16du:dateUtc="2026-05-01T07:03:00Z">
        <w:r w:rsidR="00806505">
          <w:t xml:space="preserve"> </w:t>
        </w:r>
      </w:ins>
      <w:ins w:id="2876" w:author="Anurag Thakur" w:date="2026-05-01T12:25:00Z">
        <w:r w:rsidRPr="00881B41">
          <w:t>and</w:t>
        </w:r>
      </w:ins>
      <w:ins w:id="2877" w:author="Anurag Thakur" w:date="2026-05-01T12:33:00Z" w16du:dateUtc="2026-05-01T07:03:00Z">
        <w:r w:rsidR="00806505">
          <w:t xml:space="preserve"> </w:t>
        </w:r>
      </w:ins>
      <w:ins w:id="2878" w:author="Anurag Thakur" w:date="2026-05-01T12:25:00Z">
        <w:r w:rsidRPr="00881B41">
          <w:t>client</w:t>
        </w:r>
      </w:ins>
      <w:ins w:id="2879" w:author="Anurag Thakur" w:date="2026-05-01T12:33:00Z" w16du:dateUtc="2026-05-01T07:03:00Z">
        <w:r w:rsidR="00806505">
          <w:t xml:space="preserve"> </w:t>
        </w:r>
      </w:ins>
      <w:ins w:id="2880" w:author="Anurag Thakur" w:date="2026-05-01T12:25:00Z">
        <w:r w:rsidRPr="00881B41">
          <w:t>apps.</w:t>
        </w:r>
      </w:ins>
    </w:p>
    <w:p w14:paraId="401CF1CD" w14:textId="3BC2C6C0" w:rsidR="00881B41" w:rsidRPr="00881B41" w:rsidRDefault="00881B41">
      <w:pPr>
        <w:rPr>
          <w:ins w:id="2881" w:author="Anurag Thakur" w:date="2026-05-01T12:25:00Z"/>
        </w:rPr>
        <w:pPrChange w:id="2882" w:author="Anurag Thakur" w:date="2026-05-01T17:37:00Z" w16du:dateUtc="2026-05-01T12:07:00Z">
          <w:pPr>
            <w:numPr>
              <w:numId w:val="70"/>
            </w:numPr>
            <w:tabs>
              <w:tab w:val="num" w:pos="720"/>
            </w:tabs>
            <w:ind w:left="720" w:hanging="360"/>
          </w:pPr>
        </w:pPrChange>
      </w:pPr>
      <w:ins w:id="2883" w:author="Anurag Thakur" w:date="2026-05-01T12:25:00Z">
        <w:r w:rsidRPr="00881B41">
          <w:t>Data</w:t>
        </w:r>
      </w:ins>
      <w:ins w:id="2884" w:author="Anurag Thakur" w:date="2026-05-01T12:33:00Z" w16du:dateUtc="2026-05-01T07:03:00Z">
        <w:r w:rsidR="00806505">
          <w:t xml:space="preserve"> </w:t>
        </w:r>
      </w:ins>
      <w:ins w:id="2885" w:author="Anurag Thakur" w:date="2026-05-01T12:25:00Z">
        <w:r w:rsidRPr="00881B41">
          <w:t>pipeline:</w:t>
        </w:r>
      </w:ins>
      <w:ins w:id="2886" w:author="Anurag Thakur" w:date="2026-05-01T12:33:00Z" w16du:dateUtc="2026-05-01T07:03:00Z">
        <w:r w:rsidR="00806505">
          <w:t xml:space="preserve"> </w:t>
        </w:r>
      </w:ins>
      <w:ins w:id="2887" w:author="Anurag Thakur" w:date="2026-05-01T12:25:00Z">
        <w:r w:rsidRPr="00881B41">
          <w:t>use</w:t>
        </w:r>
      </w:ins>
      <w:ins w:id="2888" w:author="Anurag Thakur" w:date="2026-05-01T12:33:00Z" w16du:dateUtc="2026-05-01T07:03:00Z">
        <w:r w:rsidR="00806505">
          <w:t xml:space="preserve"> </w:t>
        </w:r>
      </w:ins>
      <w:ins w:id="2889" w:author="Anurag Thakur" w:date="2026-05-01T12:25:00Z">
        <w:r w:rsidRPr="00881B41">
          <w:t>OpenTelemetry</w:t>
        </w:r>
      </w:ins>
      <w:ins w:id="2890" w:author="Anurag Thakur" w:date="2026-05-01T12:33:00Z" w16du:dateUtc="2026-05-01T07:03:00Z">
        <w:r w:rsidR="00806505">
          <w:t xml:space="preserve"> </w:t>
        </w:r>
      </w:ins>
      <w:ins w:id="2891" w:author="Anurag Thakur" w:date="2026-05-01T12:25:00Z">
        <w:r w:rsidRPr="00881B41">
          <w:t>Collector</w:t>
        </w:r>
      </w:ins>
      <w:ins w:id="2892" w:author="Anurag Thakur" w:date="2026-05-01T12:33:00Z" w16du:dateUtc="2026-05-01T07:03:00Z">
        <w:r w:rsidR="00806505">
          <w:t xml:space="preserve"> </w:t>
        </w:r>
      </w:ins>
      <w:ins w:id="2893" w:author="Anurag Thakur" w:date="2026-05-01T12:25:00Z">
        <w:r w:rsidRPr="00881B41">
          <w:t>tiers</w:t>
        </w:r>
      </w:ins>
      <w:ins w:id="2894" w:author="Anurag Thakur" w:date="2026-05-01T12:33:00Z" w16du:dateUtc="2026-05-01T07:03:00Z">
        <w:r w:rsidR="00806505">
          <w:t xml:space="preserve"> </w:t>
        </w:r>
      </w:ins>
      <w:ins w:id="2895" w:author="Anurag Thakur" w:date="2026-05-01T12:25:00Z">
        <w:r w:rsidRPr="00881B41">
          <w:t>(edge/local</w:t>
        </w:r>
      </w:ins>
      <w:ins w:id="2896" w:author="Anurag Thakur" w:date="2026-05-01T12:33:00Z" w16du:dateUtc="2026-05-01T07:03:00Z">
        <w:r w:rsidR="00806505">
          <w:t xml:space="preserve"> </w:t>
        </w:r>
      </w:ins>
      <w:ins w:id="2897" w:author="Anurag Thakur" w:date="2026-05-01T12:25:00Z">
        <w:r w:rsidRPr="00881B41">
          <w:t>→</w:t>
        </w:r>
      </w:ins>
      <w:ins w:id="2898" w:author="Anurag Thakur" w:date="2026-05-01T12:33:00Z" w16du:dateUtc="2026-05-01T07:03:00Z">
        <w:r w:rsidR="00806505">
          <w:t xml:space="preserve"> </w:t>
        </w:r>
      </w:ins>
      <w:ins w:id="2899" w:author="Anurag Thakur" w:date="2026-05-01T12:25:00Z">
        <w:r w:rsidRPr="00881B41">
          <w:t>regional</w:t>
        </w:r>
      </w:ins>
      <w:ins w:id="2900" w:author="Anurag Thakur" w:date="2026-05-01T12:33:00Z" w16du:dateUtc="2026-05-01T07:03:00Z">
        <w:r w:rsidR="00806505">
          <w:t xml:space="preserve"> </w:t>
        </w:r>
      </w:ins>
      <w:ins w:id="2901" w:author="Anurag Thakur" w:date="2026-05-01T12:25:00Z">
        <w:r w:rsidRPr="00881B41">
          <w:t>→</w:t>
        </w:r>
      </w:ins>
      <w:ins w:id="2902" w:author="Anurag Thakur" w:date="2026-05-01T12:33:00Z" w16du:dateUtc="2026-05-01T07:03:00Z">
        <w:r w:rsidR="00806505">
          <w:t xml:space="preserve"> </w:t>
        </w:r>
      </w:ins>
      <w:ins w:id="2903" w:author="Anurag Thakur" w:date="2026-05-01T12:25:00Z">
        <w:r w:rsidRPr="00881B41">
          <w:t>central)</w:t>
        </w:r>
      </w:ins>
      <w:ins w:id="2904" w:author="Anurag Thakur" w:date="2026-05-01T12:33:00Z" w16du:dateUtc="2026-05-01T07:03:00Z">
        <w:r w:rsidR="00806505">
          <w:t xml:space="preserve"> </w:t>
        </w:r>
      </w:ins>
      <w:ins w:id="2905" w:author="Anurag Thakur" w:date="2026-05-01T12:25:00Z">
        <w:r w:rsidRPr="00881B41">
          <w:t>for</w:t>
        </w:r>
      </w:ins>
      <w:ins w:id="2906" w:author="Anurag Thakur" w:date="2026-05-01T12:33:00Z" w16du:dateUtc="2026-05-01T07:03:00Z">
        <w:r w:rsidR="00806505">
          <w:t xml:space="preserve"> </w:t>
        </w:r>
      </w:ins>
      <w:ins w:id="2907" w:author="Anurag Thakur" w:date="2026-05-01T12:25:00Z">
        <w:r w:rsidRPr="00881B41">
          <w:t>normalization,</w:t>
        </w:r>
      </w:ins>
      <w:ins w:id="2908" w:author="Anurag Thakur" w:date="2026-05-01T12:33:00Z" w16du:dateUtc="2026-05-01T07:03:00Z">
        <w:r w:rsidR="00806505">
          <w:t xml:space="preserve"> </w:t>
        </w:r>
      </w:ins>
      <w:ins w:id="2909" w:author="Anurag Thakur" w:date="2026-05-01T12:25:00Z">
        <w:r w:rsidRPr="00881B41">
          <w:t>routing,</w:t>
        </w:r>
      </w:ins>
      <w:ins w:id="2910" w:author="Anurag Thakur" w:date="2026-05-01T12:33:00Z" w16du:dateUtc="2026-05-01T07:03:00Z">
        <w:r w:rsidR="00806505">
          <w:t xml:space="preserve"> </w:t>
        </w:r>
      </w:ins>
      <w:ins w:id="2911" w:author="Anurag Thakur" w:date="2026-05-01T12:25:00Z">
        <w:r w:rsidRPr="00881B41">
          <w:t>and</w:t>
        </w:r>
      </w:ins>
      <w:ins w:id="2912" w:author="Anurag Thakur" w:date="2026-05-01T12:33:00Z" w16du:dateUtc="2026-05-01T07:03:00Z">
        <w:r w:rsidR="00806505">
          <w:t xml:space="preserve"> </w:t>
        </w:r>
      </w:ins>
      <w:ins w:id="2913" w:author="Anurag Thakur" w:date="2026-05-01T12:25:00Z">
        <w:r w:rsidRPr="00881B41">
          <w:t>redaction.</w:t>
        </w:r>
      </w:ins>
    </w:p>
    <w:p w14:paraId="3175232C" w14:textId="391D74F3" w:rsidR="00881B41" w:rsidRPr="00881B41" w:rsidRDefault="00881B41">
      <w:pPr>
        <w:rPr>
          <w:ins w:id="2914" w:author="Anurag Thakur" w:date="2026-05-01T12:25:00Z"/>
        </w:rPr>
        <w:pPrChange w:id="2915" w:author="Anurag Thakur" w:date="2026-05-01T17:37:00Z" w16du:dateUtc="2026-05-01T12:07:00Z">
          <w:pPr>
            <w:numPr>
              <w:numId w:val="70"/>
            </w:numPr>
            <w:tabs>
              <w:tab w:val="num" w:pos="720"/>
            </w:tabs>
            <w:ind w:left="720" w:hanging="360"/>
          </w:pPr>
        </w:pPrChange>
      </w:pPr>
      <w:ins w:id="2916" w:author="Anurag Thakur" w:date="2026-05-01T12:25:00Z">
        <w:r w:rsidRPr="00881B41">
          <w:t>Storage</w:t>
        </w:r>
      </w:ins>
      <w:ins w:id="2917" w:author="Anurag Thakur" w:date="2026-05-01T12:33:00Z" w16du:dateUtc="2026-05-01T07:03:00Z">
        <w:r w:rsidR="00806505">
          <w:t xml:space="preserve"> </w:t>
        </w:r>
      </w:ins>
      <w:ins w:id="2918" w:author="Anurag Thakur" w:date="2026-05-01T12:25:00Z">
        <w:r w:rsidRPr="00881B41">
          <w:t>strategy:</w:t>
        </w:r>
      </w:ins>
      <w:ins w:id="2919" w:author="Anurag Thakur" w:date="2026-05-01T12:33:00Z" w16du:dateUtc="2026-05-01T07:03:00Z">
        <w:r w:rsidR="00806505">
          <w:t xml:space="preserve"> </w:t>
        </w:r>
      </w:ins>
      <w:ins w:id="2920" w:author="Anurag Thakur" w:date="2026-05-01T12:25:00Z">
        <w:r w:rsidRPr="00881B41">
          <w:t>mix</w:t>
        </w:r>
      </w:ins>
      <w:ins w:id="2921" w:author="Anurag Thakur" w:date="2026-05-01T12:33:00Z" w16du:dateUtc="2026-05-01T07:03:00Z">
        <w:r w:rsidR="00806505">
          <w:t xml:space="preserve"> </w:t>
        </w:r>
      </w:ins>
      <w:ins w:id="2922" w:author="Anurag Thakur" w:date="2026-05-01T12:25:00Z">
        <w:r w:rsidRPr="00881B41">
          <w:t>hot/warm/cold</w:t>
        </w:r>
      </w:ins>
      <w:ins w:id="2923" w:author="Anurag Thakur" w:date="2026-05-01T12:33:00Z" w16du:dateUtc="2026-05-01T07:03:00Z">
        <w:r w:rsidR="00806505">
          <w:t xml:space="preserve"> </w:t>
        </w:r>
      </w:ins>
      <w:ins w:id="2924" w:author="Anurag Thakur" w:date="2026-05-01T12:25:00Z">
        <w:r w:rsidRPr="00881B41">
          <w:t>retention</w:t>
        </w:r>
      </w:ins>
      <w:ins w:id="2925" w:author="Anurag Thakur" w:date="2026-05-01T12:33:00Z" w16du:dateUtc="2026-05-01T07:03:00Z">
        <w:r w:rsidR="00806505">
          <w:t xml:space="preserve"> </w:t>
        </w:r>
      </w:ins>
      <w:ins w:id="2926" w:author="Anurag Thakur" w:date="2026-05-01T12:25:00Z">
        <w:r w:rsidRPr="00881B41">
          <w:t>by</w:t>
        </w:r>
      </w:ins>
      <w:ins w:id="2927" w:author="Anurag Thakur" w:date="2026-05-01T12:33:00Z" w16du:dateUtc="2026-05-01T07:03:00Z">
        <w:r w:rsidR="00806505">
          <w:t xml:space="preserve"> </w:t>
        </w:r>
      </w:ins>
      <w:ins w:id="2928" w:author="Anurag Thakur" w:date="2026-05-01T12:25:00Z">
        <w:r w:rsidRPr="00881B41">
          <w:t>signal</w:t>
        </w:r>
      </w:ins>
      <w:ins w:id="2929" w:author="Anurag Thakur" w:date="2026-05-01T12:33:00Z" w16du:dateUtc="2026-05-01T07:03:00Z">
        <w:r w:rsidR="00806505">
          <w:t xml:space="preserve"> </w:t>
        </w:r>
      </w:ins>
      <w:ins w:id="2930" w:author="Anurag Thakur" w:date="2026-05-01T12:25:00Z">
        <w:r w:rsidRPr="00881B41">
          <w:t>type</w:t>
        </w:r>
      </w:ins>
      <w:ins w:id="2931" w:author="Anurag Thakur" w:date="2026-05-01T12:33:00Z" w16du:dateUtc="2026-05-01T07:03:00Z">
        <w:r w:rsidR="00806505">
          <w:t xml:space="preserve"> </w:t>
        </w:r>
      </w:ins>
      <w:ins w:id="2932" w:author="Anurag Thakur" w:date="2026-05-01T12:25:00Z">
        <w:r w:rsidRPr="00881B41">
          <w:t>and</w:t>
        </w:r>
      </w:ins>
      <w:ins w:id="2933" w:author="Anurag Thakur" w:date="2026-05-01T12:33:00Z" w16du:dateUtc="2026-05-01T07:03:00Z">
        <w:r w:rsidR="00806505">
          <w:t xml:space="preserve"> </w:t>
        </w:r>
      </w:ins>
      <w:ins w:id="2934" w:author="Anurag Thakur" w:date="2026-05-01T12:25:00Z">
        <w:r w:rsidRPr="00881B41">
          <w:t>criticality;</w:t>
        </w:r>
      </w:ins>
      <w:ins w:id="2935" w:author="Anurag Thakur" w:date="2026-05-01T12:33:00Z" w16du:dateUtc="2026-05-01T07:03:00Z">
        <w:r w:rsidR="00806505">
          <w:t xml:space="preserve"> </w:t>
        </w:r>
      </w:ins>
      <w:ins w:id="2936" w:author="Anurag Thakur" w:date="2026-05-01T12:25:00Z">
        <w:r w:rsidRPr="00881B41">
          <w:t>keep</w:t>
        </w:r>
      </w:ins>
      <w:ins w:id="2937" w:author="Anurag Thakur" w:date="2026-05-01T12:33:00Z" w16du:dateUtc="2026-05-01T07:03:00Z">
        <w:r w:rsidR="00806505">
          <w:t xml:space="preserve"> </w:t>
        </w:r>
      </w:ins>
      <w:ins w:id="2938" w:author="Anurag Thakur" w:date="2026-05-01T12:25:00Z">
        <w:r w:rsidRPr="00881B41">
          <w:t>audit/security</w:t>
        </w:r>
      </w:ins>
      <w:ins w:id="2939" w:author="Anurag Thakur" w:date="2026-05-01T12:33:00Z" w16du:dateUtc="2026-05-01T07:03:00Z">
        <w:r w:rsidR="00806505">
          <w:t xml:space="preserve"> </w:t>
        </w:r>
      </w:ins>
      <w:ins w:id="2940" w:author="Anurag Thakur" w:date="2026-05-01T12:25:00Z">
        <w:r w:rsidRPr="00881B41">
          <w:t>events</w:t>
        </w:r>
      </w:ins>
      <w:ins w:id="2941" w:author="Anurag Thakur" w:date="2026-05-01T12:33:00Z" w16du:dateUtc="2026-05-01T07:03:00Z">
        <w:r w:rsidR="00806505">
          <w:t xml:space="preserve"> </w:t>
        </w:r>
      </w:ins>
      <w:ins w:id="2942" w:author="Anurag Thakur" w:date="2026-05-01T12:25:00Z">
        <w:r w:rsidRPr="00881B41">
          <w:t>longer.</w:t>
        </w:r>
      </w:ins>
    </w:p>
    <w:p w14:paraId="75D31B1C" w14:textId="040FA2E0" w:rsidR="00881B41" w:rsidRPr="00881B41" w:rsidRDefault="00881B41">
      <w:pPr>
        <w:rPr>
          <w:ins w:id="2943" w:author="Anurag Thakur" w:date="2026-05-01T12:25:00Z"/>
        </w:rPr>
        <w:pPrChange w:id="2944" w:author="Anurag Thakur" w:date="2026-05-01T17:37:00Z" w16du:dateUtc="2026-05-01T12:07:00Z">
          <w:pPr>
            <w:numPr>
              <w:numId w:val="70"/>
            </w:numPr>
            <w:tabs>
              <w:tab w:val="num" w:pos="720"/>
            </w:tabs>
            <w:ind w:left="720" w:hanging="360"/>
          </w:pPr>
        </w:pPrChange>
      </w:pPr>
      <w:ins w:id="2945" w:author="Anurag Thakur" w:date="2026-05-01T12:25:00Z">
        <w:r w:rsidRPr="00881B41">
          <w:t>Governance:</w:t>
        </w:r>
      </w:ins>
      <w:ins w:id="2946" w:author="Anurag Thakur" w:date="2026-05-01T12:33:00Z" w16du:dateUtc="2026-05-01T07:03:00Z">
        <w:r w:rsidR="00806505">
          <w:t xml:space="preserve"> </w:t>
        </w:r>
      </w:ins>
      <w:ins w:id="2947" w:author="Anurag Thakur" w:date="2026-05-01T12:25:00Z">
        <w:r w:rsidRPr="00881B41">
          <w:t>define</w:t>
        </w:r>
      </w:ins>
      <w:ins w:id="2948" w:author="Anurag Thakur" w:date="2026-05-01T12:33:00Z" w16du:dateUtc="2026-05-01T07:03:00Z">
        <w:r w:rsidR="00806505">
          <w:t xml:space="preserve"> </w:t>
        </w:r>
      </w:ins>
      <w:ins w:id="2949" w:author="Anurag Thakur" w:date="2026-05-01T12:25:00Z">
        <w:r w:rsidRPr="00881B41">
          <w:t>naming</w:t>
        </w:r>
      </w:ins>
      <w:ins w:id="2950" w:author="Anurag Thakur" w:date="2026-05-01T12:33:00Z" w16du:dateUtc="2026-05-01T07:03:00Z">
        <w:r w:rsidR="00806505">
          <w:t xml:space="preserve"> </w:t>
        </w:r>
      </w:ins>
      <w:ins w:id="2951" w:author="Anurag Thakur" w:date="2026-05-01T12:25:00Z">
        <w:r w:rsidRPr="00881B41">
          <w:t>conventions,</w:t>
        </w:r>
      </w:ins>
      <w:ins w:id="2952" w:author="Anurag Thakur" w:date="2026-05-01T12:33:00Z" w16du:dateUtc="2026-05-01T07:03:00Z">
        <w:r w:rsidR="00806505">
          <w:t xml:space="preserve"> </w:t>
        </w:r>
      </w:ins>
      <w:ins w:id="2953" w:author="Anurag Thakur" w:date="2026-05-01T12:25:00Z">
        <w:r w:rsidRPr="00881B41">
          <w:t>service</w:t>
        </w:r>
      </w:ins>
      <w:ins w:id="2954" w:author="Anurag Thakur" w:date="2026-05-01T12:33:00Z" w16du:dateUtc="2026-05-01T07:03:00Z">
        <w:r w:rsidR="00806505">
          <w:t xml:space="preserve"> </w:t>
        </w:r>
        <w:r w:rsidR="00806505" w:rsidRPr="00881B41">
          <w:t>catalogue</w:t>
        </w:r>
        <w:r w:rsidR="00806505">
          <w:t xml:space="preserve"> </w:t>
        </w:r>
      </w:ins>
      <w:ins w:id="2955" w:author="Anurag Thakur" w:date="2026-05-01T12:25:00Z">
        <w:r w:rsidRPr="00881B41">
          <w:t>ownership,</w:t>
        </w:r>
      </w:ins>
      <w:ins w:id="2956" w:author="Anurag Thakur" w:date="2026-05-01T12:33:00Z" w16du:dateUtc="2026-05-01T07:03:00Z">
        <w:r w:rsidR="00806505">
          <w:t xml:space="preserve"> </w:t>
        </w:r>
      </w:ins>
      <w:ins w:id="2957" w:author="Anurag Thakur" w:date="2026-05-01T12:25:00Z">
        <w:r w:rsidRPr="00881B41">
          <w:t>SLO</w:t>
        </w:r>
      </w:ins>
      <w:ins w:id="2958" w:author="Anurag Thakur" w:date="2026-05-01T12:33:00Z" w16du:dateUtc="2026-05-01T07:03:00Z">
        <w:r w:rsidR="00806505">
          <w:t xml:space="preserve"> </w:t>
        </w:r>
      </w:ins>
      <w:ins w:id="2959" w:author="Anurag Thakur" w:date="2026-05-01T12:25:00Z">
        <w:r w:rsidRPr="00881B41">
          <w:t>templates,</w:t>
        </w:r>
      </w:ins>
      <w:ins w:id="2960" w:author="Anurag Thakur" w:date="2026-05-01T12:33:00Z" w16du:dateUtc="2026-05-01T07:03:00Z">
        <w:r w:rsidR="00806505">
          <w:t xml:space="preserve"> </w:t>
        </w:r>
      </w:ins>
      <w:ins w:id="2961" w:author="Anurag Thakur" w:date="2026-05-01T12:25:00Z">
        <w:r w:rsidRPr="00881B41">
          <w:t>and</w:t>
        </w:r>
      </w:ins>
      <w:ins w:id="2962" w:author="Anurag Thakur" w:date="2026-05-01T12:33:00Z" w16du:dateUtc="2026-05-01T07:03:00Z">
        <w:r w:rsidR="00806505">
          <w:t xml:space="preserve"> </w:t>
        </w:r>
      </w:ins>
      <w:ins w:id="2963" w:author="Anurag Thakur" w:date="2026-05-01T12:25:00Z">
        <w:r w:rsidRPr="00881B41">
          <w:t>cardinality</w:t>
        </w:r>
      </w:ins>
      <w:ins w:id="2964" w:author="Anurag Thakur" w:date="2026-05-01T12:33:00Z" w16du:dateUtc="2026-05-01T07:03:00Z">
        <w:r w:rsidR="00806505">
          <w:t xml:space="preserve"> </w:t>
        </w:r>
      </w:ins>
      <w:ins w:id="2965" w:author="Anurag Thakur" w:date="2026-05-01T12:25:00Z">
        <w:r w:rsidRPr="00881B41">
          <w:t>budgets.</w:t>
        </w:r>
      </w:ins>
    </w:p>
    <w:p w14:paraId="3EC3EFFE" w14:textId="201994F0" w:rsidR="00881B41" w:rsidRPr="00881B41" w:rsidRDefault="00881B41">
      <w:pPr>
        <w:rPr>
          <w:ins w:id="2966" w:author="Anurag Thakur" w:date="2026-05-01T12:25:00Z"/>
        </w:rPr>
        <w:pPrChange w:id="2967" w:author="Anurag Thakur" w:date="2026-05-01T17:37:00Z" w16du:dateUtc="2026-05-01T12:07:00Z">
          <w:pPr>
            <w:numPr>
              <w:numId w:val="70"/>
            </w:numPr>
            <w:tabs>
              <w:tab w:val="num" w:pos="720"/>
            </w:tabs>
            <w:ind w:left="720" w:hanging="360"/>
          </w:pPr>
        </w:pPrChange>
      </w:pPr>
      <w:ins w:id="2968" w:author="Anurag Thakur" w:date="2026-05-01T12:25:00Z">
        <w:r w:rsidRPr="00881B41">
          <w:t>Security/compliance:</w:t>
        </w:r>
      </w:ins>
      <w:ins w:id="2969" w:author="Anurag Thakur" w:date="2026-05-01T12:33:00Z" w16du:dateUtc="2026-05-01T07:03:00Z">
        <w:r w:rsidR="00806505">
          <w:t xml:space="preserve"> </w:t>
        </w:r>
      </w:ins>
      <w:ins w:id="2970" w:author="Anurag Thakur" w:date="2026-05-01T12:25:00Z">
        <w:r w:rsidRPr="00881B41">
          <w:t>enforce</w:t>
        </w:r>
      </w:ins>
      <w:ins w:id="2971" w:author="Anurag Thakur" w:date="2026-05-01T12:33:00Z" w16du:dateUtc="2026-05-01T07:03:00Z">
        <w:r w:rsidR="00806505">
          <w:t xml:space="preserve"> </w:t>
        </w:r>
      </w:ins>
      <w:ins w:id="2972" w:author="Anurag Thakur" w:date="2026-05-01T12:25:00Z">
        <w:r w:rsidRPr="00881B41">
          <w:t>tenant</w:t>
        </w:r>
      </w:ins>
      <w:ins w:id="2973" w:author="Anurag Thakur" w:date="2026-05-01T12:33:00Z" w16du:dateUtc="2026-05-01T07:03:00Z">
        <w:r w:rsidR="00806505">
          <w:t xml:space="preserve"> </w:t>
        </w:r>
      </w:ins>
      <w:ins w:id="2974" w:author="Anurag Thakur" w:date="2026-05-01T12:25:00Z">
        <w:r w:rsidRPr="00881B41">
          <w:t>isolation,</w:t>
        </w:r>
      </w:ins>
      <w:ins w:id="2975" w:author="Anurag Thakur" w:date="2026-05-01T12:33:00Z" w16du:dateUtc="2026-05-01T07:03:00Z">
        <w:r w:rsidR="00806505">
          <w:t xml:space="preserve"> </w:t>
        </w:r>
      </w:ins>
      <w:ins w:id="2976" w:author="Anurag Thakur" w:date="2026-05-01T12:25:00Z">
        <w:r w:rsidRPr="00881B41">
          <w:t>PII</w:t>
        </w:r>
      </w:ins>
      <w:ins w:id="2977" w:author="Anurag Thakur" w:date="2026-05-01T12:33:00Z" w16du:dateUtc="2026-05-01T07:03:00Z">
        <w:r w:rsidR="00806505">
          <w:t xml:space="preserve"> </w:t>
        </w:r>
      </w:ins>
      <w:ins w:id="2978" w:author="Anurag Thakur" w:date="2026-05-01T12:25:00Z">
        <w:r w:rsidRPr="00881B41">
          <w:t>scrubbing,</w:t>
        </w:r>
      </w:ins>
      <w:ins w:id="2979" w:author="Anurag Thakur" w:date="2026-05-01T12:33:00Z" w16du:dateUtc="2026-05-01T07:03:00Z">
        <w:r w:rsidR="00806505">
          <w:t xml:space="preserve"> </w:t>
        </w:r>
      </w:ins>
      <w:ins w:id="2980" w:author="Anurag Thakur" w:date="2026-05-01T12:25:00Z">
        <w:r w:rsidRPr="00881B41">
          <w:t>encryption,</w:t>
        </w:r>
      </w:ins>
      <w:ins w:id="2981" w:author="Anurag Thakur" w:date="2026-05-01T12:33:00Z" w16du:dateUtc="2026-05-01T07:03:00Z">
        <w:r w:rsidR="00806505">
          <w:t xml:space="preserve"> </w:t>
        </w:r>
      </w:ins>
      <w:ins w:id="2982" w:author="Anurag Thakur" w:date="2026-05-01T12:25:00Z">
        <w:r w:rsidRPr="00881B41">
          <w:t>and</w:t>
        </w:r>
      </w:ins>
      <w:ins w:id="2983" w:author="Anurag Thakur" w:date="2026-05-01T12:33:00Z" w16du:dateUtc="2026-05-01T07:03:00Z">
        <w:r w:rsidR="00806505">
          <w:t xml:space="preserve"> </w:t>
        </w:r>
      </w:ins>
      <w:ins w:id="2984" w:author="Anurag Thakur" w:date="2026-05-01T12:25:00Z">
        <w:r w:rsidRPr="00881B41">
          <w:t>policy-based</w:t>
        </w:r>
      </w:ins>
      <w:ins w:id="2985" w:author="Anurag Thakur" w:date="2026-05-01T12:33:00Z" w16du:dateUtc="2026-05-01T07:03:00Z">
        <w:r w:rsidR="00806505">
          <w:t xml:space="preserve"> </w:t>
        </w:r>
      </w:ins>
      <w:ins w:id="2986" w:author="Anurag Thakur" w:date="2026-05-01T12:25:00Z">
        <w:r w:rsidRPr="00881B41">
          <w:t>access</w:t>
        </w:r>
      </w:ins>
      <w:ins w:id="2987" w:author="Anurag Thakur" w:date="2026-05-01T12:33:00Z" w16du:dateUtc="2026-05-01T07:03:00Z">
        <w:r w:rsidR="00806505">
          <w:t xml:space="preserve"> </w:t>
        </w:r>
      </w:ins>
      <w:ins w:id="2988" w:author="Anurag Thakur" w:date="2026-05-01T12:25:00Z">
        <w:r w:rsidRPr="00881B41">
          <w:t>from</w:t>
        </w:r>
      </w:ins>
      <w:ins w:id="2989" w:author="Anurag Thakur" w:date="2026-05-01T12:33:00Z" w16du:dateUtc="2026-05-01T07:03:00Z">
        <w:r w:rsidR="00806505">
          <w:t xml:space="preserve"> </w:t>
        </w:r>
      </w:ins>
      <w:ins w:id="2990" w:author="Anurag Thakur" w:date="2026-05-01T12:25:00Z">
        <w:r w:rsidRPr="00881B41">
          <w:t>day</w:t>
        </w:r>
      </w:ins>
      <w:ins w:id="2991" w:author="Anurag Thakur" w:date="2026-05-01T12:33:00Z" w16du:dateUtc="2026-05-01T07:03:00Z">
        <w:r w:rsidR="00806505">
          <w:t xml:space="preserve"> </w:t>
        </w:r>
      </w:ins>
      <w:ins w:id="2992" w:author="Anurag Thakur" w:date="2026-05-01T12:25:00Z">
        <w:r w:rsidRPr="00881B41">
          <w:t>one.</w:t>
        </w:r>
      </w:ins>
    </w:p>
    <w:p w14:paraId="7DDAAF9F" w14:textId="4D747961" w:rsidR="00881B41" w:rsidRPr="00881B41" w:rsidRDefault="00881B41">
      <w:pPr>
        <w:rPr>
          <w:ins w:id="2993" w:author="Anurag Thakur" w:date="2026-05-01T12:25:00Z"/>
        </w:rPr>
        <w:pPrChange w:id="2994" w:author="Anurag Thakur" w:date="2026-05-01T17:37:00Z" w16du:dateUtc="2026-05-01T12:07:00Z">
          <w:pPr>
            <w:numPr>
              <w:numId w:val="70"/>
            </w:numPr>
            <w:tabs>
              <w:tab w:val="num" w:pos="720"/>
            </w:tabs>
            <w:ind w:left="720" w:hanging="360"/>
          </w:pPr>
        </w:pPrChange>
      </w:pPr>
      <w:ins w:id="2995" w:author="Anurag Thakur" w:date="2026-05-01T12:25:00Z">
        <w:r w:rsidRPr="00881B41">
          <w:t>Cost</w:t>
        </w:r>
      </w:ins>
      <w:ins w:id="2996" w:author="Anurag Thakur" w:date="2026-05-01T12:33:00Z" w16du:dateUtc="2026-05-01T07:03:00Z">
        <w:r w:rsidR="00806505">
          <w:t xml:space="preserve"> </w:t>
        </w:r>
      </w:ins>
      <w:ins w:id="2997" w:author="Anurag Thakur" w:date="2026-05-01T12:25:00Z">
        <w:r w:rsidRPr="00881B41">
          <w:t>controls:</w:t>
        </w:r>
      </w:ins>
      <w:ins w:id="2998" w:author="Anurag Thakur" w:date="2026-05-01T12:33:00Z" w16du:dateUtc="2026-05-01T07:03:00Z">
        <w:r w:rsidR="00806505">
          <w:t xml:space="preserve"> </w:t>
        </w:r>
      </w:ins>
      <w:ins w:id="2999" w:author="Anurag Thakur" w:date="2026-05-01T12:25:00Z">
        <w:r w:rsidRPr="00881B41">
          <w:t>adaptive</w:t>
        </w:r>
      </w:ins>
      <w:ins w:id="3000" w:author="Anurag Thakur" w:date="2026-05-01T12:33:00Z" w16du:dateUtc="2026-05-01T07:03:00Z">
        <w:r w:rsidR="00806505">
          <w:t xml:space="preserve"> </w:t>
        </w:r>
      </w:ins>
      <w:ins w:id="3001" w:author="Anurag Thakur" w:date="2026-05-01T12:25:00Z">
        <w:r w:rsidRPr="00881B41">
          <w:t>sampling,</w:t>
        </w:r>
      </w:ins>
      <w:ins w:id="3002" w:author="Anurag Thakur" w:date="2026-05-01T12:33:00Z" w16du:dateUtc="2026-05-01T07:03:00Z">
        <w:r w:rsidR="00806505">
          <w:t xml:space="preserve"> </w:t>
        </w:r>
      </w:ins>
      <w:ins w:id="3003" w:author="Anurag Thakur" w:date="2026-05-01T12:25:00Z">
        <w:r w:rsidRPr="00881B41">
          <w:t>log-level</w:t>
        </w:r>
      </w:ins>
      <w:ins w:id="3004" w:author="Anurag Thakur" w:date="2026-05-01T12:33:00Z" w16du:dateUtc="2026-05-01T07:03:00Z">
        <w:r w:rsidR="00806505">
          <w:t xml:space="preserve"> </w:t>
        </w:r>
      </w:ins>
      <w:ins w:id="3005" w:author="Anurag Thakur" w:date="2026-05-01T12:25:00Z">
        <w:r w:rsidRPr="00881B41">
          <w:t>policies,</w:t>
        </w:r>
      </w:ins>
      <w:ins w:id="3006" w:author="Anurag Thakur" w:date="2026-05-01T12:33:00Z" w16du:dateUtc="2026-05-01T07:03:00Z">
        <w:r w:rsidR="00806505">
          <w:t xml:space="preserve"> </w:t>
        </w:r>
      </w:ins>
      <w:ins w:id="3007" w:author="Anurag Thakur" w:date="2026-05-01T12:25:00Z">
        <w:r w:rsidRPr="00881B41">
          <w:t>high-cardinality</w:t>
        </w:r>
      </w:ins>
      <w:ins w:id="3008" w:author="Anurag Thakur" w:date="2026-05-01T12:33:00Z" w16du:dateUtc="2026-05-01T07:03:00Z">
        <w:r w:rsidR="00806505">
          <w:t xml:space="preserve"> </w:t>
        </w:r>
      </w:ins>
      <w:ins w:id="3009" w:author="Anurag Thakur" w:date="2026-05-01T12:25:00Z">
        <w:r w:rsidRPr="00881B41">
          <w:t>guardrails,</w:t>
        </w:r>
      </w:ins>
      <w:ins w:id="3010" w:author="Anurag Thakur" w:date="2026-05-01T12:33:00Z" w16du:dateUtc="2026-05-01T07:03:00Z">
        <w:r w:rsidR="00806505">
          <w:t xml:space="preserve"> </w:t>
        </w:r>
      </w:ins>
      <w:ins w:id="3011" w:author="Anurag Thakur" w:date="2026-05-01T12:25:00Z">
        <w:r w:rsidRPr="00881B41">
          <w:t>and</w:t>
        </w:r>
      </w:ins>
      <w:ins w:id="3012" w:author="Anurag Thakur" w:date="2026-05-01T12:33:00Z" w16du:dateUtc="2026-05-01T07:03:00Z">
        <w:r w:rsidR="00806505">
          <w:t xml:space="preserve"> </w:t>
        </w:r>
      </w:ins>
      <w:ins w:id="3013" w:author="Anurag Thakur" w:date="2026-05-01T12:25:00Z">
        <w:r w:rsidRPr="00881B41">
          <w:t>per-team</w:t>
        </w:r>
      </w:ins>
      <w:ins w:id="3014" w:author="Anurag Thakur" w:date="2026-05-01T12:33:00Z" w16du:dateUtc="2026-05-01T07:03:00Z">
        <w:r w:rsidR="00806505">
          <w:t xml:space="preserve"> </w:t>
        </w:r>
      </w:ins>
      <w:ins w:id="3015" w:author="Anurag Thakur" w:date="2026-05-01T12:25:00Z">
        <w:r w:rsidRPr="00881B41">
          <w:t>telemetry</w:t>
        </w:r>
      </w:ins>
      <w:ins w:id="3016" w:author="Anurag Thakur" w:date="2026-05-01T12:33:00Z" w16du:dateUtc="2026-05-01T07:03:00Z">
        <w:r w:rsidR="00806505">
          <w:t xml:space="preserve"> </w:t>
        </w:r>
      </w:ins>
      <w:ins w:id="3017" w:author="Anurag Thakur" w:date="2026-05-01T12:25:00Z">
        <w:r w:rsidRPr="00881B41">
          <w:t>quotas.</w:t>
        </w:r>
      </w:ins>
    </w:p>
    <w:p w14:paraId="49906A7C" w14:textId="347E0969" w:rsidR="00881B41" w:rsidRPr="00881B41" w:rsidRDefault="00881B41" w:rsidP="00892C4E">
      <w:pPr>
        <w:pStyle w:val="Heading2"/>
        <w:rPr>
          <w:ins w:id="3018" w:author="Anurag Thakur" w:date="2026-05-01T12:25:00Z"/>
        </w:rPr>
      </w:pPr>
      <w:bookmarkStart w:id="3019" w:name="_Toc228549554"/>
      <w:bookmarkStart w:id="3020" w:name="_Toc228784941"/>
      <w:ins w:id="3021" w:author="Anurag Thakur" w:date="2026-05-01T12:25:00Z">
        <w:r w:rsidRPr="00881B41">
          <w:t>Practical</w:t>
        </w:r>
      </w:ins>
      <w:ins w:id="3022" w:author="Anurag Thakur" w:date="2026-05-01T12:33:00Z" w16du:dateUtc="2026-05-01T07:03:00Z">
        <w:r w:rsidR="00806505">
          <w:t xml:space="preserve"> </w:t>
        </w:r>
      </w:ins>
      <w:ins w:id="3023" w:author="Anurag Thakur" w:date="2026-05-01T12:25:00Z">
        <w:r w:rsidRPr="00881B41">
          <w:t>Universal</w:t>
        </w:r>
      </w:ins>
      <w:ins w:id="3024" w:author="Anurag Thakur" w:date="2026-05-01T12:33:00Z" w16du:dateUtc="2026-05-01T07:03:00Z">
        <w:r w:rsidR="00806505">
          <w:t xml:space="preserve"> </w:t>
        </w:r>
      </w:ins>
      <w:ins w:id="3025" w:author="Anurag Thakur" w:date="2026-05-01T12:25:00Z">
        <w:r w:rsidRPr="00881B41">
          <w:t>Strategy</w:t>
        </w:r>
      </w:ins>
      <w:ins w:id="3026" w:author="Anurag Thakur" w:date="2026-05-01T12:33:00Z" w16du:dateUtc="2026-05-01T07:03:00Z">
        <w:r w:rsidR="00806505">
          <w:t xml:space="preserve"> </w:t>
        </w:r>
      </w:ins>
      <w:ins w:id="3027" w:author="Anurag Thakur" w:date="2026-05-01T12:25:00Z">
        <w:r w:rsidRPr="00881B41">
          <w:t>(works</w:t>
        </w:r>
      </w:ins>
      <w:ins w:id="3028" w:author="Anurag Thakur" w:date="2026-05-01T12:33:00Z" w16du:dateUtc="2026-05-01T07:03:00Z">
        <w:r w:rsidR="00806505">
          <w:t xml:space="preserve"> </w:t>
        </w:r>
      </w:ins>
      <w:ins w:id="3029" w:author="Anurag Thakur" w:date="2026-05-01T12:25:00Z">
        <w:r w:rsidRPr="00881B41">
          <w:t>across</w:t>
        </w:r>
      </w:ins>
      <w:ins w:id="3030" w:author="Anurag Thakur" w:date="2026-05-01T12:33:00Z" w16du:dateUtc="2026-05-01T07:03:00Z">
        <w:r w:rsidR="00806505">
          <w:t xml:space="preserve"> </w:t>
        </w:r>
      </w:ins>
      <w:ins w:id="3031" w:author="Anurag Thakur" w:date="2026-05-01T12:25:00Z">
        <w:r w:rsidRPr="00881B41">
          <w:t>models)</w:t>
        </w:r>
        <w:bookmarkEnd w:id="3019"/>
        <w:bookmarkEnd w:id="3020"/>
      </w:ins>
    </w:p>
    <w:p w14:paraId="4451FD79" w14:textId="1AE29FD7" w:rsidR="00881B41" w:rsidRPr="00881B41" w:rsidRDefault="00881B41" w:rsidP="00892C4E">
      <w:pPr>
        <w:rPr>
          <w:ins w:id="3032" w:author="Anurag Thakur" w:date="2026-05-01T12:25:00Z"/>
        </w:rPr>
      </w:pPr>
      <w:ins w:id="3033" w:author="Anurag Thakur" w:date="2026-05-01T12:25:00Z">
        <w:r w:rsidRPr="00881B41">
          <w:t>Set</w:t>
        </w:r>
      </w:ins>
      <w:ins w:id="3034" w:author="Anurag Thakur" w:date="2026-05-01T12:33:00Z" w16du:dateUtc="2026-05-01T07:03:00Z">
        <w:r w:rsidR="00806505">
          <w:t xml:space="preserve"> </w:t>
        </w:r>
      </w:ins>
      <w:ins w:id="3035" w:author="Anurag Thakur" w:date="2026-05-01T12:25:00Z">
        <w:r w:rsidRPr="00881B41">
          <w:t>a</w:t>
        </w:r>
      </w:ins>
      <w:ins w:id="3036" w:author="Anurag Thakur" w:date="2026-05-01T12:33:00Z" w16du:dateUtc="2026-05-01T07:03:00Z">
        <w:r w:rsidR="00806505">
          <w:t xml:space="preserve"> </w:t>
        </w:r>
      </w:ins>
      <w:ins w:id="3037" w:author="Anurag Thakur" w:date="2026-05-01T12:25:00Z">
        <w:r w:rsidRPr="00881B41">
          <w:t>canonical</w:t>
        </w:r>
      </w:ins>
      <w:ins w:id="3038" w:author="Anurag Thakur" w:date="2026-05-01T12:33:00Z" w16du:dateUtc="2026-05-01T07:03:00Z">
        <w:r w:rsidR="00806505">
          <w:t xml:space="preserve"> </w:t>
        </w:r>
      </w:ins>
      <w:ins w:id="3039" w:author="Anurag Thakur" w:date="2026-05-01T12:25:00Z">
        <w:r w:rsidRPr="00881B41">
          <w:t>telemetry</w:t>
        </w:r>
      </w:ins>
      <w:ins w:id="3040" w:author="Anurag Thakur" w:date="2026-05-01T12:33:00Z" w16du:dateUtc="2026-05-01T07:03:00Z">
        <w:r w:rsidR="00806505">
          <w:t xml:space="preserve"> </w:t>
        </w:r>
      </w:ins>
      <w:ins w:id="3041" w:author="Anurag Thakur" w:date="2026-05-01T12:25:00Z">
        <w:r w:rsidRPr="00881B41">
          <w:t>standard</w:t>
        </w:r>
      </w:ins>
      <w:ins w:id="3042" w:author="Anurag Thakur" w:date="2026-05-01T12:33:00Z" w16du:dateUtc="2026-05-01T07:03:00Z">
        <w:r w:rsidR="00806505">
          <w:t xml:space="preserve"> </w:t>
        </w:r>
      </w:ins>
      <w:ins w:id="3043" w:author="Anurag Thakur" w:date="2026-05-01T12:25:00Z">
        <w:r w:rsidRPr="00881B41">
          <w:t>(OpenTelemetry</w:t>
        </w:r>
      </w:ins>
      <w:ins w:id="3044" w:author="Anurag Thakur" w:date="2026-05-01T12:33:00Z" w16du:dateUtc="2026-05-01T07:03:00Z">
        <w:r w:rsidR="00806505">
          <w:t xml:space="preserve"> </w:t>
        </w:r>
      </w:ins>
      <w:ins w:id="3045" w:author="Anurag Thakur" w:date="2026-05-01T12:25:00Z">
        <w:r w:rsidRPr="00881B41">
          <w:t>semantic</w:t>
        </w:r>
      </w:ins>
      <w:ins w:id="3046" w:author="Anurag Thakur" w:date="2026-05-01T12:33:00Z" w16du:dateUtc="2026-05-01T07:03:00Z">
        <w:r w:rsidR="00806505">
          <w:t xml:space="preserve"> </w:t>
        </w:r>
      </w:ins>
      <w:ins w:id="3047" w:author="Anurag Thakur" w:date="2026-05-01T12:25:00Z">
        <w:r w:rsidRPr="00881B41">
          <w:t>conventions</w:t>
        </w:r>
      </w:ins>
      <w:ins w:id="3048" w:author="Anurag Thakur" w:date="2026-05-01T12:33:00Z" w16du:dateUtc="2026-05-01T07:03:00Z">
        <w:r w:rsidR="00806505">
          <w:t xml:space="preserve"> </w:t>
        </w:r>
      </w:ins>
      <w:ins w:id="3049" w:author="Anurag Thakur" w:date="2026-05-01T12:25:00Z">
        <w:r w:rsidRPr="00881B41">
          <w:t>+</w:t>
        </w:r>
      </w:ins>
      <w:ins w:id="3050" w:author="Anurag Thakur" w:date="2026-05-01T12:33:00Z" w16du:dateUtc="2026-05-01T07:03:00Z">
        <w:r w:rsidR="00806505">
          <w:t xml:space="preserve"> </w:t>
        </w:r>
      </w:ins>
      <w:ins w:id="3051" w:author="Anurag Thakur" w:date="2026-05-01T12:25:00Z">
        <w:r w:rsidRPr="00881B41">
          <w:t>service</w:t>
        </w:r>
      </w:ins>
      <w:ins w:id="3052" w:author="Anurag Thakur" w:date="2026-05-01T12:33:00Z" w16du:dateUtc="2026-05-01T07:03:00Z">
        <w:r w:rsidR="00806505">
          <w:t xml:space="preserve"> </w:t>
        </w:r>
      </w:ins>
      <w:ins w:id="3053" w:author="Anurag Thakur" w:date="2026-05-01T12:25:00Z">
        <w:r w:rsidRPr="00881B41">
          <w:t>naming</w:t>
        </w:r>
      </w:ins>
      <w:ins w:id="3054" w:author="Anurag Thakur" w:date="2026-05-01T12:33:00Z" w16du:dateUtc="2026-05-01T07:03:00Z">
        <w:r w:rsidR="00806505">
          <w:t xml:space="preserve"> </w:t>
        </w:r>
      </w:ins>
      <w:ins w:id="3055" w:author="Anurag Thakur" w:date="2026-05-01T12:25:00Z">
        <w:r w:rsidRPr="00881B41">
          <w:t>policy).</w:t>
        </w:r>
      </w:ins>
    </w:p>
    <w:p w14:paraId="1875F06A" w14:textId="2E876C60" w:rsidR="00881B41" w:rsidRPr="00881B41" w:rsidRDefault="00881B41" w:rsidP="00892C4E">
      <w:pPr>
        <w:rPr>
          <w:ins w:id="3056" w:author="Anurag Thakur" w:date="2026-05-01T12:25:00Z"/>
        </w:rPr>
      </w:pPr>
      <w:ins w:id="3057" w:author="Anurag Thakur" w:date="2026-05-01T12:25:00Z">
        <w:r w:rsidRPr="00881B41">
          <w:t>Build</w:t>
        </w:r>
      </w:ins>
      <w:ins w:id="3058" w:author="Anurag Thakur" w:date="2026-05-01T12:33:00Z" w16du:dateUtc="2026-05-01T07:03:00Z">
        <w:r w:rsidR="00806505">
          <w:t xml:space="preserve"> </w:t>
        </w:r>
      </w:ins>
      <w:ins w:id="3059" w:author="Anurag Thakur" w:date="2026-05-01T12:25:00Z">
        <w:r w:rsidRPr="00881B41">
          <w:t>a</w:t>
        </w:r>
      </w:ins>
      <w:ins w:id="3060" w:author="Anurag Thakur" w:date="2026-05-01T12:33:00Z" w16du:dateUtc="2026-05-01T07:03:00Z">
        <w:r w:rsidR="00806505">
          <w:t xml:space="preserve"> </w:t>
        </w:r>
      </w:ins>
      <w:ins w:id="3061" w:author="Anurag Thakur" w:date="2026-05-01T12:25:00Z">
        <w:r w:rsidRPr="00881B41">
          <w:t>“minimum</w:t>
        </w:r>
      </w:ins>
      <w:ins w:id="3062" w:author="Anurag Thakur" w:date="2026-05-01T12:33:00Z" w16du:dateUtc="2026-05-01T07:03:00Z">
        <w:r w:rsidR="00806505">
          <w:t xml:space="preserve"> </w:t>
        </w:r>
      </w:ins>
      <w:ins w:id="3063" w:author="Anurag Thakur" w:date="2026-05-01T12:25:00Z">
        <w:r w:rsidRPr="00881B41">
          <w:t>observability</w:t>
        </w:r>
      </w:ins>
      <w:ins w:id="3064" w:author="Anurag Thakur" w:date="2026-05-01T12:33:00Z" w16du:dateUtc="2026-05-01T07:03:00Z">
        <w:r w:rsidR="00806505">
          <w:t xml:space="preserve"> </w:t>
        </w:r>
      </w:ins>
      <w:ins w:id="3065" w:author="Anurag Thakur" w:date="2026-05-01T12:25:00Z">
        <w:r w:rsidRPr="00881B41">
          <w:t>contract”</w:t>
        </w:r>
      </w:ins>
      <w:ins w:id="3066" w:author="Anurag Thakur" w:date="2026-05-01T12:33:00Z" w16du:dateUtc="2026-05-01T07:03:00Z">
        <w:r w:rsidR="00806505">
          <w:t xml:space="preserve"> </w:t>
        </w:r>
      </w:ins>
      <w:ins w:id="3067" w:author="Anurag Thakur" w:date="2026-05-01T12:25:00Z">
        <w:r w:rsidRPr="00881B41">
          <w:t>per</w:t>
        </w:r>
      </w:ins>
      <w:ins w:id="3068" w:author="Anurag Thakur" w:date="2026-05-01T12:33:00Z" w16du:dateUtc="2026-05-01T07:03:00Z">
        <w:r w:rsidR="00806505">
          <w:t xml:space="preserve"> </w:t>
        </w:r>
      </w:ins>
      <w:ins w:id="3069" w:author="Anurag Thakur" w:date="2026-05-01T12:25:00Z">
        <w:r w:rsidRPr="00881B41">
          <w:t>service/app</w:t>
        </w:r>
      </w:ins>
      <w:ins w:id="3070" w:author="Anurag Thakur" w:date="2026-05-01T12:33:00Z" w16du:dateUtc="2026-05-01T07:03:00Z">
        <w:r w:rsidR="00806505">
          <w:t xml:space="preserve"> </w:t>
        </w:r>
      </w:ins>
      <w:ins w:id="3071" w:author="Anurag Thakur" w:date="2026-05-01T12:25:00Z">
        <w:r w:rsidRPr="00881B41">
          <w:t>(golden</w:t>
        </w:r>
      </w:ins>
      <w:ins w:id="3072" w:author="Anurag Thakur" w:date="2026-05-01T12:33:00Z" w16du:dateUtc="2026-05-01T07:03:00Z">
        <w:r w:rsidR="00806505">
          <w:t xml:space="preserve"> </w:t>
        </w:r>
      </w:ins>
      <w:ins w:id="3073" w:author="Anurag Thakur" w:date="2026-05-01T12:25:00Z">
        <w:r w:rsidRPr="00881B41">
          <w:t>signals,</w:t>
        </w:r>
      </w:ins>
      <w:ins w:id="3074" w:author="Anurag Thakur" w:date="2026-05-01T12:33:00Z" w16du:dateUtc="2026-05-01T07:03:00Z">
        <w:r w:rsidR="00806505">
          <w:t xml:space="preserve"> </w:t>
        </w:r>
      </w:ins>
      <w:ins w:id="3075" w:author="Anurag Thakur" w:date="2026-05-01T12:25:00Z">
        <w:r w:rsidRPr="00881B41">
          <w:t>SLOs,</w:t>
        </w:r>
      </w:ins>
      <w:ins w:id="3076" w:author="Anurag Thakur" w:date="2026-05-01T12:33:00Z" w16du:dateUtc="2026-05-01T07:03:00Z">
        <w:r w:rsidR="00806505">
          <w:t xml:space="preserve"> </w:t>
        </w:r>
      </w:ins>
      <w:ins w:id="3077" w:author="Anurag Thakur" w:date="2026-05-01T12:25:00Z">
        <w:r w:rsidRPr="00881B41">
          <w:t>required</w:t>
        </w:r>
      </w:ins>
      <w:ins w:id="3078" w:author="Anurag Thakur" w:date="2026-05-01T12:33:00Z" w16du:dateUtc="2026-05-01T07:03:00Z">
        <w:r w:rsidR="00806505">
          <w:t xml:space="preserve"> </w:t>
        </w:r>
      </w:ins>
      <w:ins w:id="3079" w:author="Anurag Thakur" w:date="2026-05-01T12:25:00Z">
        <w:r w:rsidRPr="00881B41">
          <w:t>trace</w:t>
        </w:r>
      </w:ins>
      <w:ins w:id="3080" w:author="Anurag Thakur" w:date="2026-05-01T12:33:00Z" w16du:dateUtc="2026-05-01T07:03:00Z">
        <w:r w:rsidR="00806505">
          <w:t xml:space="preserve"> </w:t>
        </w:r>
      </w:ins>
      <w:ins w:id="3081" w:author="Anurag Thakur" w:date="2026-05-01T12:25:00Z">
        <w:r w:rsidRPr="00881B41">
          <w:t>attributes).</w:t>
        </w:r>
      </w:ins>
    </w:p>
    <w:p w14:paraId="7F94C3BB" w14:textId="7D472BDF" w:rsidR="00881B41" w:rsidRPr="00881B41" w:rsidRDefault="00881B41" w:rsidP="00892C4E">
      <w:pPr>
        <w:rPr>
          <w:ins w:id="3082" w:author="Anurag Thakur" w:date="2026-05-01T12:25:00Z"/>
        </w:rPr>
      </w:pPr>
      <w:ins w:id="3083" w:author="Anurag Thakur" w:date="2026-05-01T12:25:00Z">
        <w:r w:rsidRPr="00881B41">
          <w:t>Implement</w:t>
        </w:r>
      </w:ins>
      <w:ins w:id="3084" w:author="Anurag Thakur" w:date="2026-05-01T12:33:00Z" w16du:dateUtc="2026-05-01T07:03:00Z">
        <w:r w:rsidR="00806505">
          <w:t xml:space="preserve"> </w:t>
        </w:r>
      </w:ins>
      <w:ins w:id="3085" w:author="Anurag Thakur" w:date="2026-05-01T12:25:00Z">
        <w:r w:rsidRPr="00881B41">
          <w:t>boundary</w:t>
        </w:r>
      </w:ins>
      <w:ins w:id="3086" w:author="Anurag Thakur" w:date="2026-05-01T12:33:00Z" w16du:dateUtc="2026-05-01T07:03:00Z">
        <w:r w:rsidR="00806505">
          <w:t xml:space="preserve"> </w:t>
        </w:r>
      </w:ins>
      <w:ins w:id="3087" w:author="Anurag Thakur" w:date="2026-05-01T12:25:00Z">
        <w:r w:rsidRPr="00881B41">
          <w:t>observability</w:t>
        </w:r>
      </w:ins>
      <w:ins w:id="3088" w:author="Anurag Thakur" w:date="2026-05-01T12:33:00Z" w16du:dateUtc="2026-05-01T07:03:00Z">
        <w:r w:rsidR="00806505">
          <w:t xml:space="preserve"> </w:t>
        </w:r>
      </w:ins>
      <w:ins w:id="3089" w:author="Anurag Thakur" w:date="2026-05-01T12:25:00Z">
        <w:r w:rsidRPr="00881B41">
          <w:t>patterns</w:t>
        </w:r>
      </w:ins>
      <w:ins w:id="3090" w:author="Anurag Thakur" w:date="2026-05-01T12:33:00Z" w16du:dateUtc="2026-05-01T07:03:00Z">
        <w:r w:rsidR="00806505">
          <w:t xml:space="preserve"> </w:t>
        </w:r>
      </w:ins>
      <w:ins w:id="3091" w:author="Anurag Thakur" w:date="2026-05-01T12:25:00Z">
        <w:r w:rsidRPr="00881B41">
          <w:t>(SaaS</w:t>
        </w:r>
      </w:ins>
      <w:ins w:id="3092" w:author="Anurag Thakur" w:date="2026-05-01T12:33:00Z" w16du:dateUtc="2026-05-01T07:03:00Z">
        <w:r w:rsidR="00806505">
          <w:t xml:space="preserve"> </w:t>
        </w:r>
      </w:ins>
      <w:ins w:id="3093" w:author="Anurag Thakur" w:date="2026-05-01T12:25:00Z">
        <w:r w:rsidRPr="00881B41">
          <w:t>API</w:t>
        </w:r>
      </w:ins>
      <w:ins w:id="3094" w:author="Anurag Thakur" w:date="2026-05-01T12:33:00Z" w16du:dateUtc="2026-05-01T07:03:00Z">
        <w:r w:rsidR="00806505">
          <w:t xml:space="preserve"> </w:t>
        </w:r>
      </w:ins>
      <w:ins w:id="3095" w:author="Anurag Thakur" w:date="2026-05-01T12:25:00Z">
        <w:r w:rsidRPr="00881B41">
          <w:t>wrappers,</w:t>
        </w:r>
      </w:ins>
      <w:ins w:id="3096" w:author="Anurag Thakur" w:date="2026-05-01T12:33:00Z" w16du:dateUtc="2026-05-01T07:03:00Z">
        <w:r w:rsidR="00806505">
          <w:t xml:space="preserve"> </w:t>
        </w:r>
      </w:ins>
      <w:ins w:id="3097" w:author="Anurag Thakur" w:date="2026-05-01T12:25:00Z">
        <w:r w:rsidRPr="00881B41">
          <w:t>queue</w:t>
        </w:r>
      </w:ins>
      <w:ins w:id="3098" w:author="Anurag Thakur" w:date="2026-05-01T12:33:00Z" w16du:dateUtc="2026-05-01T07:03:00Z">
        <w:r w:rsidR="00806505">
          <w:t xml:space="preserve"> </w:t>
        </w:r>
      </w:ins>
      <w:ins w:id="3099" w:author="Anurag Thakur" w:date="2026-05-01T12:25:00Z">
        <w:r w:rsidRPr="00881B41">
          <w:t>trace</w:t>
        </w:r>
      </w:ins>
      <w:ins w:id="3100" w:author="Anurag Thakur" w:date="2026-05-01T12:33:00Z" w16du:dateUtc="2026-05-01T07:03:00Z">
        <w:r w:rsidR="00806505">
          <w:t xml:space="preserve"> </w:t>
        </w:r>
      </w:ins>
      <w:ins w:id="3101" w:author="Anurag Thakur" w:date="2026-05-01T12:25:00Z">
        <w:r w:rsidRPr="00881B41">
          <w:t>links,</w:t>
        </w:r>
      </w:ins>
      <w:ins w:id="3102" w:author="Anurag Thakur" w:date="2026-05-01T12:33:00Z" w16du:dateUtc="2026-05-01T07:03:00Z">
        <w:r w:rsidR="00806505">
          <w:t xml:space="preserve"> </w:t>
        </w:r>
      </w:ins>
      <w:ins w:id="3103" w:author="Anurag Thakur" w:date="2026-05-01T12:25:00Z">
        <w:r w:rsidRPr="00881B41">
          <w:t>client-backend</w:t>
        </w:r>
      </w:ins>
      <w:ins w:id="3104" w:author="Anurag Thakur" w:date="2026-05-01T12:33:00Z" w16du:dateUtc="2026-05-01T07:03:00Z">
        <w:r w:rsidR="00806505">
          <w:t xml:space="preserve"> </w:t>
        </w:r>
      </w:ins>
      <w:ins w:id="3105" w:author="Anurag Thakur" w:date="2026-05-01T12:25:00Z">
        <w:r w:rsidRPr="00881B41">
          <w:t>correlation</w:t>
        </w:r>
      </w:ins>
      <w:ins w:id="3106" w:author="Anurag Thakur" w:date="2026-05-01T12:33:00Z" w16du:dateUtc="2026-05-01T07:03:00Z">
        <w:r w:rsidR="00806505">
          <w:t xml:space="preserve"> </w:t>
        </w:r>
      </w:ins>
      <w:ins w:id="3107" w:author="Anurag Thakur" w:date="2026-05-01T12:25:00Z">
        <w:r w:rsidRPr="00881B41">
          <w:t>IDs).</w:t>
        </w:r>
      </w:ins>
    </w:p>
    <w:p w14:paraId="0925EA1A" w14:textId="2577915F" w:rsidR="00881B41" w:rsidRPr="00881B41" w:rsidRDefault="00881B41" w:rsidP="00892C4E">
      <w:pPr>
        <w:rPr>
          <w:ins w:id="3108" w:author="Anurag Thakur" w:date="2026-05-01T12:25:00Z"/>
        </w:rPr>
      </w:pPr>
      <w:ins w:id="3109" w:author="Anurag Thakur" w:date="2026-05-01T12:25:00Z">
        <w:r w:rsidRPr="00881B41">
          <w:lastRenderedPageBreak/>
          <w:t>Deploy</w:t>
        </w:r>
      </w:ins>
      <w:ins w:id="3110" w:author="Anurag Thakur" w:date="2026-05-01T12:33:00Z" w16du:dateUtc="2026-05-01T07:03:00Z">
        <w:r w:rsidR="00806505">
          <w:t xml:space="preserve"> </w:t>
        </w:r>
      </w:ins>
      <w:ins w:id="3111" w:author="Anurag Thakur" w:date="2026-05-01T12:25:00Z">
        <w:r w:rsidRPr="00881B41">
          <w:t>collectors</w:t>
        </w:r>
      </w:ins>
      <w:ins w:id="3112" w:author="Anurag Thakur" w:date="2026-05-01T12:33:00Z" w16du:dateUtc="2026-05-01T07:03:00Z">
        <w:r w:rsidR="00806505">
          <w:t xml:space="preserve"> </w:t>
        </w:r>
      </w:ins>
      <w:ins w:id="3113" w:author="Anurag Thakur" w:date="2026-05-01T12:25:00Z">
        <w:r w:rsidRPr="00881B41">
          <w:t>as</w:t>
        </w:r>
      </w:ins>
      <w:ins w:id="3114" w:author="Anurag Thakur" w:date="2026-05-01T12:33:00Z" w16du:dateUtc="2026-05-01T07:03:00Z">
        <w:r w:rsidR="00806505">
          <w:t xml:space="preserve"> </w:t>
        </w:r>
      </w:ins>
      <w:ins w:id="3115" w:author="Anurag Thakur" w:date="2026-05-01T12:25:00Z">
        <w:r w:rsidRPr="00881B41">
          <w:t>the</w:t>
        </w:r>
      </w:ins>
      <w:ins w:id="3116" w:author="Anurag Thakur" w:date="2026-05-01T12:33:00Z" w16du:dateUtc="2026-05-01T07:03:00Z">
        <w:r w:rsidR="00806505">
          <w:t xml:space="preserve"> </w:t>
        </w:r>
      </w:ins>
      <w:ins w:id="3117" w:author="Anurag Thakur" w:date="2026-05-01T12:25:00Z">
        <w:r w:rsidRPr="00881B41">
          <w:t>control</w:t>
        </w:r>
      </w:ins>
      <w:ins w:id="3118" w:author="Anurag Thakur" w:date="2026-05-01T12:33:00Z" w16du:dateUtc="2026-05-01T07:03:00Z">
        <w:r w:rsidR="00806505">
          <w:t xml:space="preserve"> </w:t>
        </w:r>
      </w:ins>
      <w:ins w:id="3119" w:author="Anurag Thakur" w:date="2026-05-01T12:25:00Z">
        <w:r w:rsidRPr="00881B41">
          <w:t>plane</w:t>
        </w:r>
      </w:ins>
      <w:ins w:id="3120" w:author="Anurag Thakur" w:date="2026-05-01T12:33:00Z" w16du:dateUtc="2026-05-01T07:03:00Z">
        <w:r w:rsidR="00806505">
          <w:t xml:space="preserve"> </w:t>
        </w:r>
      </w:ins>
      <w:ins w:id="3121" w:author="Anurag Thakur" w:date="2026-05-01T12:25:00Z">
        <w:r w:rsidRPr="00881B41">
          <w:t>for</w:t>
        </w:r>
      </w:ins>
      <w:ins w:id="3122" w:author="Anurag Thakur" w:date="2026-05-01T12:33:00Z" w16du:dateUtc="2026-05-01T07:03:00Z">
        <w:r w:rsidR="00806505">
          <w:t xml:space="preserve"> </w:t>
        </w:r>
      </w:ins>
      <w:ins w:id="3123" w:author="Anurag Thakur" w:date="2026-05-01T12:25:00Z">
        <w:r w:rsidRPr="00881B41">
          <w:t>routing/filtering/redaction.</w:t>
        </w:r>
      </w:ins>
    </w:p>
    <w:p w14:paraId="0E92A304" w14:textId="32530943" w:rsidR="00881B41" w:rsidRPr="00881B41" w:rsidRDefault="00881B41" w:rsidP="00892C4E">
      <w:pPr>
        <w:rPr>
          <w:ins w:id="3124" w:author="Anurag Thakur" w:date="2026-05-01T12:25:00Z"/>
        </w:rPr>
      </w:pPr>
      <w:ins w:id="3125" w:author="Anurag Thakur" w:date="2026-05-01T12:25:00Z">
        <w:r w:rsidRPr="00881B41">
          <w:t>Add</w:t>
        </w:r>
      </w:ins>
      <w:ins w:id="3126" w:author="Anurag Thakur" w:date="2026-05-01T12:33:00Z" w16du:dateUtc="2026-05-01T07:03:00Z">
        <w:r w:rsidR="00806505">
          <w:t xml:space="preserve"> </w:t>
        </w:r>
      </w:ins>
      <w:ins w:id="3127" w:author="Anurag Thakur" w:date="2026-05-01T12:25:00Z">
        <w:r w:rsidRPr="00881B41">
          <w:t>FinOps</w:t>
        </w:r>
      </w:ins>
      <w:ins w:id="3128" w:author="Anurag Thakur" w:date="2026-05-01T12:33:00Z" w16du:dateUtc="2026-05-01T07:03:00Z">
        <w:r w:rsidR="00806505">
          <w:t xml:space="preserve"> </w:t>
        </w:r>
      </w:ins>
      <w:ins w:id="3129" w:author="Anurag Thakur" w:date="2026-05-01T12:25:00Z">
        <w:r w:rsidRPr="00881B41">
          <w:t>+</w:t>
        </w:r>
      </w:ins>
      <w:ins w:id="3130" w:author="Anurag Thakur" w:date="2026-05-01T12:33:00Z" w16du:dateUtc="2026-05-01T07:03:00Z">
        <w:r w:rsidR="00806505">
          <w:t xml:space="preserve"> </w:t>
        </w:r>
      </w:ins>
      <w:ins w:id="3131" w:author="Anurag Thakur" w:date="2026-05-01T12:25:00Z">
        <w:r w:rsidRPr="00881B41">
          <w:t>governance</w:t>
        </w:r>
      </w:ins>
      <w:ins w:id="3132" w:author="Anurag Thakur" w:date="2026-05-01T12:33:00Z" w16du:dateUtc="2026-05-01T07:03:00Z">
        <w:r w:rsidR="00806505">
          <w:t xml:space="preserve"> </w:t>
        </w:r>
      </w:ins>
      <w:ins w:id="3133" w:author="Anurag Thakur" w:date="2026-05-01T12:25:00Z">
        <w:r w:rsidRPr="00881B41">
          <w:t>dashboards</w:t>
        </w:r>
      </w:ins>
      <w:ins w:id="3134" w:author="Anurag Thakur" w:date="2026-05-01T12:33:00Z" w16du:dateUtc="2026-05-01T07:03:00Z">
        <w:r w:rsidR="00806505">
          <w:t xml:space="preserve"> </w:t>
        </w:r>
      </w:ins>
      <w:ins w:id="3135" w:author="Anurag Thakur" w:date="2026-05-01T12:25:00Z">
        <w:r w:rsidRPr="00881B41">
          <w:t>(ingestion</w:t>
        </w:r>
      </w:ins>
      <w:ins w:id="3136" w:author="Anurag Thakur" w:date="2026-05-01T12:33:00Z" w16du:dateUtc="2026-05-01T07:03:00Z">
        <w:r w:rsidR="00806505">
          <w:t xml:space="preserve"> </w:t>
        </w:r>
      </w:ins>
      <w:ins w:id="3137" w:author="Anurag Thakur" w:date="2026-05-01T12:25:00Z">
        <w:r w:rsidRPr="00881B41">
          <w:t>by</w:t>
        </w:r>
      </w:ins>
      <w:ins w:id="3138" w:author="Anurag Thakur" w:date="2026-05-01T12:33:00Z" w16du:dateUtc="2026-05-01T07:03:00Z">
        <w:r w:rsidR="00806505">
          <w:t xml:space="preserve"> </w:t>
        </w:r>
      </w:ins>
      <w:ins w:id="3139" w:author="Anurag Thakur" w:date="2026-05-01T12:25:00Z">
        <w:r w:rsidRPr="00881B41">
          <w:t>team/service,</w:t>
        </w:r>
      </w:ins>
      <w:ins w:id="3140" w:author="Anurag Thakur" w:date="2026-05-01T12:33:00Z" w16du:dateUtc="2026-05-01T07:03:00Z">
        <w:r w:rsidR="00806505">
          <w:t xml:space="preserve"> </w:t>
        </w:r>
      </w:ins>
      <w:ins w:id="3141" w:author="Anurag Thakur" w:date="2026-05-01T12:25:00Z">
        <w:r w:rsidRPr="00881B41">
          <w:t>cardinality</w:t>
        </w:r>
      </w:ins>
      <w:ins w:id="3142" w:author="Anurag Thakur" w:date="2026-05-01T12:33:00Z" w16du:dateUtc="2026-05-01T07:03:00Z">
        <w:r w:rsidR="00806505">
          <w:t xml:space="preserve"> </w:t>
        </w:r>
      </w:ins>
      <w:ins w:id="3143" w:author="Anurag Thakur" w:date="2026-05-01T12:25:00Z">
        <w:r w:rsidRPr="00881B41">
          <w:t>hotspots,</w:t>
        </w:r>
      </w:ins>
      <w:ins w:id="3144" w:author="Anurag Thakur" w:date="2026-05-01T12:33:00Z" w16du:dateUtc="2026-05-01T07:03:00Z">
        <w:r w:rsidR="00806505">
          <w:t xml:space="preserve"> </w:t>
        </w:r>
      </w:ins>
      <w:ins w:id="3145" w:author="Anurag Thakur" w:date="2026-05-01T12:25:00Z">
        <w:r w:rsidRPr="00881B41">
          <w:t>sampling</w:t>
        </w:r>
      </w:ins>
      <w:ins w:id="3146" w:author="Anurag Thakur" w:date="2026-05-01T12:33:00Z" w16du:dateUtc="2026-05-01T07:03:00Z">
        <w:r w:rsidR="00806505">
          <w:t xml:space="preserve"> </w:t>
        </w:r>
      </w:ins>
      <w:ins w:id="3147" w:author="Anurag Thakur" w:date="2026-05-01T12:25:00Z">
        <w:r w:rsidRPr="00881B41">
          <w:t>effectiveness).</w:t>
        </w:r>
      </w:ins>
    </w:p>
    <w:p w14:paraId="58D82D57" w14:textId="77777777" w:rsidR="00B35E4D" w:rsidRPr="00B35E4D" w:rsidRDefault="00B35E4D" w:rsidP="002228DF"/>
    <w:sectPr w:rsidR="00B35E4D" w:rsidRPr="00B35E4D" w:rsidSect="005D5132">
      <w:headerReference w:type="default" r:id="rId28"/>
      <w:footerReference w:type="default" r:id="rId29"/>
      <w:pgSz w:w="11906" w:h="16838"/>
      <w:pgMar w:top="1222" w:right="720" w:bottom="720" w:left="720" w:header="454" w:footer="54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imon Armstrong" w:date="2026-04-27T17:11:00Z" w:initials="SA">
    <w:p w14:paraId="04F42860" w14:textId="77777777" w:rsidR="00D91753" w:rsidRDefault="00D91753" w:rsidP="00D91753">
      <w:pPr>
        <w:jc w:val="left"/>
      </w:pPr>
      <w:r>
        <w:rPr>
          <w:rStyle w:val="CommentReference"/>
        </w:rPr>
        <w:annotationRef/>
      </w:r>
      <w:r>
        <w:rPr>
          <w:sz w:val="20"/>
          <w:szCs w:val="20"/>
        </w:rPr>
        <w:t>Suggest we add in here the differing deployment models weather thats SAAS or client deployments as these will have varying impact on approaches.</w:t>
      </w:r>
    </w:p>
  </w:comment>
  <w:comment w:id="3" w:author="Anurag Thakur" w:date="2026-04-28T12:28:00Z" w:initials="AT">
    <w:p w14:paraId="3743BB86" w14:textId="77777777" w:rsidR="00F07EBE" w:rsidRDefault="00F07EBE" w:rsidP="00F07EBE">
      <w:pPr>
        <w:pStyle w:val="CommentText"/>
        <w:jc w:val="left"/>
      </w:pPr>
      <w:r>
        <w:rPr>
          <w:rStyle w:val="CommentReference"/>
        </w:rPr>
        <w:annotationRef/>
      </w:r>
      <w:r>
        <w:t>I have mentioned a note and this will be covered in detail in Appendix 2.</w:t>
      </w:r>
    </w:p>
  </w:comment>
  <w:comment w:id="6" w:author="Simon Armstrong" w:date="2026-03-25T13:14:00Z" w:initials="SA">
    <w:p w14:paraId="580468A6" w14:textId="507C8749" w:rsidR="00E34EC5" w:rsidRDefault="00E34EC5" w:rsidP="002228DF">
      <w:r>
        <w:rPr>
          <w:rStyle w:val="CommentReference"/>
        </w:rPr>
        <w:annotationRef/>
      </w:r>
      <w:r>
        <w:fldChar w:fldCharType="begin"/>
      </w:r>
      <w:r>
        <w:instrText>HYPERLINK "mailto:anurag.thakur@xceedance.com"</w:instrText>
      </w:r>
      <w:bookmarkStart w:id="8" w:name="_@_ABBFE9AD2900984A9E45E2DC15951FAEZ"/>
      <w:r>
        <w:fldChar w:fldCharType="separate"/>
      </w:r>
      <w:bookmarkEnd w:id="8"/>
      <w:r w:rsidRPr="00E34EC5">
        <w:rPr>
          <w:rStyle w:val="Mention"/>
          <w:noProof/>
          <w:sz w:val="20"/>
          <w:szCs w:val="20"/>
        </w:rPr>
        <w:t>@Anurag</w:t>
      </w:r>
      <w:r>
        <w:fldChar w:fldCharType="end"/>
      </w:r>
      <w:r>
        <w:t xml:space="preserve"> lets get these objectives and KPIs into a table with corresponding identifiers so we can track/</w:t>
      </w:r>
    </w:p>
  </w:comment>
  <w:comment w:id="7" w:author="Anurag Thakur" w:date="2026-04-02T10:47:00Z" w:initials="AT">
    <w:p w14:paraId="0601E767" w14:textId="77777777" w:rsidR="0030335D" w:rsidRDefault="0030335D" w:rsidP="002228DF">
      <w:pPr>
        <w:pStyle w:val="CommentText"/>
      </w:pPr>
      <w:r>
        <w:rPr>
          <w:rStyle w:val="CommentReference"/>
        </w:rPr>
        <w:annotationRef/>
      </w:r>
      <w:r>
        <w:t>Appendix</w:t>
      </w:r>
    </w:p>
  </w:comment>
  <w:comment w:id="9" w:author="Simon Armstrong" w:date="2026-04-27T16:27:00Z" w:initials="SA">
    <w:p w14:paraId="24E7A7E7" w14:textId="77777777" w:rsidR="005272C8" w:rsidRDefault="005272C8" w:rsidP="005272C8">
      <w:pPr>
        <w:jc w:val="left"/>
      </w:pPr>
      <w:r>
        <w:rPr>
          <w:rStyle w:val="CommentReference"/>
        </w:rPr>
        <w:annotationRef/>
      </w:r>
      <w:r>
        <w:rPr>
          <w:sz w:val="20"/>
          <w:szCs w:val="20"/>
        </w:rPr>
        <w:t>I think we need to reword this because we're trying to bring together application and infrastructure as a single pen of glass. Some of the tooling has already been chosen for application stack. Infrastructure stack will be broadly constrained by as your capabilities. I would suggest this paragraph is rewarded and aligned to where xceedance actually is now.</w:t>
      </w:r>
    </w:p>
  </w:comment>
  <w:comment w:id="10" w:author="Anurag Thakur" w:date="2026-04-28T12:42:00Z" w:initials="AT">
    <w:p w14:paraId="093161E4" w14:textId="3A59BDEC" w:rsidR="002C1C63" w:rsidRDefault="0099423D" w:rsidP="002C1C63">
      <w:pPr>
        <w:pStyle w:val="CommentText"/>
        <w:jc w:val="left"/>
      </w:pPr>
      <w:r>
        <w:rPr>
          <w:rStyle w:val="CommentReference"/>
        </w:rPr>
        <w:annotationRef/>
      </w:r>
      <w:r w:rsidR="002C1C63">
        <w:t xml:space="preserve">Reworded paragraph is given above, pls review. </w:t>
      </w:r>
      <w:r w:rsidR="002C1C63">
        <w:fldChar w:fldCharType="begin"/>
      </w:r>
      <w:r w:rsidR="002C1C63">
        <w:instrText>HYPERLINK "mailto:simon.armstrong@xceedance.com"</w:instrText>
      </w:r>
      <w:bookmarkStart w:id="11" w:name="_@_DFB4A316845A4B629E4E6BC2A15515FDZ"/>
      <w:r w:rsidR="002C1C63">
        <w:fldChar w:fldCharType="separate"/>
      </w:r>
      <w:bookmarkEnd w:id="11"/>
      <w:r w:rsidR="002C1C63" w:rsidRPr="002C1C63">
        <w:rPr>
          <w:rStyle w:val="Mention"/>
          <w:noProof/>
        </w:rPr>
        <w:t>@Simon Armstrong</w:t>
      </w:r>
      <w:r w:rsidR="002C1C63">
        <w:fldChar w:fldCharType="end"/>
      </w:r>
      <w:r w:rsidR="002C1C63">
        <w:t xml:space="preserve"> </w:t>
      </w:r>
    </w:p>
  </w:comment>
  <w:comment w:id="22" w:author="Simon Armstrong" w:date="2026-03-25T13:20:00Z" w:initials="SA">
    <w:p w14:paraId="0DAA6773" w14:textId="1975E219" w:rsidR="001C20B6" w:rsidRDefault="001C20B6" w:rsidP="002228DF">
      <w:r>
        <w:rPr>
          <w:rStyle w:val="CommentReference"/>
        </w:rPr>
        <w:annotationRef/>
      </w:r>
      <w:r>
        <w:fldChar w:fldCharType="begin"/>
      </w:r>
      <w:r>
        <w:instrText>HYPERLINK "mailto:anurag.thakur@xceedance.com"</w:instrText>
      </w:r>
      <w:bookmarkStart w:id="24" w:name="_@_672E0627853FB943BBFC4C4B34943DD6Z"/>
      <w:r>
        <w:fldChar w:fldCharType="separate"/>
      </w:r>
      <w:bookmarkEnd w:id="24"/>
      <w:r w:rsidRPr="001C20B6">
        <w:rPr>
          <w:rStyle w:val="Mention"/>
          <w:noProof/>
          <w:sz w:val="20"/>
          <w:szCs w:val="20"/>
        </w:rPr>
        <w:t>@Anurag</w:t>
      </w:r>
      <w:r>
        <w:fldChar w:fldCharType="end"/>
      </w:r>
      <w:r>
        <w:t>, break these down and create a bit more detail as to what each does and how we use it.</w:t>
      </w:r>
    </w:p>
  </w:comment>
  <w:comment w:id="23" w:author="Anurag Thakur" w:date="2026-04-28T14:26:00Z" w:initials="AT">
    <w:p w14:paraId="69B78E3A" w14:textId="0FDFC1E9" w:rsidR="004901CB" w:rsidRDefault="004901CB" w:rsidP="004901CB">
      <w:pPr>
        <w:pStyle w:val="CommentText"/>
        <w:jc w:val="left"/>
      </w:pPr>
      <w:r>
        <w:rPr>
          <w:rStyle w:val="CommentReference"/>
        </w:rPr>
        <w:annotationRef/>
      </w:r>
      <w:r>
        <w:fldChar w:fldCharType="begin"/>
      </w:r>
      <w:r>
        <w:instrText>HYPERLINK "mailto:simon.armstrong@xceedance.com"</w:instrText>
      </w:r>
      <w:bookmarkStart w:id="25" w:name="_@_685B4D9BCBE747A0AAA59FA9320BCA12Z"/>
      <w:r>
        <w:fldChar w:fldCharType="separate"/>
      </w:r>
      <w:bookmarkEnd w:id="25"/>
      <w:r w:rsidRPr="004901CB">
        <w:rPr>
          <w:rStyle w:val="Mention"/>
          <w:noProof/>
        </w:rPr>
        <w:t>@Simon</w:t>
      </w:r>
      <w:r>
        <w:fldChar w:fldCharType="end"/>
      </w:r>
      <w:r>
        <w:t xml:space="preserve"> already done, pls review</w:t>
      </w:r>
    </w:p>
  </w:comment>
  <w:comment w:id="26" w:author="Simon Armstrong" w:date="2026-03-25T13:20:00Z" w:initials="SA">
    <w:p w14:paraId="041547A2" w14:textId="65A8BB35" w:rsidR="006A421B" w:rsidRDefault="006A421B" w:rsidP="002228DF">
      <w:r>
        <w:rPr>
          <w:rStyle w:val="CommentReference"/>
        </w:rPr>
        <w:annotationRef/>
      </w:r>
      <w:r>
        <w:fldChar w:fldCharType="begin"/>
      </w:r>
      <w:r>
        <w:instrText>HYPERLINK "mailto:anurag.thakur@xceedance.com"</w:instrText>
      </w:r>
      <w:bookmarkStart w:id="28" w:name="_@_AEEB58076D6E94489D658BBBA999F589Z"/>
      <w:r>
        <w:fldChar w:fldCharType="separate"/>
      </w:r>
      <w:bookmarkEnd w:id="28"/>
      <w:r w:rsidRPr="006A421B">
        <w:rPr>
          <w:rStyle w:val="Mention"/>
          <w:noProof/>
          <w:sz w:val="20"/>
          <w:szCs w:val="20"/>
        </w:rPr>
        <w:t>@Anurag</w:t>
      </w:r>
      <w:r>
        <w:fldChar w:fldCharType="end"/>
      </w:r>
      <w:r>
        <w:t xml:space="preserve"> this is a good start but we need a bigger view of the universe also.</w:t>
      </w:r>
    </w:p>
  </w:comment>
  <w:comment w:id="27" w:author="Anurag Thakur" w:date="2026-04-28T14:27:00Z" w:initials="AT">
    <w:p w14:paraId="2F274578" w14:textId="63959614" w:rsidR="004901CB" w:rsidRDefault="004901CB" w:rsidP="004901CB">
      <w:pPr>
        <w:pStyle w:val="CommentText"/>
        <w:jc w:val="left"/>
      </w:pPr>
      <w:r>
        <w:rPr>
          <w:rStyle w:val="CommentReference"/>
        </w:rPr>
        <w:annotationRef/>
      </w:r>
      <w:r>
        <w:fldChar w:fldCharType="begin"/>
      </w:r>
      <w:r>
        <w:instrText>HYPERLINK "mailto:simon.armstrong@xceedance.com"</w:instrText>
      </w:r>
      <w:bookmarkStart w:id="29" w:name="_@_70C34156212C4CD597A60CF972334C80Z"/>
      <w:r>
        <w:fldChar w:fldCharType="separate"/>
      </w:r>
      <w:bookmarkEnd w:id="29"/>
      <w:r w:rsidRPr="004901CB">
        <w:rPr>
          <w:rStyle w:val="Mention"/>
          <w:noProof/>
        </w:rPr>
        <w:t>@Simon</w:t>
      </w:r>
      <w:r>
        <w:fldChar w:fldCharType="end"/>
      </w:r>
      <w:r>
        <w:t xml:space="preserve"> pls review</w:t>
      </w:r>
    </w:p>
  </w:comment>
  <w:comment w:id="32" w:author="Simon Armstrong" w:date="2026-03-25T13:22:00Z" w:initials="SA">
    <w:p w14:paraId="68708DE8" w14:textId="63770820" w:rsidR="00F9316F" w:rsidRDefault="00F9316F" w:rsidP="002228DF">
      <w:r>
        <w:rPr>
          <w:rStyle w:val="CommentReference"/>
        </w:rPr>
        <w:annotationRef/>
      </w:r>
      <w:r>
        <w:fldChar w:fldCharType="begin"/>
      </w:r>
      <w:r>
        <w:instrText>HYPERLINK "mailto:anurag.thakur@xceedance.com"</w:instrText>
      </w:r>
      <w:bookmarkStart w:id="34" w:name="_@_45CC1F12380C1D4594DD633F1D0390E7Z"/>
      <w:r>
        <w:fldChar w:fldCharType="separate"/>
      </w:r>
      <w:bookmarkEnd w:id="34"/>
      <w:r w:rsidRPr="00F9316F">
        <w:rPr>
          <w:rStyle w:val="Mention"/>
          <w:noProof/>
          <w:sz w:val="20"/>
          <w:szCs w:val="20"/>
        </w:rPr>
        <w:t>@Anurag</w:t>
      </w:r>
      <w:r>
        <w:fldChar w:fldCharType="end"/>
      </w:r>
      <w:r>
        <w:t>, this needs significantly more detail.  right now its just a list.  we need to add meat to the bones here.</w:t>
      </w:r>
    </w:p>
  </w:comment>
  <w:comment w:id="33" w:author="Anurag Thakur" w:date="2026-04-28T15:56:00Z" w:initials="AT">
    <w:p w14:paraId="4087B5D6" w14:textId="24BA77BF" w:rsidR="00143DAF" w:rsidRDefault="00143DAF" w:rsidP="00143DAF">
      <w:pPr>
        <w:pStyle w:val="CommentText"/>
        <w:jc w:val="left"/>
      </w:pPr>
      <w:r>
        <w:rPr>
          <w:rStyle w:val="CommentReference"/>
        </w:rPr>
        <w:annotationRef/>
      </w:r>
      <w:r>
        <w:fldChar w:fldCharType="begin"/>
      </w:r>
      <w:r>
        <w:instrText>HYPERLINK "mailto:simon.armstrong@xceedance.com"</w:instrText>
      </w:r>
      <w:bookmarkStart w:id="35" w:name="_@_6C3375460B5C480AB050FDBE68DD3555Z"/>
      <w:r>
        <w:fldChar w:fldCharType="separate"/>
      </w:r>
      <w:bookmarkEnd w:id="35"/>
      <w:r w:rsidRPr="00143DAF">
        <w:rPr>
          <w:rStyle w:val="Mention"/>
          <w:noProof/>
        </w:rPr>
        <w:t>@Simon</w:t>
      </w:r>
      <w:r>
        <w:fldChar w:fldCharType="end"/>
      </w:r>
      <w:r>
        <w:t xml:space="preserve"> details added pls review</w:t>
      </w:r>
    </w:p>
  </w:comment>
  <w:comment w:id="2173" w:author="Simon Armstrong" w:date="2026-03-25T13:26:00Z" w:initials="SA">
    <w:p w14:paraId="5400011A" w14:textId="59BA79A4" w:rsidR="000E3409" w:rsidRDefault="000E3409" w:rsidP="002228DF">
      <w:r>
        <w:rPr>
          <w:rStyle w:val="CommentReference"/>
        </w:rPr>
        <w:annotationRef/>
      </w:r>
      <w:r>
        <w:fldChar w:fldCharType="begin"/>
      </w:r>
      <w:r>
        <w:instrText>HYPERLINK "mailto:anurag.thakur@xceedance.com"</w:instrText>
      </w:r>
      <w:bookmarkStart w:id="2174" w:name="_@_7D63806DF8D3694787F34D8D7E5D700FZ"/>
      <w:r>
        <w:fldChar w:fldCharType="separate"/>
      </w:r>
      <w:bookmarkEnd w:id="2174"/>
      <w:r w:rsidRPr="000E3409">
        <w:rPr>
          <w:rStyle w:val="Mention"/>
          <w:noProof/>
          <w:sz w:val="20"/>
          <w:szCs w:val="20"/>
        </w:rPr>
        <w:t>@Anurag</w:t>
      </w:r>
      <w:r>
        <w:fldChar w:fldCharType="end"/>
      </w:r>
      <w:r>
        <w:t>, this section is better and contains meaning full information.  Please move away from just creating lists of bullets and add detail.  Its great to see thinking about which telemetry but we need to add in why that telemetry for example, how its helps SRE, where its gets stored, how thats accessed and how we act on it or indeed an Agentic capability acts on it.</w:t>
      </w:r>
    </w:p>
  </w:comment>
  <w:comment w:id="2269" w:author="Simon Armstrong" w:date="2026-03-25T13:37:00Z" w:initials="SA">
    <w:p w14:paraId="16360593" w14:textId="5842522C" w:rsidR="00092E3E" w:rsidRDefault="00092E3E" w:rsidP="002228DF">
      <w:r>
        <w:rPr>
          <w:rStyle w:val="CommentReference"/>
        </w:rPr>
        <w:annotationRef/>
      </w:r>
      <w:r>
        <w:fldChar w:fldCharType="begin"/>
      </w:r>
      <w:r>
        <w:instrText>HYPERLINK "mailto:anurag.thakur@xceedance.com"</w:instrText>
      </w:r>
      <w:bookmarkStart w:id="2271" w:name="_@_6FC71CF477A19F4FA0D1B3DBA59E8DC4Z"/>
      <w:r>
        <w:fldChar w:fldCharType="separate"/>
      </w:r>
      <w:bookmarkEnd w:id="2271"/>
      <w:r w:rsidRPr="00092E3E">
        <w:rPr>
          <w:rStyle w:val="Mention"/>
          <w:noProof/>
          <w:sz w:val="20"/>
          <w:szCs w:val="20"/>
        </w:rPr>
        <w:t>@Anurag</w:t>
      </w:r>
      <w:r>
        <w:fldChar w:fldCharType="end"/>
      </w:r>
      <w:r>
        <w:t>, this is very thin and needs detail.</w:t>
      </w:r>
    </w:p>
  </w:comment>
  <w:comment w:id="2270" w:author="Anurag Thakur" w:date="2026-04-06T18:50:00Z" w:initials="AT">
    <w:p w14:paraId="0FE50E15" w14:textId="77777777" w:rsidR="00590233" w:rsidRDefault="00590233" w:rsidP="00590233">
      <w:pPr>
        <w:pStyle w:val="CommentText"/>
        <w:jc w:val="left"/>
      </w:pPr>
      <w:r>
        <w:rPr>
          <w:rStyle w:val="CommentReference"/>
        </w:rPr>
        <w:annotationRef/>
      </w:r>
      <w:r>
        <w:t>This is thin because the cloud boxes are the only thing that is different here…. Rest all remains the same - reusable</w:t>
      </w:r>
    </w:p>
  </w:comment>
  <w:comment w:id="2274" w:author="Simon Armstrong" w:date="2026-03-25T13:39:00Z" w:initials="SA">
    <w:p w14:paraId="2426A96B" w14:textId="76169A8C" w:rsidR="00E7609D" w:rsidRDefault="00E7609D" w:rsidP="002228DF">
      <w:r>
        <w:rPr>
          <w:rStyle w:val="CommentReference"/>
        </w:rPr>
        <w:annotationRef/>
      </w:r>
      <w:r>
        <w:fldChar w:fldCharType="begin"/>
      </w:r>
      <w:r>
        <w:instrText>HYPERLINK "mailto:anurag.thakur@xceedance.com"</w:instrText>
      </w:r>
      <w:bookmarkStart w:id="2276" w:name="_@_E3E618AF9264944F8F487791B7CE973DZ"/>
      <w:r>
        <w:fldChar w:fldCharType="separate"/>
      </w:r>
      <w:bookmarkEnd w:id="2276"/>
      <w:r w:rsidRPr="00E7609D">
        <w:rPr>
          <w:rStyle w:val="Mention"/>
          <w:noProof/>
          <w:sz w:val="20"/>
          <w:szCs w:val="20"/>
        </w:rPr>
        <w:t>@Anurag</w:t>
      </w:r>
      <w:r>
        <w:fldChar w:fldCharType="end"/>
      </w:r>
      <w:r>
        <w:t>, if were in azure we need to also consider change.,  there are actually 4 key pillars excluding the new emergin one.  Check the Azure Docs.</w:t>
      </w:r>
    </w:p>
  </w:comment>
  <w:comment w:id="2275" w:author="Anurag Thakur" w:date="2026-04-08T09:46:00Z" w:initials="AT">
    <w:p w14:paraId="4D70EBD1" w14:textId="77777777" w:rsidR="00C07B2B" w:rsidRDefault="00C07B2B" w:rsidP="00C07B2B">
      <w:pPr>
        <w:pStyle w:val="CommentText"/>
        <w:jc w:val="left"/>
      </w:pPr>
      <w:r>
        <w:rPr>
          <w:rStyle w:val="CommentReference"/>
        </w:rPr>
        <w:annotationRef/>
      </w:r>
      <w:r>
        <w:t>Sustainability - reducing our carbon footprint is the 6</w:t>
      </w:r>
      <w:r>
        <w:rPr>
          <w:vertAlign w:val="superscript"/>
        </w:rPr>
        <w:t>th</w:t>
      </w:r>
      <w:r>
        <w:t xml:space="preserve"> pillar</w:t>
      </w:r>
    </w:p>
    <w:p w14:paraId="00138A8B" w14:textId="77777777" w:rsidR="00C07B2B" w:rsidRDefault="00C07B2B" w:rsidP="00C07B2B">
      <w:pPr>
        <w:pStyle w:val="CommentText"/>
        <w:jc w:val="left"/>
      </w:pPr>
    </w:p>
    <w:p w14:paraId="08B6B344" w14:textId="77777777" w:rsidR="00C07B2B" w:rsidRDefault="00C07B2B" w:rsidP="00C07B2B">
      <w:pPr>
        <w:pStyle w:val="CommentText"/>
        <w:jc w:val="left"/>
      </w:pPr>
      <w:r>
        <w:rPr>
          <w:b/>
          <w:bCs/>
          <w:color w:val="0A0A0A"/>
          <w:highlight w:val="white"/>
        </w:rPr>
        <w:t>The 6 Pillars of the Azure Well-Architected Framework </w:t>
      </w:r>
    </w:p>
    <w:p w14:paraId="6407F718" w14:textId="77777777" w:rsidR="00C07B2B" w:rsidRDefault="00C07B2B" w:rsidP="00DC1193">
      <w:pPr>
        <w:pStyle w:val="CommentText"/>
        <w:numPr>
          <w:ilvl w:val="0"/>
          <w:numId w:val="6"/>
        </w:numPr>
        <w:ind w:left="360"/>
        <w:jc w:val="left"/>
      </w:pPr>
      <w:r>
        <w:rPr>
          <w:b/>
          <w:bCs/>
          <w:color w:val="0A0A0A"/>
          <w:highlight w:val="white"/>
        </w:rPr>
        <w:t>Sustainability (The New Pillar):</w:t>
      </w:r>
      <w:r>
        <w:rPr>
          <w:color w:val="0A0A0A"/>
          <w:highlight w:val="white"/>
        </w:rPr>
        <w:t> Focuses on minimizing the carbon footprint and environmental impact of your cloud workloads. It encourages energy-efficient practices, such as reducing idle resources and optimizing data movement throughout the application lifecycle. </w:t>
      </w:r>
    </w:p>
    <w:p w14:paraId="209F2E7A" w14:textId="77777777" w:rsidR="00C07B2B" w:rsidRDefault="00C07B2B" w:rsidP="00DC1193">
      <w:pPr>
        <w:pStyle w:val="CommentText"/>
        <w:numPr>
          <w:ilvl w:val="0"/>
          <w:numId w:val="6"/>
        </w:numPr>
        <w:ind w:left="360"/>
        <w:jc w:val="left"/>
      </w:pPr>
      <w:r>
        <w:rPr>
          <w:b/>
          <w:bCs/>
          <w:color w:val="0A0A0A"/>
          <w:highlight w:val="white"/>
        </w:rPr>
        <w:t>Reliability:</w:t>
      </w:r>
      <w:r>
        <w:rPr>
          <w:color w:val="0A0A0A"/>
          <w:highlight w:val="white"/>
        </w:rPr>
        <w:t> Ensures systems can withstand failures and recover quickly to meet uptime and availability targets. </w:t>
      </w:r>
    </w:p>
    <w:p w14:paraId="15C6CF05" w14:textId="77777777" w:rsidR="00C07B2B" w:rsidRDefault="00C07B2B" w:rsidP="00DC1193">
      <w:pPr>
        <w:pStyle w:val="CommentText"/>
        <w:numPr>
          <w:ilvl w:val="0"/>
          <w:numId w:val="6"/>
        </w:numPr>
        <w:ind w:left="360"/>
        <w:jc w:val="left"/>
      </w:pPr>
      <w:r>
        <w:rPr>
          <w:b/>
          <w:bCs/>
          <w:color w:val="0A0A0A"/>
          <w:highlight w:val="white"/>
        </w:rPr>
        <w:t>Security:</w:t>
      </w:r>
      <w:r>
        <w:rPr>
          <w:color w:val="0A0A0A"/>
          <w:highlight w:val="white"/>
        </w:rPr>
        <w:t> Focuses on protecting data and infrastructure through the Zero Trust model, encryption, and strong identity management. </w:t>
      </w:r>
    </w:p>
    <w:p w14:paraId="0700BE59" w14:textId="77777777" w:rsidR="00C07B2B" w:rsidRDefault="00C07B2B" w:rsidP="00DC1193">
      <w:pPr>
        <w:pStyle w:val="CommentText"/>
        <w:numPr>
          <w:ilvl w:val="0"/>
          <w:numId w:val="6"/>
        </w:numPr>
        <w:ind w:left="360"/>
        <w:jc w:val="left"/>
      </w:pPr>
      <w:r>
        <w:rPr>
          <w:b/>
          <w:bCs/>
          <w:color w:val="0A0A0A"/>
          <w:highlight w:val="white"/>
        </w:rPr>
        <w:t>Cost Optimization:</w:t>
      </w:r>
      <w:r>
        <w:rPr>
          <w:color w:val="0A0A0A"/>
          <w:highlight w:val="white"/>
        </w:rPr>
        <w:t> Aims to maximize business value by reducing unnecessary spend, right-sizing resources, and eliminating waste. </w:t>
      </w:r>
    </w:p>
    <w:p w14:paraId="42931368" w14:textId="77777777" w:rsidR="00C07B2B" w:rsidRDefault="00C07B2B" w:rsidP="00DC1193">
      <w:pPr>
        <w:pStyle w:val="CommentText"/>
        <w:numPr>
          <w:ilvl w:val="0"/>
          <w:numId w:val="6"/>
        </w:numPr>
        <w:ind w:left="360"/>
        <w:jc w:val="left"/>
      </w:pPr>
      <w:r>
        <w:rPr>
          <w:b/>
          <w:bCs/>
          <w:color w:val="0A0A0A"/>
          <w:highlight w:val="white"/>
        </w:rPr>
        <w:t>Operational Excellence:</w:t>
      </w:r>
      <w:r>
        <w:rPr>
          <w:color w:val="0A0A0A"/>
          <w:highlight w:val="white"/>
        </w:rPr>
        <w:t> Focuses on the processes and DevOps practices that keep workloads running predictably in production with high observability. </w:t>
      </w:r>
    </w:p>
    <w:p w14:paraId="7B48CDCD" w14:textId="77777777" w:rsidR="00C07B2B" w:rsidRDefault="00C07B2B" w:rsidP="00DC1193">
      <w:pPr>
        <w:pStyle w:val="CommentText"/>
        <w:numPr>
          <w:ilvl w:val="0"/>
          <w:numId w:val="6"/>
        </w:numPr>
        <w:ind w:left="360"/>
        <w:jc w:val="left"/>
      </w:pPr>
      <w:r>
        <w:rPr>
          <w:b/>
          <w:bCs/>
          <w:color w:val="0A0A0A"/>
          <w:highlight w:val="white"/>
        </w:rPr>
        <w:t>Performance Efficiency:</w:t>
      </w:r>
      <w:r>
        <w:rPr>
          <w:color w:val="0A0A0A"/>
          <w:highlight w:val="white"/>
        </w:rPr>
        <w:t> Ensures your system can scale dynamically to meet user demand without over-provisioning resources. </w:t>
      </w:r>
    </w:p>
  </w:comment>
  <w:comment w:id="2281" w:author="Simon Armstrong" w:date="2026-03-25T13:40:00Z" w:initials="SA">
    <w:p w14:paraId="38EDFC0C" w14:textId="4A53C8DF" w:rsidR="003F7E63" w:rsidRDefault="003F7E63" w:rsidP="002228DF">
      <w:r>
        <w:rPr>
          <w:rStyle w:val="CommentReference"/>
        </w:rPr>
        <w:annotationRef/>
      </w:r>
      <w:r>
        <w:fldChar w:fldCharType="begin"/>
      </w:r>
      <w:r>
        <w:instrText>HYPERLINK "mailto:anurag.thakur@xceedance.com"</w:instrText>
      </w:r>
      <w:bookmarkStart w:id="2282" w:name="_@_B35B3C1C5F9F6144BDDF2A7716B9D961Z"/>
      <w:r>
        <w:fldChar w:fldCharType="separate"/>
      </w:r>
      <w:bookmarkEnd w:id="2282"/>
      <w:r w:rsidRPr="003F7E63">
        <w:rPr>
          <w:rStyle w:val="Mention"/>
          <w:noProof/>
          <w:sz w:val="20"/>
          <w:szCs w:val="20"/>
        </w:rPr>
        <w:t>@Anurag</w:t>
      </w:r>
      <w:r>
        <w:fldChar w:fldCharType="end"/>
      </w:r>
      <w:r>
        <w:t>, great to see initial throughts here. but i need more detail.  Create a worked example for the ducment.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42860" w15:done="1"/>
  <w15:commentEx w15:paraId="3743BB86" w15:paraIdParent="04F42860" w15:done="1"/>
  <w15:commentEx w15:paraId="580468A6" w15:done="1"/>
  <w15:commentEx w15:paraId="0601E767" w15:paraIdParent="580468A6" w15:done="1"/>
  <w15:commentEx w15:paraId="24E7A7E7" w15:done="0"/>
  <w15:commentEx w15:paraId="093161E4" w15:paraIdParent="24E7A7E7" w15:done="0"/>
  <w15:commentEx w15:paraId="0DAA6773" w15:done="0"/>
  <w15:commentEx w15:paraId="69B78E3A" w15:paraIdParent="0DAA6773" w15:done="0"/>
  <w15:commentEx w15:paraId="041547A2" w15:done="0"/>
  <w15:commentEx w15:paraId="2F274578" w15:paraIdParent="041547A2" w15:done="0"/>
  <w15:commentEx w15:paraId="68708DE8" w15:done="0"/>
  <w15:commentEx w15:paraId="4087B5D6" w15:paraIdParent="68708DE8" w15:done="0"/>
  <w15:commentEx w15:paraId="5400011A" w15:done="0"/>
  <w15:commentEx w15:paraId="16360593" w15:done="1"/>
  <w15:commentEx w15:paraId="0FE50E15" w15:paraIdParent="16360593" w15:done="1"/>
  <w15:commentEx w15:paraId="2426A96B" w15:done="0"/>
  <w15:commentEx w15:paraId="7B48CDCD" w15:paraIdParent="2426A96B" w15:done="0"/>
  <w15:commentEx w15:paraId="38EDF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1DDF8" w16cex:dateUtc="2026-04-27T16:11:00Z"/>
  <w16cex:commentExtensible w16cex:durableId="44AE89CA" w16cex:dateUtc="2026-04-28T06:58:00Z"/>
  <w16cex:commentExtensible w16cex:durableId="7A42F534" w16cex:dateUtc="2026-03-25T13:14:00Z"/>
  <w16cex:commentExtensible w16cex:durableId="1FEC03B8" w16cex:dateUtc="2026-04-02T05:17:00Z"/>
  <w16cex:commentExtensible w16cex:durableId="48D53E65" w16cex:dateUtc="2026-04-27T15:27:00Z"/>
  <w16cex:commentExtensible w16cex:durableId="249EC5EB" w16cex:dateUtc="2026-04-28T07:12:00Z"/>
  <w16cex:commentExtensible w16cex:durableId="3ED6A372" w16cex:dateUtc="2026-03-25T13:20:00Z"/>
  <w16cex:commentExtensible w16cex:durableId="5C1D3B21" w16cex:dateUtc="2026-04-28T08:56:00Z"/>
  <w16cex:commentExtensible w16cex:durableId="509E905F" w16cex:dateUtc="2026-03-25T13:20:00Z"/>
  <w16cex:commentExtensible w16cex:durableId="051813A6" w16cex:dateUtc="2026-04-28T08:57:00Z"/>
  <w16cex:commentExtensible w16cex:durableId="08F8FC53" w16cex:dateUtc="2026-03-25T13:22:00Z"/>
  <w16cex:commentExtensible w16cex:durableId="553D8DA1" w16cex:dateUtc="2026-04-28T10:26:00Z"/>
  <w16cex:commentExtensible w16cex:durableId="14F569F2" w16cex:dateUtc="2026-03-25T13:26:00Z"/>
  <w16cex:commentExtensible w16cex:durableId="62AA7C89" w16cex:dateUtc="2026-03-25T13:37:00Z"/>
  <w16cex:commentExtensible w16cex:durableId="59740DF8" w16cex:dateUtc="2026-04-06T13:20:00Z"/>
  <w16cex:commentExtensible w16cex:durableId="62F476E1" w16cex:dateUtc="2026-03-25T13:39:00Z"/>
  <w16cex:commentExtensible w16cex:durableId="4F317BE9" w16cex:dateUtc="2026-04-08T04:16:00Z"/>
  <w16cex:commentExtensible w16cex:durableId="0D56B537" w16cex:dateUtc="2026-03-2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42860" w16cid:durableId="0611DDF8"/>
  <w16cid:commentId w16cid:paraId="3743BB86" w16cid:durableId="44AE89CA"/>
  <w16cid:commentId w16cid:paraId="580468A6" w16cid:durableId="7A42F534"/>
  <w16cid:commentId w16cid:paraId="0601E767" w16cid:durableId="1FEC03B8"/>
  <w16cid:commentId w16cid:paraId="24E7A7E7" w16cid:durableId="48D53E65"/>
  <w16cid:commentId w16cid:paraId="093161E4" w16cid:durableId="249EC5EB"/>
  <w16cid:commentId w16cid:paraId="0DAA6773" w16cid:durableId="3ED6A372"/>
  <w16cid:commentId w16cid:paraId="69B78E3A" w16cid:durableId="5C1D3B21"/>
  <w16cid:commentId w16cid:paraId="041547A2" w16cid:durableId="509E905F"/>
  <w16cid:commentId w16cid:paraId="2F274578" w16cid:durableId="051813A6"/>
  <w16cid:commentId w16cid:paraId="68708DE8" w16cid:durableId="08F8FC53"/>
  <w16cid:commentId w16cid:paraId="4087B5D6" w16cid:durableId="553D8DA1"/>
  <w16cid:commentId w16cid:paraId="5400011A" w16cid:durableId="14F569F2"/>
  <w16cid:commentId w16cid:paraId="16360593" w16cid:durableId="62AA7C89"/>
  <w16cid:commentId w16cid:paraId="0FE50E15" w16cid:durableId="59740DF8"/>
  <w16cid:commentId w16cid:paraId="2426A96B" w16cid:durableId="62F476E1"/>
  <w16cid:commentId w16cid:paraId="7B48CDCD" w16cid:durableId="4F317BE9"/>
  <w16cid:commentId w16cid:paraId="38EDFC0C" w16cid:durableId="0D56B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344F7" w14:textId="77777777" w:rsidR="00B0292B" w:rsidRDefault="00B0292B" w:rsidP="002228DF">
      <w:r>
        <w:separator/>
      </w:r>
    </w:p>
  </w:endnote>
  <w:endnote w:type="continuationSeparator" w:id="0">
    <w:p w14:paraId="24BAE45E" w14:textId="77777777" w:rsidR="00B0292B" w:rsidRDefault="00B0292B" w:rsidP="002228DF">
      <w:r>
        <w:continuationSeparator/>
      </w:r>
    </w:p>
  </w:endnote>
  <w:endnote w:type="continuationNotice" w:id="1">
    <w:p w14:paraId="5FB1DC27" w14:textId="77777777" w:rsidR="00B0292B" w:rsidRDefault="00B0292B" w:rsidP="002228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AD96" w14:textId="3686ECE3" w:rsidR="00182E69" w:rsidRDefault="007F2EC5" w:rsidP="002228DF">
    <w:pPr>
      <w:pStyle w:val="Footer"/>
    </w:pPr>
    <w:r>
      <w:t>Page</w:t>
    </w:r>
    <w:r w:rsidR="004E55AD">
      <w:t xml:space="preserve"> </w:t>
    </w:r>
    <w:sdt>
      <w:sdtPr>
        <w:id w:val="68827002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5481" w14:textId="77777777" w:rsidR="00B0292B" w:rsidRDefault="00B0292B" w:rsidP="002228DF">
      <w:r>
        <w:separator/>
      </w:r>
    </w:p>
  </w:footnote>
  <w:footnote w:type="continuationSeparator" w:id="0">
    <w:p w14:paraId="17CF1AD4" w14:textId="77777777" w:rsidR="00B0292B" w:rsidRDefault="00B0292B" w:rsidP="002228DF">
      <w:r>
        <w:continuationSeparator/>
      </w:r>
    </w:p>
  </w:footnote>
  <w:footnote w:type="continuationNotice" w:id="1">
    <w:p w14:paraId="13EFDDE9" w14:textId="77777777" w:rsidR="00B0292B" w:rsidRDefault="00B0292B" w:rsidP="002228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5228"/>
      <w:gridCol w:w="5228"/>
    </w:tblGrid>
    <w:tr w:rsidR="005D5132" w:rsidRPr="005D5132" w14:paraId="669F7FC2" w14:textId="77777777" w:rsidTr="00B84ABA">
      <w:trPr>
        <w:trHeight w:val="426"/>
      </w:trPr>
      <w:tc>
        <w:tcPr>
          <w:tcW w:w="5228" w:type="dxa"/>
          <w:vAlign w:val="center"/>
        </w:tcPr>
        <w:p w14:paraId="49BA6CF3" w14:textId="53864AC3" w:rsidR="00F60EB1" w:rsidRPr="00B84ABA" w:rsidRDefault="00F60EB1" w:rsidP="00B84ABA">
          <w:pPr>
            <w:pStyle w:val="NoSpacing"/>
            <w:rPr>
              <w:b/>
              <w:bCs/>
              <w:color w:val="215E99" w:themeColor="text2" w:themeTint="BF"/>
            </w:rPr>
          </w:pPr>
          <w:r w:rsidRPr="00B84ABA">
            <w:rPr>
              <w:b/>
              <w:bCs/>
              <w:color w:val="215E99" w:themeColor="text2" w:themeTint="BF"/>
            </w:rPr>
            <w:t>Office</w:t>
          </w:r>
          <w:r w:rsidR="004E55AD">
            <w:rPr>
              <w:b/>
              <w:bCs/>
              <w:color w:val="215E99" w:themeColor="text2" w:themeTint="BF"/>
            </w:rPr>
            <w:t xml:space="preserve"> </w:t>
          </w:r>
          <w:r w:rsidRPr="00B84ABA">
            <w:rPr>
              <w:b/>
              <w:bCs/>
              <w:color w:val="215E99" w:themeColor="text2" w:themeTint="BF"/>
            </w:rPr>
            <w:t>of</w:t>
          </w:r>
          <w:r w:rsidR="004E55AD">
            <w:rPr>
              <w:b/>
              <w:bCs/>
              <w:color w:val="215E99" w:themeColor="text2" w:themeTint="BF"/>
            </w:rPr>
            <w:t xml:space="preserve"> </w:t>
          </w:r>
          <w:r w:rsidRPr="00B84ABA">
            <w:rPr>
              <w:b/>
              <w:bCs/>
              <w:color w:val="215E99" w:themeColor="text2" w:themeTint="BF"/>
            </w:rPr>
            <w:t>Chief</w:t>
          </w:r>
          <w:r w:rsidR="004E55AD">
            <w:rPr>
              <w:b/>
              <w:bCs/>
              <w:color w:val="215E99" w:themeColor="text2" w:themeTint="BF"/>
            </w:rPr>
            <w:t xml:space="preserve"> </w:t>
          </w:r>
          <w:r w:rsidRPr="00B84ABA">
            <w:rPr>
              <w:b/>
              <w:bCs/>
              <w:color w:val="215E99" w:themeColor="text2" w:themeTint="BF"/>
            </w:rPr>
            <w:t>Architect</w:t>
          </w:r>
        </w:p>
      </w:tc>
      <w:tc>
        <w:tcPr>
          <w:tcW w:w="5228" w:type="dxa"/>
          <w:vAlign w:val="center"/>
        </w:tcPr>
        <w:p w14:paraId="0FF289DC" w14:textId="61EEF0A2" w:rsidR="00F60EB1" w:rsidRPr="00B84ABA" w:rsidRDefault="00F60EB1" w:rsidP="00B84ABA">
          <w:pPr>
            <w:pStyle w:val="NoSpacing"/>
            <w:jc w:val="right"/>
            <w:rPr>
              <w:b/>
              <w:bCs/>
              <w:color w:val="215E99" w:themeColor="text2" w:themeTint="BF"/>
            </w:rPr>
          </w:pPr>
          <w:r w:rsidRPr="00B84ABA">
            <w:rPr>
              <w:b/>
              <w:bCs/>
              <w:color w:val="215E99" w:themeColor="text2" w:themeTint="BF"/>
            </w:rPr>
            <w:t>Observability</w:t>
          </w:r>
          <w:r w:rsidR="004E55AD">
            <w:rPr>
              <w:b/>
              <w:bCs/>
              <w:color w:val="215E99" w:themeColor="text2" w:themeTint="BF"/>
            </w:rPr>
            <w:t xml:space="preserve"> </w:t>
          </w:r>
          <w:r w:rsidRPr="00B84ABA">
            <w:rPr>
              <w:b/>
              <w:bCs/>
              <w:color w:val="215E99" w:themeColor="text2" w:themeTint="BF"/>
            </w:rPr>
            <w:t>Strategy</w:t>
          </w:r>
        </w:p>
      </w:tc>
    </w:tr>
  </w:tbl>
  <w:p w14:paraId="023EFE2A" w14:textId="4467921F" w:rsidR="00341510" w:rsidRPr="005D1333" w:rsidRDefault="00341510" w:rsidP="00DA1A5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114"/>
    <w:multiLevelType w:val="multilevel"/>
    <w:tmpl w:val="1B2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52FBD"/>
    <w:multiLevelType w:val="multilevel"/>
    <w:tmpl w:val="42229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2598D"/>
    <w:multiLevelType w:val="multilevel"/>
    <w:tmpl w:val="925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C3CCE"/>
    <w:multiLevelType w:val="multilevel"/>
    <w:tmpl w:val="C026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7DEE"/>
    <w:multiLevelType w:val="hybridMultilevel"/>
    <w:tmpl w:val="D820C6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0A0023F"/>
    <w:multiLevelType w:val="multilevel"/>
    <w:tmpl w:val="9F2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F83F02"/>
    <w:multiLevelType w:val="hybridMultilevel"/>
    <w:tmpl w:val="EC505276"/>
    <w:lvl w:ilvl="0" w:tplc="D192688E">
      <w:start w:val="1"/>
      <w:numFmt w:val="bullet"/>
      <w:lvlText w:val=""/>
      <w:lvlJc w:val="left"/>
      <w:pPr>
        <w:ind w:left="1080" w:hanging="360"/>
      </w:pPr>
      <w:rPr>
        <w:rFonts w:ascii="Symbol" w:hAnsi="Symbol"/>
      </w:rPr>
    </w:lvl>
    <w:lvl w:ilvl="1" w:tplc="8C507CF6">
      <w:start w:val="1"/>
      <w:numFmt w:val="bullet"/>
      <w:lvlText w:val=""/>
      <w:lvlJc w:val="left"/>
      <w:pPr>
        <w:ind w:left="1080" w:hanging="360"/>
      </w:pPr>
      <w:rPr>
        <w:rFonts w:ascii="Symbol" w:hAnsi="Symbol"/>
      </w:rPr>
    </w:lvl>
    <w:lvl w:ilvl="2" w:tplc="64245348">
      <w:start w:val="1"/>
      <w:numFmt w:val="bullet"/>
      <w:lvlText w:val=""/>
      <w:lvlJc w:val="left"/>
      <w:pPr>
        <w:ind w:left="1080" w:hanging="360"/>
      </w:pPr>
      <w:rPr>
        <w:rFonts w:ascii="Symbol" w:hAnsi="Symbol"/>
      </w:rPr>
    </w:lvl>
    <w:lvl w:ilvl="3" w:tplc="430A5474">
      <w:start w:val="1"/>
      <w:numFmt w:val="bullet"/>
      <w:lvlText w:val=""/>
      <w:lvlJc w:val="left"/>
      <w:pPr>
        <w:ind w:left="1080" w:hanging="360"/>
      </w:pPr>
      <w:rPr>
        <w:rFonts w:ascii="Symbol" w:hAnsi="Symbol"/>
      </w:rPr>
    </w:lvl>
    <w:lvl w:ilvl="4" w:tplc="4B0C7EAC">
      <w:start w:val="1"/>
      <w:numFmt w:val="bullet"/>
      <w:lvlText w:val=""/>
      <w:lvlJc w:val="left"/>
      <w:pPr>
        <w:ind w:left="1080" w:hanging="360"/>
      </w:pPr>
      <w:rPr>
        <w:rFonts w:ascii="Symbol" w:hAnsi="Symbol"/>
      </w:rPr>
    </w:lvl>
    <w:lvl w:ilvl="5" w:tplc="FFCA9FF4">
      <w:start w:val="1"/>
      <w:numFmt w:val="bullet"/>
      <w:lvlText w:val=""/>
      <w:lvlJc w:val="left"/>
      <w:pPr>
        <w:ind w:left="1080" w:hanging="360"/>
      </w:pPr>
      <w:rPr>
        <w:rFonts w:ascii="Symbol" w:hAnsi="Symbol"/>
      </w:rPr>
    </w:lvl>
    <w:lvl w:ilvl="6" w:tplc="D6B0A58C">
      <w:start w:val="1"/>
      <w:numFmt w:val="bullet"/>
      <w:lvlText w:val=""/>
      <w:lvlJc w:val="left"/>
      <w:pPr>
        <w:ind w:left="1080" w:hanging="360"/>
      </w:pPr>
      <w:rPr>
        <w:rFonts w:ascii="Symbol" w:hAnsi="Symbol"/>
      </w:rPr>
    </w:lvl>
    <w:lvl w:ilvl="7" w:tplc="6AF2386C">
      <w:start w:val="1"/>
      <w:numFmt w:val="bullet"/>
      <w:lvlText w:val=""/>
      <w:lvlJc w:val="left"/>
      <w:pPr>
        <w:ind w:left="1080" w:hanging="360"/>
      </w:pPr>
      <w:rPr>
        <w:rFonts w:ascii="Symbol" w:hAnsi="Symbol"/>
      </w:rPr>
    </w:lvl>
    <w:lvl w:ilvl="8" w:tplc="0A7EC208">
      <w:start w:val="1"/>
      <w:numFmt w:val="bullet"/>
      <w:lvlText w:val=""/>
      <w:lvlJc w:val="left"/>
      <w:pPr>
        <w:ind w:left="1080" w:hanging="360"/>
      </w:pPr>
      <w:rPr>
        <w:rFonts w:ascii="Symbol" w:hAnsi="Symbol"/>
      </w:rPr>
    </w:lvl>
  </w:abstractNum>
  <w:abstractNum w:abstractNumId="7" w15:restartNumberingAfterBreak="0">
    <w:nsid w:val="13CF2E20"/>
    <w:multiLevelType w:val="multilevel"/>
    <w:tmpl w:val="619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6DB4"/>
    <w:multiLevelType w:val="multilevel"/>
    <w:tmpl w:val="E31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63E14"/>
    <w:multiLevelType w:val="multilevel"/>
    <w:tmpl w:val="8FB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D87097"/>
    <w:multiLevelType w:val="multilevel"/>
    <w:tmpl w:val="218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D0A3B"/>
    <w:multiLevelType w:val="multilevel"/>
    <w:tmpl w:val="714A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56818"/>
    <w:multiLevelType w:val="multilevel"/>
    <w:tmpl w:val="564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00B2F"/>
    <w:multiLevelType w:val="multilevel"/>
    <w:tmpl w:val="638A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2552C"/>
    <w:multiLevelType w:val="multilevel"/>
    <w:tmpl w:val="78B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BE3A97"/>
    <w:multiLevelType w:val="multilevel"/>
    <w:tmpl w:val="F02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6245B"/>
    <w:multiLevelType w:val="multilevel"/>
    <w:tmpl w:val="FF60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06565"/>
    <w:multiLevelType w:val="multilevel"/>
    <w:tmpl w:val="222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215C6"/>
    <w:multiLevelType w:val="multilevel"/>
    <w:tmpl w:val="180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14751"/>
    <w:multiLevelType w:val="multilevel"/>
    <w:tmpl w:val="6F3A5FEE"/>
    <w:lvl w:ilvl="0">
      <w:start w:val="1"/>
      <w:numFmt w:val="bullet"/>
      <w:pStyle w:val="Bullets"/>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62068"/>
    <w:multiLevelType w:val="multilevel"/>
    <w:tmpl w:val="FC7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251E52"/>
    <w:multiLevelType w:val="multilevel"/>
    <w:tmpl w:val="B62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C615DB"/>
    <w:multiLevelType w:val="multilevel"/>
    <w:tmpl w:val="744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A122E"/>
    <w:multiLevelType w:val="multilevel"/>
    <w:tmpl w:val="495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AC7B88"/>
    <w:multiLevelType w:val="multilevel"/>
    <w:tmpl w:val="B76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2E50C0"/>
    <w:multiLevelType w:val="multilevel"/>
    <w:tmpl w:val="218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5D02B0"/>
    <w:multiLevelType w:val="multilevel"/>
    <w:tmpl w:val="740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E1620"/>
    <w:multiLevelType w:val="multilevel"/>
    <w:tmpl w:val="E512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E06ADF"/>
    <w:multiLevelType w:val="multilevel"/>
    <w:tmpl w:val="716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0172F1"/>
    <w:multiLevelType w:val="multilevel"/>
    <w:tmpl w:val="98A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196AEA"/>
    <w:multiLevelType w:val="multilevel"/>
    <w:tmpl w:val="BCB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229CD"/>
    <w:multiLevelType w:val="multilevel"/>
    <w:tmpl w:val="9BE63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D28E0"/>
    <w:multiLevelType w:val="multilevel"/>
    <w:tmpl w:val="98B0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042E56"/>
    <w:multiLevelType w:val="multilevel"/>
    <w:tmpl w:val="5A70D916"/>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hint="default"/>
        <w:b w:val="0"/>
        <w:bCs w:val="0"/>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29D0D12"/>
    <w:multiLevelType w:val="multilevel"/>
    <w:tmpl w:val="497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CB6BA9"/>
    <w:multiLevelType w:val="multilevel"/>
    <w:tmpl w:val="152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B1866"/>
    <w:multiLevelType w:val="multilevel"/>
    <w:tmpl w:val="6F9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0A0FA5"/>
    <w:multiLevelType w:val="multilevel"/>
    <w:tmpl w:val="BAE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CB3939"/>
    <w:multiLevelType w:val="multilevel"/>
    <w:tmpl w:val="F96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0A179D"/>
    <w:multiLevelType w:val="multilevel"/>
    <w:tmpl w:val="233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664631"/>
    <w:multiLevelType w:val="multilevel"/>
    <w:tmpl w:val="0F26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6D6AB4"/>
    <w:multiLevelType w:val="multilevel"/>
    <w:tmpl w:val="937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A7569"/>
    <w:multiLevelType w:val="multilevel"/>
    <w:tmpl w:val="279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621328"/>
    <w:multiLevelType w:val="multilevel"/>
    <w:tmpl w:val="3C82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64383"/>
    <w:multiLevelType w:val="multilevel"/>
    <w:tmpl w:val="99D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DE332F"/>
    <w:multiLevelType w:val="multilevel"/>
    <w:tmpl w:val="B4C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51551F"/>
    <w:multiLevelType w:val="multilevel"/>
    <w:tmpl w:val="B73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3341754">
    <w:abstractNumId w:val="19"/>
  </w:num>
  <w:num w:numId="2" w16cid:durableId="526136034">
    <w:abstractNumId w:val="33"/>
  </w:num>
  <w:num w:numId="3" w16cid:durableId="10698830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2391518">
    <w:abstractNumId w:val="4"/>
  </w:num>
  <w:num w:numId="5" w16cid:durableId="134416384">
    <w:abstractNumId w:val="16"/>
  </w:num>
  <w:num w:numId="6" w16cid:durableId="560946329">
    <w:abstractNumId w:val="6"/>
  </w:num>
  <w:num w:numId="7" w16cid:durableId="485433856">
    <w:abstractNumId w:val="18"/>
  </w:num>
  <w:num w:numId="8" w16cid:durableId="275865783">
    <w:abstractNumId w:val="41"/>
  </w:num>
  <w:num w:numId="9" w16cid:durableId="159778471">
    <w:abstractNumId w:val="10"/>
  </w:num>
  <w:num w:numId="10" w16cid:durableId="1626618808">
    <w:abstractNumId w:val="15"/>
  </w:num>
  <w:num w:numId="11" w16cid:durableId="1897005883">
    <w:abstractNumId w:val="30"/>
  </w:num>
  <w:num w:numId="12" w16cid:durableId="193425011">
    <w:abstractNumId w:val="11"/>
  </w:num>
  <w:num w:numId="13" w16cid:durableId="953439152">
    <w:abstractNumId w:val="7"/>
  </w:num>
  <w:num w:numId="14" w16cid:durableId="1528834391">
    <w:abstractNumId w:val="17"/>
  </w:num>
  <w:num w:numId="15" w16cid:durableId="1928150578">
    <w:abstractNumId w:val="43"/>
  </w:num>
  <w:num w:numId="16" w16cid:durableId="109057316">
    <w:abstractNumId w:val="31"/>
  </w:num>
  <w:num w:numId="17" w16cid:durableId="785152255">
    <w:abstractNumId w:val="3"/>
  </w:num>
  <w:num w:numId="18" w16cid:durableId="358357288">
    <w:abstractNumId w:val="13"/>
  </w:num>
  <w:num w:numId="19" w16cid:durableId="1325471790">
    <w:abstractNumId w:val="35"/>
  </w:num>
  <w:num w:numId="20" w16cid:durableId="1637951974">
    <w:abstractNumId w:val="27"/>
  </w:num>
  <w:num w:numId="21" w16cid:durableId="505679154">
    <w:abstractNumId w:val="14"/>
  </w:num>
  <w:num w:numId="22" w16cid:durableId="1776947582">
    <w:abstractNumId w:val="44"/>
  </w:num>
  <w:num w:numId="23" w16cid:durableId="616567860">
    <w:abstractNumId w:val="34"/>
  </w:num>
  <w:num w:numId="24" w16cid:durableId="31002372">
    <w:abstractNumId w:val="32"/>
  </w:num>
  <w:num w:numId="25" w16cid:durableId="1617834834">
    <w:abstractNumId w:val="24"/>
  </w:num>
  <w:num w:numId="26" w16cid:durableId="2015953434">
    <w:abstractNumId w:val="2"/>
  </w:num>
  <w:num w:numId="27" w16cid:durableId="931474458">
    <w:abstractNumId w:val="38"/>
  </w:num>
  <w:num w:numId="28" w16cid:durableId="743456921">
    <w:abstractNumId w:val="5"/>
  </w:num>
  <w:num w:numId="29" w16cid:durableId="878669207">
    <w:abstractNumId w:val="45"/>
  </w:num>
  <w:num w:numId="30" w16cid:durableId="1262646955">
    <w:abstractNumId w:val="8"/>
  </w:num>
  <w:num w:numId="31" w16cid:durableId="2131392110">
    <w:abstractNumId w:val="29"/>
  </w:num>
  <w:num w:numId="32" w16cid:durableId="376395682">
    <w:abstractNumId w:val="21"/>
  </w:num>
  <w:num w:numId="33" w16cid:durableId="251548874">
    <w:abstractNumId w:val="12"/>
  </w:num>
  <w:num w:numId="34" w16cid:durableId="1102871244">
    <w:abstractNumId w:val="0"/>
  </w:num>
  <w:num w:numId="35" w16cid:durableId="368574868">
    <w:abstractNumId w:val="20"/>
  </w:num>
  <w:num w:numId="36" w16cid:durableId="1973511772">
    <w:abstractNumId w:val="25"/>
  </w:num>
  <w:num w:numId="37" w16cid:durableId="381372657">
    <w:abstractNumId w:val="26"/>
  </w:num>
  <w:num w:numId="38" w16cid:durableId="2135635538">
    <w:abstractNumId w:val="9"/>
  </w:num>
  <w:num w:numId="39" w16cid:durableId="67852889">
    <w:abstractNumId w:val="23"/>
  </w:num>
  <w:num w:numId="40" w16cid:durableId="1131631173">
    <w:abstractNumId w:val="28"/>
  </w:num>
  <w:num w:numId="41" w16cid:durableId="1879657616">
    <w:abstractNumId w:val="36"/>
  </w:num>
  <w:num w:numId="42" w16cid:durableId="1193346790">
    <w:abstractNumId w:val="46"/>
  </w:num>
  <w:num w:numId="43" w16cid:durableId="1679573181">
    <w:abstractNumId w:val="42"/>
  </w:num>
  <w:num w:numId="44" w16cid:durableId="1791237696">
    <w:abstractNumId w:val="37"/>
  </w:num>
  <w:num w:numId="45" w16cid:durableId="1808011081">
    <w:abstractNumId w:val="19"/>
  </w:num>
  <w:num w:numId="46" w16cid:durableId="1383365424">
    <w:abstractNumId w:val="19"/>
  </w:num>
  <w:num w:numId="47" w16cid:durableId="1680160927">
    <w:abstractNumId w:val="19"/>
  </w:num>
  <w:num w:numId="48" w16cid:durableId="1121261539">
    <w:abstractNumId w:val="33"/>
  </w:num>
  <w:num w:numId="49" w16cid:durableId="802313240">
    <w:abstractNumId w:val="33"/>
  </w:num>
  <w:num w:numId="50" w16cid:durableId="1504198894">
    <w:abstractNumId w:val="33"/>
  </w:num>
  <w:num w:numId="51" w16cid:durableId="946698853">
    <w:abstractNumId w:val="33"/>
  </w:num>
  <w:num w:numId="52" w16cid:durableId="781925985">
    <w:abstractNumId w:val="33"/>
  </w:num>
  <w:num w:numId="53" w16cid:durableId="7878216">
    <w:abstractNumId w:val="33"/>
  </w:num>
  <w:num w:numId="54" w16cid:durableId="621765835">
    <w:abstractNumId w:val="33"/>
  </w:num>
  <w:num w:numId="55" w16cid:durableId="293410706">
    <w:abstractNumId w:val="19"/>
  </w:num>
  <w:num w:numId="56" w16cid:durableId="1578586402">
    <w:abstractNumId w:val="19"/>
  </w:num>
  <w:num w:numId="57" w16cid:durableId="1978148888">
    <w:abstractNumId w:val="19"/>
  </w:num>
  <w:num w:numId="58" w16cid:durableId="173961615">
    <w:abstractNumId w:val="19"/>
  </w:num>
  <w:num w:numId="59" w16cid:durableId="1988587408">
    <w:abstractNumId w:val="19"/>
  </w:num>
  <w:num w:numId="60" w16cid:durableId="481966145">
    <w:abstractNumId w:val="19"/>
  </w:num>
  <w:num w:numId="61" w16cid:durableId="813064337">
    <w:abstractNumId w:val="19"/>
  </w:num>
  <w:num w:numId="62" w16cid:durableId="1179348509">
    <w:abstractNumId w:val="19"/>
  </w:num>
  <w:num w:numId="63" w16cid:durableId="1049769235">
    <w:abstractNumId w:val="19"/>
  </w:num>
  <w:num w:numId="64" w16cid:durableId="471143114">
    <w:abstractNumId w:val="33"/>
  </w:num>
  <w:num w:numId="65" w16cid:durableId="742918665">
    <w:abstractNumId w:val="33"/>
  </w:num>
  <w:num w:numId="66" w16cid:durableId="1969578631">
    <w:abstractNumId w:val="33"/>
  </w:num>
  <w:num w:numId="67" w16cid:durableId="560407594">
    <w:abstractNumId w:val="33"/>
  </w:num>
  <w:num w:numId="68" w16cid:durableId="1335524365">
    <w:abstractNumId w:val="33"/>
  </w:num>
  <w:num w:numId="69" w16cid:durableId="310717069">
    <w:abstractNumId w:val="1"/>
  </w:num>
  <w:num w:numId="70" w16cid:durableId="578100528">
    <w:abstractNumId w:val="22"/>
  </w:num>
  <w:num w:numId="71" w16cid:durableId="58097648">
    <w:abstractNumId w:val="40"/>
  </w:num>
  <w:num w:numId="72" w16cid:durableId="308478546">
    <w:abstractNumId w:val="33"/>
  </w:num>
  <w:num w:numId="73" w16cid:durableId="1613517249">
    <w:abstractNumId w:val="33"/>
  </w:num>
  <w:num w:numId="74" w16cid:durableId="548036989">
    <w:abstractNumId w:val="33"/>
  </w:num>
  <w:num w:numId="75" w16cid:durableId="1254363169">
    <w:abstractNumId w:val="33"/>
  </w:num>
  <w:num w:numId="76" w16cid:durableId="411002606">
    <w:abstractNumId w:val="33"/>
  </w:num>
  <w:num w:numId="77" w16cid:durableId="2028212497">
    <w:abstractNumId w:val="33"/>
  </w:num>
  <w:num w:numId="78" w16cid:durableId="828836734">
    <w:abstractNumId w:val="33"/>
  </w:num>
  <w:num w:numId="79" w16cid:durableId="1350444382">
    <w:abstractNumId w:val="33"/>
  </w:num>
  <w:num w:numId="80" w16cid:durableId="1193375850">
    <w:abstractNumId w:val="19"/>
  </w:num>
  <w:num w:numId="81" w16cid:durableId="1773744073">
    <w:abstractNumId w:val="19"/>
  </w:num>
  <w:num w:numId="82" w16cid:durableId="87623543">
    <w:abstractNumId w:val="19"/>
  </w:num>
  <w:num w:numId="83" w16cid:durableId="943196343">
    <w:abstractNumId w:val="19"/>
  </w:num>
  <w:num w:numId="84" w16cid:durableId="1577663713">
    <w:abstractNumId w:val="19"/>
  </w:num>
  <w:num w:numId="85" w16cid:durableId="805662796">
    <w:abstractNumId w:val="19"/>
  </w:num>
  <w:num w:numId="86" w16cid:durableId="1126461715">
    <w:abstractNumId w:val="19"/>
  </w:num>
  <w:num w:numId="87" w16cid:durableId="1706251573">
    <w:abstractNumId w:val="19"/>
  </w:num>
  <w:num w:numId="88" w16cid:durableId="241915869">
    <w:abstractNumId w:val="19"/>
  </w:num>
  <w:num w:numId="89" w16cid:durableId="184440740">
    <w:abstractNumId w:val="19"/>
  </w:num>
  <w:num w:numId="90" w16cid:durableId="833686601">
    <w:abstractNumId w:val="19"/>
  </w:num>
  <w:num w:numId="91" w16cid:durableId="1280647546">
    <w:abstractNumId w:val="19"/>
  </w:num>
  <w:num w:numId="92" w16cid:durableId="1800495180">
    <w:abstractNumId w:val="19"/>
  </w:num>
  <w:num w:numId="93" w16cid:durableId="209197614">
    <w:abstractNumId w:val="19"/>
  </w:num>
  <w:num w:numId="94" w16cid:durableId="1257983911">
    <w:abstractNumId w:val="19"/>
  </w:num>
  <w:num w:numId="95" w16cid:durableId="407846049">
    <w:abstractNumId w:val="19"/>
  </w:num>
  <w:num w:numId="96" w16cid:durableId="822699228">
    <w:abstractNumId w:val="19"/>
  </w:num>
  <w:num w:numId="97" w16cid:durableId="584612297">
    <w:abstractNumId w:val="19"/>
  </w:num>
  <w:num w:numId="98" w16cid:durableId="241566242">
    <w:abstractNumId w:val="19"/>
  </w:num>
  <w:num w:numId="99" w16cid:durableId="1250576986">
    <w:abstractNumId w:val="19"/>
  </w:num>
  <w:num w:numId="100" w16cid:durableId="1675692232">
    <w:abstractNumId w:val="19"/>
  </w:num>
  <w:num w:numId="101" w16cid:durableId="1629698669">
    <w:abstractNumId w:val="19"/>
  </w:num>
  <w:num w:numId="102" w16cid:durableId="1513715207">
    <w:abstractNumId w:val="19"/>
  </w:num>
  <w:num w:numId="103" w16cid:durableId="867763533">
    <w:abstractNumId w:val="19"/>
  </w:num>
  <w:num w:numId="104" w16cid:durableId="1511993439">
    <w:abstractNumId w:val="39"/>
  </w:num>
  <w:numIdMacAtCleanup w:val="1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Armstrong">
    <w15:presenceInfo w15:providerId="AD" w15:userId="S::simon.armstrong@xceedance.com::25bf7e7e-18dd-450f-aea5-90996c2a05c8"/>
  </w15:person>
  <w15:person w15:author="Anurag Thakur">
    <w15:presenceInfo w15:providerId="AD" w15:userId="S::anurag.thakur@xceedance.com::9614af11-2647-48ed-a410-16d49432f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20"/>
    <w:rsid w:val="0000088A"/>
    <w:rsid w:val="0000757D"/>
    <w:rsid w:val="000079C3"/>
    <w:rsid w:val="00014F8F"/>
    <w:rsid w:val="00015380"/>
    <w:rsid w:val="00015991"/>
    <w:rsid w:val="00016072"/>
    <w:rsid w:val="0002254A"/>
    <w:rsid w:val="00025168"/>
    <w:rsid w:val="00027B29"/>
    <w:rsid w:val="00031F06"/>
    <w:rsid w:val="00035848"/>
    <w:rsid w:val="00037AAB"/>
    <w:rsid w:val="00043419"/>
    <w:rsid w:val="00044920"/>
    <w:rsid w:val="00045782"/>
    <w:rsid w:val="00045E92"/>
    <w:rsid w:val="000500AC"/>
    <w:rsid w:val="00050678"/>
    <w:rsid w:val="00055AB9"/>
    <w:rsid w:val="00061347"/>
    <w:rsid w:val="00062268"/>
    <w:rsid w:val="000623D9"/>
    <w:rsid w:val="00065484"/>
    <w:rsid w:val="00065F46"/>
    <w:rsid w:val="000712D5"/>
    <w:rsid w:val="00072204"/>
    <w:rsid w:val="0007526A"/>
    <w:rsid w:val="000802A8"/>
    <w:rsid w:val="00092A3F"/>
    <w:rsid w:val="00092E3E"/>
    <w:rsid w:val="00092FC1"/>
    <w:rsid w:val="0009363E"/>
    <w:rsid w:val="000A0118"/>
    <w:rsid w:val="000A12C1"/>
    <w:rsid w:val="000A48EA"/>
    <w:rsid w:val="000A7852"/>
    <w:rsid w:val="000B0722"/>
    <w:rsid w:val="000B2AD2"/>
    <w:rsid w:val="000B2D3E"/>
    <w:rsid w:val="000B2F4F"/>
    <w:rsid w:val="000B6A19"/>
    <w:rsid w:val="000B7515"/>
    <w:rsid w:val="000C1A34"/>
    <w:rsid w:val="000C7CE2"/>
    <w:rsid w:val="000D5E7B"/>
    <w:rsid w:val="000E33D2"/>
    <w:rsid w:val="000E3409"/>
    <w:rsid w:val="000E5216"/>
    <w:rsid w:val="000E5598"/>
    <w:rsid w:val="000F24E1"/>
    <w:rsid w:val="000F28B8"/>
    <w:rsid w:val="000F6639"/>
    <w:rsid w:val="001003F3"/>
    <w:rsid w:val="0010061D"/>
    <w:rsid w:val="00103C6E"/>
    <w:rsid w:val="00104220"/>
    <w:rsid w:val="00105EF9"/>
    <w:rsid w:val="00116C0D"/>
    <w:rsid w:val="0012205B"/>
    <w:rsid w:val="001273BB"/>
    <w:rsid w:val="001309E9"/>
    <w:rsid w:val="00135726"/>
    <w:rsid w:val="001362EB"/>
    <w:rsid w:val="0014035C"/>
    <w:rsid w:val="0014260C"/>
    <w:rsid w:val="00143DAF"/>
    <w:rsid w:val="00144961"/>
    <w:rsid w:val="00151AC7"/>
    <w:rsid w:val="0015203D"/>
    <w:rsid w:val="00153CA6"/>
    <w:rsid w:val="0015606A"/>
    <w:rsid w:val="001610D7"/>
    <w:rsid w:val="0016201B"/>
    <w:rsid w:val="001627C9"/>
    <w:rsid w:val="001641A3"/>
    <w:rsid w:val="00165262"/>
    <w:rsid w:val="00166BBF"/>
    <w:rsid w:val="00182B56"/>
    <w:rsid w:val="00182E69"/>
    <w:rsid w:val="0019004D"/>
    <w:rsid w:val="00194B61"/>
    <w:rsid w:val="00197806"/>
    <w:rsid w:val="001B04BD"/>
    <w:rsid w:val="001B2E10"/>
    <w:rsid w:val="001B5EE2"/>
    <w:rsid w:val="001B65B8"/>
    <w:rsid w:val="001C190F"/>
    <w:rsid w:val="001C20B6"/>
    <w:rsid w:val="001C2876"/>
    <w:rsid w:val="001C3F99"/>
    <w:rsid w:val="001C4112"/>
    <w:rsid w:val="001C6FB4"/>
    <w:rsid w:val="001D51FB"/>
    <w:rsid w:val="001D63AA"/>
    <w:rsid w:val="001D6FB5"/>
    <w:rsid w:val="001E121B"/>
    <w:rsid w:val="001E15AA"/>
    <w:rsid w:val="001E47D6"/>
    <w:rsid w:val="001E537A"/>
    <w:rsid w:val="001F01F1"/>
    <w:rsid w:val="001F3E31"/>
    <w:rsid w:val="001F4908"/>
    <w:rsid w:val="001F4F5C"/>
    <w:rsid w:val="001F5305"/>
    <w:rsid w:val="001F5FF4"/>
    <w:rsid w:val="001F69A7"/>
    <w:rsid w:val="001F7417"/>
    <w:rsid w:val="001F7F4C"/>
    <w:rsid w:val="00202162"/>
    <w:rsid w:val="0020276D"/>
    <w:rsid w:val="00204EF7"/>
    <w:rsid w:val="002119D2"/>
    <w:rsid w:val="002171B2"/>
    <w:rsid w:val="002228DF"/>
    <w:rsid w:val="00232B0E"/>
    <w:rsid w:val="00233E84"/>
    <w:rsid w:val="0023607B"/>
    <w:rsid w:val="002376EC"/>
    <w:rsid w:val="002453B2"/>
    <w:rsid w:val="0024735C"/>
    <w:rsid w:val="002666B9"/>
    <w:rsid w:val="002668F6"/>
    <w:rsid w:val="00271A27"/>
    <w:rsid w:val="00280E63"/>
    <w:rsid w:val="002828E1"/>
    <w:rsid w:val="00297437"/>
    <w:rsid w:val="002A1B68"/>
    <w:rsid w:val="002A1DFE"/>
    <w:rsid w:val="002A5C78"/>
    <w:rsid w:val="002B0472"/>
    <w:rsid w:val="002B29F4"/>
    <w:rsid w:val="002B3184"/>
    <w:rsid w:val="002C1655"/>
    <w:rsid w:val="002C1C63"/>
    <w:rsid w:val="002C2A35"/>
    <w:rsid w:val="002C63F5"/>
    <w:rsid w:val="002D0A95"/>
    <w:rsid w:val="002D2AB6"/>
    <w:rsid w:val="002D2D7F"/>
    <w:rsid w:val="002D596F"/>
    <w:rsid w:val="002D68EB"/>
    <w:rsid w:val="002D7D87"/>
    <w:rsid w:val="002E47B9"/>
    <w:rsid w:val="002E7A74"/>
    <w:rsid w:val="002F0B91"/>
    <w:rsid w:val="002F5D30"/>
    <w:rsid w:val="002F67DC"/>
    <w:rsid w:val="002F6E01"/>
    <w:rsid w:val="003020BC"/>
    <w:rsid w:val="003032A1"/>
    <w:rsid w:val="0030335D"/>
    <w:rsid w:val="00304E12"/>
    <w:rsid w:val="00305705"/>
    <w:rsid w:val="0030674A"/>
    <w:rsid w:val="0031123F"/>
    <w:rsid w:val="00316710"/>
    <w:rsid w:val="00316B78"/>
    <w:rsid w:val="00317134"/>
    <w:rsid w:val="003173B9"/>
    <w:rsid w:val="00317B0F"/>
    <w:rsid w:val="00320883"/>
    <w:rsid w:val="00326104"/>
    <w:rsid w:val="00327128"/>
    <w:rsid w:val="0032769E"/>
    <w:rsid w:val="00331231"/>
    <w:rsid w:val="00334E5A"/>
    <w:rsid w:val="00341510"/>
    <w:rsid w:val="003416DD"/>
    <w:rsid w:val="003508C6"/>
    <w:rsid w:val="003517F4"/>
    <w:rsid w:val="0035193C"/>
    <w:rsid w:val="00351A8A"/>
    <w:rsid w:val="003534A5"/>
    <w:rsid w:val="00354E3D"/>
    <w:rsid w:val="0035566F"/>
    <w:rsid w:val="00362413"/>
    <w:rsid w:val="0036296B"/>
    <w:rsid w:val="00363CE5"/>
    <w:rsid w:val="00366B60"/>
    <w:rsid w:val="00366FB8"/>
    <w:rsid w:val="00376DB1"/>
    <w:rsid w:val="00380A01"/>
    <w:rsid w:val="00382822"/>
    <w:rsid w:val="00385D50"/>
    <w:rsid w:val="00385F50"/>
    <w:rsid w:val="0038693B"/>
    <w:rsid w:val="0038751F"/>
    <w:rsid w:val="003906AD"/>
    <w:rsid w:val="00392D72"/>
    <w:rsid w:val="0039341B"/>
    <w:rsid w:val="00393D4A"/>
    <w:rsid w:val="003A5AC8"/>
    <w:rsid w:val="003B05B2"/>
    <w:rsid w:val="003B0ACD"/>
    <w:rsid w:val="003B3862"/>
    <w:rsid w:val="003B6F87"/>
    <w:rsid w:val="003B70B5"/>
    <w:rsid w:val="003C0A01"/>
    <w:rsid w:val="003C2328"/>
    <w:rsid w:val="003C47A9"/>
    <w:rsid w:val="003C54C3"/>
    <w:rsid w:val="003D0102"/>
    <w:rsid w:val="003D0E91"/>
    <w:rsid w:val="003D46E5"/>
    <w:rsid w:val="003E31E5"/>
    <w:rsid w:val="003E6929"/>
    <w:rsid w:val="003F214F"/>
    <w:rsid w:val="003F46C6"/>
    <w:rsid w:val="003F4DD8"/>
    <w:rsid w:val="003F5B66"/>
    <w:rsid w:val="003F7716"/>
    <w:rsid w:val="003F7E63"/>
    <w:rsid w:val="004006B2"/>
    <w:rsid w:val="00400C46"/>
    <w:rsid w:val="00403FA4"/>
    <w:rsid w:val="00406118"/>
    <w:rsid w:val="004075E8"/>
    <w:rsid w:val="00407A7A"/>
    <w:rsid w:val="00410954"/>
    <w:rsid w:val="00414352"/>
    <w:rsid w:val="004143AA"/>
    <w:rsid w:val="00414838"/>
    <w:rsid w:val="00415655"/>
    <w:rsid w:val="00415DF2"/>
    <w:rsid w:val="00423A96"/>
    <w:rsid w:val="00425CB5"/>
    <w:rsid w:val="00444D52"/>
    <w:rsid w:val="00451478"/>
    <w:rsid w:val="004530DA"/>
    <w:rsid w:val="004552DF"/>
    <w:rsid w:val="0045587E"/>
    <w:rsid w:val="00455FE3"/>
    <w:rsid w:val="004562A9"/>
    <w:rsid w:val="00460BBA"/>
    <w:rsid w:val="004612FA"/>
    <w:rsid w:val="004776DB"/>
    <w:rsid w:val="00482C79"/>
    <w:rsid w:val="00484F81"/>
    <w:rsid w:val="0048598C"/>
    <w:rsid w:val="004901CB"/>
    <w:rsid w:val="0049066B"/>
    <w:rsid w:val="00493415"/>
    <w:rsid w:val="00495D70"/>
    <w:rsid w:val="004A5CA0"/>
    <w:rsid w:val="004B059D"/>
    <w:rsid w:val="004B4004"/>
    <w:rsid w:val="004B58C9"/>
    <w:rsid w:val="004B6C99"/>
    <w:rsid w:val="004C42AE"/>
    <w:rsid w:val="004C6B2A"/>
    <w:rsid w:val="004D5977"/>
    <w:rsid w:val="004D6DDE"/>
    <w:rsid w:val="004E079D"/>
    <w:rsid w:val="004E17AF"/>
    <w:rsid w:val="004E1C4E"/>
    <w:rsid w:val="004E2280"/>
    <w:rsid w:val="004E55AD"/>
    <w:rsid w:val="004F6646"/>
    <w:rsid w:val="004F77D3"/>
    <w:rsid w:val="00502F7F"/>
    <w:rsid w:val="00511503"/>
    <w:rsid w:val="00511AAF"/>
    <w:rsid w:val="00516B15"/>
    <w:rsid w:val="00522C76"/>
    <w:rsid w:val="00522DAB"/>
    <w:rsid w:val="005236D0"/>
    <w:rsid w:val="005272C8"/>
    <w:rsid w:val="00527723"/>
    <w:rsid w:val="00530B78"/>
    <w:rsid w:val="00531B05"/>
    <w:rsid w:val="00531F91"/>
    <w:rsid w:val="0053255D"/>
    <w:rsid w:val="005355C1"/>
    <w:rsid w:val="00537481"/>
    <w:rsid w:val="00537882"/>
    <w:rsid w:val="00543250"/>
    <w:rsid w:val="00545657"/>
    <w:rsid w:val="0055029A"/>
    <w:rsid w:val="0055091D"/>
    <w:rsid w:val="00551ED2"/>
    <w:rsid w:val="00554757"/>
    <w:rsid w:val="00554CFE"/>
    <w:rsid w:val="00555C36"/>
    <w:rsid w:val="0056362A"/>
    <w:rsid w:val="005654C9"/>
    <w:rsid w:val="005730A1"/>
    <w:rsid w:val="00577182"/>
    <w:rsid w:val="0058047A"/>
    <w:rsid w:val="00586244"/>
    <w:rsid w:val="00590233"/>
    <w:rsid w:val="00593F8C"/>
    <w:rsid w:val="005A0C24"/>
    <w:rsid w:val="005A13A7"/>
    <w:rsid w:val="005A2BE1"/>
    <w:rsid w:val="005A3D39"/>
    <w:rsid w:val="005A4E30"/>
    <w:rsid w:val="005A5B92"/>
    <w:rsid w:val="005B0F6B"/>
    <w:rsid w:val="005B3088"/>
    <w:rsid w:val="005B6CBA"/>
    <w:rsid w:val="005C35AE"/>
    <w:rsid w:val="005D1333"/>
    <w:rsid w:val="005D1C84"/>
    <w:rsid w:val="005D5132"/>
    <w:rsid w:val="005E0140"/>
    <w:rsid w:val="005E1E01"/>
    <w:rsid w:val="005E26AA"/>
    <w:rsid w:val="005E2822"/>
    <w:rsid w:val="005E5BFE"/>
    <w:rsid w:val="005E649A"/>
    <w:rsid w:val="005E6CF5"/>
    <w:rsid w:val="005F29A4"/>
    <w:rsid w:val="005F456E"/>
    <w:rsid w:val="005F4DE5"/>
    <w:rsid w:val="006056BE"/>
    <w:rsid w:val="00605D3A"/>
    <w:rsid w:val="00610188"/>
    <w:rsid w:val="00617F5E"/>
    <w:rsid w:val="006208BC"/>
    <w:rsid w:val="006237C5"/>
    <w:rsid w:val="00623AE6"/>
    <w:rsid w:val="00642978"/>
    <w:rsid w:val="0064716D"/>
    <w:rsid w:val="00650BC0"/>
    <w:rsid w:val="00653910"/>
    <w:rsid w:val="00655062"/>
    <w:rsid w:val="006573CB"/>
    <w:rsid w:val="0066359F"/>
    <w:rsid w:val="006637A2"/>
    <w:rsid w:val="00665859"/>
    <w:rsid w:val="00665B2D"/>
    <w:rsid w:val="00665EF7"/>
    <w:rsid w:val="00670016"/>
    <w:rsid w:val="00672785"/>
    <w:rsid w:val="006753F8"/>
    <w:rsid w:val="00677A2B"/>
    <w:rsid w:val="00680109"/>
    <w:rsid w:val="006816E1"/>
    <w:rsid w:val="00683C29"/>
    <w:rsid w:val="00684A65"/>
    <w:rsid w:val="00685B31"/>
    <w:rsid w:val="00686D90"/>
    <w:rsid w:val="00687A40"/>
    <w:rsid w:val="006911ED"/>
    <w:rsid w:val="00691D32"/>
    <w:rsid w:val="00694AFC"/>
    <w:rsid w:val="0069507B"/>
    <w:rsid w:val="00696CDF"/>
    <w:rsid w:val="006A07A9"/>
    <w:rsid w:val="006A3E9A"/>
    <w:rsid w:val="006A421B"/>
    <w:rsid w:val="006A46F4"/>
    <w:rsid w:val="006A67DF"/>
    <w:rsid w:val="006A6875"/>
    <w:rsid w:val="006B280D"/>
    <w:rsid w:val="006B307B"/>
    <w:rsid w:val="006B3D00"/>
    <w:rsid w:val="006B43B3"/>
    <w:rsid w:val="006B61C5"/>
    <w:rsid w:val="006B7560"/>
    <w:rsid w:val="006C0542"/>
    <w:rsid w:val="006C2BD7"/>
    <w:rsid w:val="006C3F99"/>
    <w:rsid w:val="006C65EB"/>
    <w:rsid w:val="006D3BDD"/>
    <w:rsid w:val="006D6BD8"/>
    <w:rsid w:val="006E0377"/>
    <w:rsid w:val="006E4575"/>
    <w:rsid w:val="006E6023"/>
    <w:rsid w:val="006F10AA"/>
    <w:rsid w:val="00702703"/>
    <w:rsid w:val="007067DB"/>
    <w:rsid w:val="007068C1"/>
    <w:rsid w:val="00706DE3"/>
    <w:rsid w:val="00711CB2"/>
    <w:rsid w:val="0071698B"/>
    <w:rsid w:val="007201EA"/>
    <w:rsid w:val="007214F6"/>
    <w:rsid w:val="00726830"/>
    <w:rsid w:val="00726959"/>
    <w:rsid w:val="00732E34"/>
    <w:rsid w:val="007343EA"/>
    <w:rsid w:val="00736722"/>
    <w:rsid w:val="00740432"/>
    <w:rsid w:val="00741680"/>
    <w:rsid w:val="00743A08"/>
    <w:rsid w:val="0075622F"/>
    <w:rsid w:val="00762510"/>
    <w:rsid w:val="00762929"/>
    <w:rsid w:val="007634B0"/>
    <w:rsid w:val="00771DD3"/>
    <w:rsid w:val="007732E2"/>
    <w:rsid w:val="00775B19"/>
    <w:rsid w:val="00775D99"/>
    <w:rsid w:val="0078259C"/>
    <w:rsid w:val="00790CAC"/>
    <w:rsid w:val="00794656"/>
    <w:rsid w:val="0079509A"/>
    <w:rsid w:val="007975E9"/>
    <w:rsid w:val="007A1F80"/>
    <w:rsid w:val="007A35ED"/>
    <w:rsid w:val="007A4BFD"/>
    <w:rsid w:val="007B2E6A"/>
    <w:rsid w:val="007C2DB5"/>
    <w:rsid w:val="007C50B7"/>
    <w:rsid w:val="007C575B"/>
    <w:rsid w:val="007C61D0"/>
    <w:rsid w:val="007C7CF1"/>
    <w:rsid w:val="007D0AF4"/>
    <w:rsid w:val="007D39A7"/>
    <w:rsid w:val="007E51C7"/>
    <w:rsid w:val="007E558A"/>
    <w:rsid w:val="007E5D7C"/>
    <w:rsid w:val="007E5FE0"/>
    <w:rsid w:val="007F2EC5"/>
    <w:rsid w:val="007F30E2"/>
    <w:rsid w:val="007F455A"/>
    <w:rsid w:val="007F5B8D"/>
    <w:rsid w:val="007F60E3"/>
    <w:rsid w:val="0080047D"/>
    <w:rsid w:val="00801066"/>
    <w:rsid w:val="008035DA"/>
    <w:rsid w:val="00803882"/>
    <w:rsid w:val="00806505"/>
    <w:rsid w:val="00812ACF"/>
    <w:rsid w:val="008142BD"/>
    <w:rsid w:val="00814F4F"/>
    <w:rsid w:val="00821AF2"/>
    <w:rsid w:val="00822329"/>
    <w:rsid w:val="00827840"/>
    <w:rsid w:val="00830AE7"/>
    <w:rsid w:val="00835B9D"/>
    <w:rsid w:val="00835C36"/>
    <w:rsid w:val="00840C05"/>
    <w:rsid w:val="00841D7C"/>
    <w:rsid w:val="00842C2F"/>
    <w:rsid w:val="00843FDE"/>
    <w:rsid w:val="00844197"/>
    <w:rsid w:val="00850195"/>
    <w:rsid w:val="0085080F"/>
    <w:rsid w:val="0085197F"/>
    <w:rsid w:val="008532C3"/>
    <w:rsid w:val="0085468E"/>
    <w:rsid w:val="0085486B"/>
    <w:rsid w:val="00854F6C"/>
    <w:rsid w:val="0085670B"/>
    <w:rsid w:val="00864966"/>
    <w:rsid w:val="00865E6D"/>
    <w:rsid w:val="00871D96"/>
    <w:rsid w:val="00871DB3"/>
    <w:rsid w:val="00873606"/>
    <w:rsid w:val="0087564D"/>
    <w:rsid w:val="008764FC"/>
    <w:rsid w:val="00880767"/>
    <w:rsid w:val="008807BF"/>
    <w:rsid w:val="00880B8E"/>
    <w:rsid w:val="0088161C"/>
    <w:rsid w:val="00881B41"/>
    <w:rsid w:val="008831B9"/>
    <w:rsid w:val="0088534E"/>
    <w:rsid w:val="00892C4E"/>
    <w:rsid w:val="00893AC1"/>
    <w:rsid w:val="008A5720"/>
    <w:rsid w:val="008A754A"/>
    <w:rsid w:val="008B1573"/>
    <w:rsid w:val="008C631D"/>
    <w:rsid w:val="008D2D71"/>
    <w:rsid w:val="008D472E"/>
    <w:rsid w:val="008D7F6B"/>
    <w:rsid w:val="008E3583"/>
    <w:rsid w:val="008E48CE"/>
    <w:rsid w:val="008E6E8A"/>
    <w:rsid w:val="008F18DC"/>
    <w:rsid w:val="008F3598"/>
    <w:rsid w:val="008F3BF2"/>
    <w:rsid w:val="008F6980"/>
    <w:rsid w:val="0090240B"/>
    <w:rsid w:val="009074EF"/>
    <w:rsid w:val="009130A9"/>
    <w:rsid w:val="0092384E"/>
    <w:rsid w:val="0092438C"/>
    <w:rsid w:val="00927D26"/>
    <w:rsid w:val="00932F61"/>
    <w:rsid w:val="009368D8"/>
    <w:rsid w:val="0094009C"/>
    <w:rsid w:val="009403F4"/>
    <w:rsid w:val="00943819"/>
    <w:rsid w:val="009452DA"/>
    <w:rsid w:val="00951280"/>
    <w:rsid w:val="009515C8"/>
    <w:rsid w:val="00957C1D"/>
    <w:rsid w:val="00967274"/>
    <w:rsid w:val="00967CA5"/>
    <w:rsid w:val="00972E72"/>
    <w:rsid w:val="009734CA"/>
    <w:rsid w:val="0098149F"/>
    <w:rsid w:val="0098269E"/>
    <w:rsid w:val="0099423D"/>
    <w:rsid w:val="00994A89"/>
    <w:rsid w:val="00994F25"/>
    <w:rsid w:val="009963B9"/>
    <w:rsid w:val="00997EDC"/>
    <w:rsid w:val="00997EE4"/>
    <w:rsid w:val="009A01F2"/>
    <w:rsid w:val="009A2816"/>
    <w:rsid w:val="009A326F"/>
    <w:rsid w:val="009A3C4C"/>
    <w:rsid w:val="009A4056"/>
    <w:rsid w:val="009A57C5"/>
    <w:rsid w:val="009B1F4C"/>
    <w:rsid w:val="009B2132"/>
    <w:rsid w:val="009C5776"/>
    <w:rsid w:val="009D015A"/>
    <w:rsid w:val="009D161C"/>
    <w:rsid w:val="009D661B"/>
    <w:rsid w:val="009E0768"/>
    <w:rsid w:val="009E1469"/>
    <w:rsid w:val="009F0BED"/>
    <w:rsid w:val="009F1E70"/>
    <w:rsid w:val="009F6558"/>
    <w:rsid w:val="009F7177"/>
    <w:rsid w:val="00A0151C"/>
    <w:rsid w:val="00A02C6F"/>
    <w:rsid w:val="00A06697"/>
    <w:rsid w:val="00A264E2"/>
    <w:rsid w:val="00A27FC3"/>
    <w:rsid w:val="00A34E61"/>
    <w:rsid w:val="00A372FD"/>
    <w:rsid w:val="00A3749F"/>
    <w:rsid w:val="00A37CC5"/>
    <w:rsid w:val="00A42804"/>
    <w:rsid w:val="00A449C6"/>
    <w:rsid w:val="00A55FDD"/>
    <w:rsid w:val="00A608BE"/>
    <w:rsid w:val="00A70E36"/>
    <w:rsid w:val="00A75AB7"/>
    <w:rsid w:val="00A779C3"/>
    <w:rsid w:val="00A816D5"/>
    <w:rsid w:val="00A83105"/>
    <w:rsid w:val="00A840EC"/>
    <w:rsid w:val="00A962FB"/>
    <w:rsid w:val="00A97911"/>
    <w:rsid w:val="00AA00BD"/>
    <w:rsid w:val="00AA2D31"/>
    <w:rsid w:val="00AA4DA0"/>
    <w:rsid w:val="00AA6CEF"/>
    <w:rsid w:val="00AB3DC3"/>
    <w:rsid w:val="00AB5332"/>
    <w:rsid w:val="00AC5D68"/>
    <w:rsid w:val="00AC64BF"/>
    <w:rsid w:val="00AD0F71"/>
    <w:rsid w:val="00AD1DF9"/>
    <w:rsid w:val="00AE64F8"/>
    <w:rsid w:val="00AF2638"/>
    <w:rsid w:val="00AF2E7E"/>
    <w:rsid w:val="00AF6A17"/>
    <w:rsid w:val="00B01503"/>
    <w:rsid w:val="00B0292B"/>
    <w:rsid w:val="00B040A0"/>
    <w:rsid w:val="00B07083"/>
    <w:rsid w:val="00B07259"/>
    <w:rsid w:val="00B10751"/>
    <w:rsid w:val="00B12DF6"/>
    <w:rsid w:val="00B13F1B"/>
    <w:rsid w:val="00B24EC4"/>
    <w:rsid w:val="00B27311"/>
    <w:rsid w:val="00B305A6"/>
    <w:rsid w:val="00B32380"/>
    <w:rsid w:val="00B33795"/>
    <w:rsid w:val="00B35E4D"/>
    <w:rsid w:val="00B533A3"/>
    <w:rsid w:val="00B54914"/>
    <w:rsid w:val="00B54D60"/>
    <w:rsid w:val="00B56435"/>
    <w:rsid w:val="00B6162E"/>
    <w:rsid w:val="00B64889"/>
    <w:rsid w:val="00B65812"/>
    <w:rsid w:val="00B713C5"/>
    <w:rsid w:val="00B7235E"/>
    <w:rsid w:val="00B772E5"/>
    <w:rsid w:val="00B77694"/>
    <w:rsid w:val="00B77ABF"/>
    <w:rsid w:val="00B83204"/>
    <w:rsid w:val="00B84ABA"/>
    <w:rsid w:val="00B913BF"/>
    <w:rsid w:val="00BA153E"/>
    <w:rsid w:val="00BA42A1"/>
    <w:rsid w:val="00BA5C30"/>
    <w:rsid w:val="00BB0760"/>
    <w:rsid w:val="00BB38F2"/>
    <w:rsid w:val="00BB3EA8"/>
    <w:rsid w:val="00BC60CB"/>
    <w:rsid w:val="00BC694A"/>
    <w:rsid w:val="00BD432E"/>
    <w:rsid w:val="00BD4E55"/>
    <w:rsid w:val="00BD7961"/>
    <w:rsid w:val="00BE1D09"/>
    <w:rsid w:val="00BE4E0D"/>
    <w:rsid w:val="00BE53CD"/>
    <w:rsid w:val="00BE5D88"/>
    <w:rsid w:val="00BF03E8"/>
    <w:rsid w:val="00C006D9"/>
    <w:rsid w:val="00C01A65"/>
    <w:rsid w:val="00C056FB"/>
    <w:rsid w:val="00C070C4"/>
    <w:rsid w:val="00C07B2B"/>
    <w:rsid w:val="00C10A54"/>
    <w:rsid w:val="00C11325"/>
    <w:rsid w:val="00C144D6"/>
    <w:rsid w:val="00C1655C"/>
    <w:rsid w:val="00C22C85"/>
    <w:rsid w:val="00C236E9"/>
    <w:rsid w:val="00C34A90"/>
    <w:rsid w:val="00C4111F"/>
    <w:rsid w:val="00C45FE0"/>
    <w:rsid w:val="00C47E0D"/>
    <w:rsid w:val="00C54C6E"/>
    <w:rsid w:val="00C56C04"/>
    <w:rsid w:val="00C60B2C"/>
    <w:rsid w:val="00C66CA0"/>
    <w:rsid w:val="00C66DB9"/>
    <w:rsid w:val="00C72679"/>
    <w:rsid w:val="00C73A8D"/>
    <w:rsid w:val="00C77CAA"/>
    <w:rsid w:val="00C8279C"/>
    <w:rsid w:val="00C82DF8"/>
    <w:rsid w:val="00C84A4B"/>
    <w:rsid w:val="00C90095"/>
    <w:rsid w:val="00C93AFC"/>
    <w:rsid w:val="00C94235"/>
    <w:rsid w:val="00C963A9"/>
    <w:rsid w:val="00CA09B8"/>
    <w:rsid w:val="00CA0BAB"/>
    <w:rsid w:val="00CA2FF1"/>
    <w:rsid w:val="00CA5579"/>
    <w:rsid w:val="00CA7500"/>
    <w:rsid w:val="00CB1F3D"/>
    <w:rsid w:val="00CB39C3"/>
    <w:rsid w:val="00CB50A2"/>
    <w:rsid w:val="00CB6013"/>
    <w:rsid w:val="00CB65E4"/>
    <w:rsid w:val="00CC6661"/>
    <w:rsid w:val="00CC683A"/>
    <w:rsid w:val="00CD15E3"/>
    <w:rsid w:val="00CD2BD8"/>
    <w:rsid w:val="00CD55ED"/>
    <w:rsid w:val="00CE12D3"/>
    <w:rsid w:val="00CE192A"/>
    <w:rsid w:val="00CE2BED"/>
    <w:rsid w:val="00CE5CFF"/>
    <w:rsid w:val="00CF0A1D"/>
    <w:rsid w:val="00CF58BC"/>
    <w:rsid w:val="00D021C7"/>
    <w:rsid w:val="00D040EA"/>
    <w:rsid w:val="00D06882"/>
    <w:rsid w:val="00D06AEB"/>
    <w:rsid w:val="00D1475A"/>
    <w:rsid w:val="00D14FE3"/>
    <w:rsid w:val="00D26F5C"/>
    <w:rsid w:val="00D27F49"/>
    <w:rsid w:val="00D32EB1"/>
    <w:rsid w:val="00D43895"/>
    <w:rsid w:val="00D467C6"/>
    <w:rsid w:val="00D52A20"/>
    <w:rsid w:val="00D53786"/>
    <w:rsid w:val="00D55035"/>
    <w:rsid w:val="00D566D4"/>
    <w:rsid w:val="00D60A87"/>
    <w:rsid w:val="00D636BF"/>
    <w:rsid w:val="00D7051D"/>
    <w:rsid w:val="00D7224A"/>
    <w:rsid w:val="00D75C87"/>
    <w:rsid w:val="00D7737A"/>
    <w:rsid w:val="00D84523"/>
    <w:rsid w:val="00D8525A"/>
    <w:rsid w:val="00D91753"/>
    <w:rsid w:val="00D91938"/>
    <w:rsid w:val="00D920B1"/>
    <w:rsid w:val="00D93676"/>
    <w:rsid w:val="00D966BE"/>
    <w:rsid w:val="00DA1A57"/>
    <w:rsid w:val="00DA6B47"/>
    <w:rsid w:val="00DC1193"/>
    <w:rsid w:val="00DC5BEC"/>
    <w:rsid w:val="00DC735E"/>
    <w:rsid w:val="00DD132E"/>
    <w:rsid w:val="00DD50CC"/>
    <w:rsid w:val="00DD5D97"/>
    <w:rsid w:val="00DE3AAF"/>
    <w:rsid w:val="00DE6C22"/>
    <w:rsid w:val="00DE7908"/>
    <w:rsid w:val="00DF0CDB"/>
    <w:rsid w:val="00DF2472"/>
    <w:rsid w:val="00DF2E02"/>
    <w:rsid w:val="00DF48D5"/>
    <w:rsid w:val="00DF6866"/>
    <w:rsid w:val="00E029A6"/>
    <w:rsid w:val="00E04AF1"/>
    <w:rsid w:val="00E068BE"/>
    <w:rsid w:val="00E07D3C"/>
    <w:rsid w:val="00E10A14"/>
    <w:rsid w:val="00E12320"/>
    <w:rsid w:val="00E152F9"/>
    <w:rsid w:val="00E1550F"/>
    <w:rsid w:val="00E260D2"/>
    <w:rsid w:val="00E301B9"/>
    <w:rsid w:val="00E30AC3"/>
    <w:rsid w:val="00E335E7"/>
    <w:rsid w:val="00E34EC5"/>
    <w:rsid w:val="00E37FB5"/>
    <w:rsid w:val="00E41A3E"/>
    <w:rsid w:val="00E422FC"/>
    <w:rsid w:val="00E47B86"/>
    <w:rsid w:val="00E52DFB"/>
    <w:rsid w:val="00E62FA8"/>
    <w:rsid w:val="00E637A4"/>
    <w:rsid w:val="00E64AC1"/>
    <w:rsid w:val="00E71C96"/>
    <w:rsid w:val="00E7262D"/>
    <w:rsid w:val="00E75029"/>
    <w:rsid w:val="00E7609D"/>
    <w:rsid w:val="00E8220B"/>
    <w:rsid w:val="00E9482F"/>
    <w:rsid w:val="00E94F3F"/>
    <w:rsid w:val="00E96377"/>
    <w:rsid w:val="00EA0EAD"/>
    <w:rsid w:val="00EA1511"/>
    <w:rsid w:val="00EA4C32"/>
    <w:rsid w:val="00EA4ED1"/>
    <w:rsid w:val="00EA54DC"/>
    <w:rsid w:val="00EA78ED"/>
    <w:rsid w:val="00EB5983"/>
    <w:rsid w:val="00EC3493"/>
    <w:rsid w:val="00EC595E"/>
    <w:rsid w:val="00ED1EF9"/>
    <w:rsid w:val="00ED2F5C"/>
    <w:rsid w:val="00ED4BE0"/>
    <w:rsid w:val="00EE025A"/>
    <w:rsid w:val="00EE406F"/>
    <w:rsid w:val="00EF3390"/>
    <w:rsid w:val="00EF3FF8"/>
    <w:rsid w:val="00EF4D4A"/>
    <w:rsid w:val="00EF79FD"/>
    <w:rsid w:val="00F02F1C"/>
    <w:rsid w:val="00F0792F"/>
    <w:rsid w:val="00F07EBE"/>
    <w:rsid w:val="00F10621"/>
    <w:rsid w:val="00F10812"/>
    <w:rsid w:val="00F14718"/>
    <w:rsid w:val="00F16E85"/>
    <w:rsid w:val="00F17DE6"/>
    <w:rsid w:val="00F225DD"/>
    <w:rsid w:val="00F2299B"/>
    <w:rsid w:val="00F2490E"/>
    <w:rsid w:val="00F25953"/>
    <w:rsid w:val="00F3152E"/>
    <w:rsid w:val="00F32B6C"/>
    <w:rsid w:val="00F3605C"/>
    <w:rsid w:val="00F402CF"/>
    <w:rsid w:val="00F4196F"/>
    <w:rsid w:val="00F4363D"/>
    <w:rsid w:val="00F44AA5"/>
    <w:rsid w:val="00F60EB1"/>
    <w:rsid w:val="00F6147C"/>
    <w:rsid w:val="00F654F2"/>
    <w:rsid w:val="00F669BD"/>
    <w:rsid w:val="00F67A35"/>
    <w:rsid w:val="00F768C6"/>
    <w:rsid w:val="00F77B0C"/>
    <w:rsid w:val="00F81D6B"/>
    <w:rsid w:val="00F82B28"/>
    <w:rsid w:val="00F83190"/>
    <w:rsid w:val="00F86E90"/>
    <w:rsid w:val="00F92AFF"/>
    <w:rsid w:val="00F9316C"/>
    <w:rsid w:val="00F9316F"/>
    <w:rsid w:val="00F93AED"/>
    <w:rsid w:val="00F94F57"/>
    <w:rsid w:val="00F954BA"/>
    <w:rsid w:val="00F97E1E"/>
    <w:rsid w:val="00FA301C"/>
    <w:rsid w:val="00FA443F"/>
    <w:rsid w:val="00FA55CA"/>
    <w:rsid w:val="00FA7071"/>
    <w:rsid w:val="00FB06C5"/>
    <w:rsid w:val="00FB220A"/>
    <w:rsid w:val="00FB3769"/>
    <w:rsid w:val="00FB518F"/>
    <w:rsid w:val="00FB53E0"/>
    <w:rsid w:val="00FB5C78"/>
    <w:rsid w:val="00FB6112"/>
    <w:rsid w:val="00FB615F"/>
    <w:rsid w:val="00FC2367"/>
    <w:rsid w:val="00FC25C7"/>
    <w:rsid w:val="00FC2D97"/>
    <w:rsid w:val="00FC7283"/>
    <w:rsid w:val="00FD6FDE"/>
    <w:rsid w:val="00FE2996"/>
    <w:rsid w:val="00FE3A3E"/>
    <w:rsid w:val="00FF28B5"/>
    <w:rsid w:val="00FF3034"/>
    <w:rsid w:val="00FF516F"/>
    <w:rsid w:val="00FF5CE5"/>
    <w:rsid w:val="00FF729E"/>
    <w:rsid w:val="00FF7E08"/>
    <w:rsid w:val="10756635"/>
    <w:rsid w:val="1573C6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8D72BAF"/>
  <w15:chartTrackingRefBased/>
  <w15:docId w15:val="{62E6AB56-42A3-4B85-B989-65247B7A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69"/>
    <w:pPr>
      <w:spacing w:before="120" w:after="120" w:line="360" w:lineRule="auto"/>
      <w:jc w:val="both"/>
    </w:pPr>
    <w:rPr>
      <w:rFonts w:eastAsia="Times New Roman" w:cs="Times New Roman"/>
      <w:kern w:val="0"/>
      <w:lang w:val="en-IN" w:eastAsia="en-IN"/>
      <w14:ligatures w14:val="none"/>
    </w:rPr>
  </w:style>
  <w:style w:type="paragraph" w:styleId="Heading1">
    <w:name w:val="heading 1"/>
    <w:basedOn w:val="Normal"/>
    <w:next w:val="Normal"/>
    <w:link w:val="Heading1Char"/>
    <w:uiPriority w:val="9"/>
    <w:qFormat/>
    <w:rsid w:val="00E301B9"/>
    <w:pPr>
      <w:keepNext/>
      <w:keepLines/>
      <w:numPr>
        <w:numId w:val="2"/>
      </w:numPr>
      <w:spacing w:before="360" w:after="80"/>
      <w:outlineLvl w:val="0"/>
    </w:pPr>
    <w:rPr>
      <w:rFonts w:asciiTheme="majorHAnsi" w:eastAsiaTheme="majorEastAsia" w:hAnsiTheme="majorHAnsi" w:cstheme="majorBidi"/>
      <w:bCs/>
      <w:color w:val="0F4761" w:themeColor="accent1" w:themeShade="BF"/>
      <w:sz w:val="40"/>
      <w:szCs w:val="40"/>
    </w:rPr>
  </w:style>
  <w:style w:type="paragraph" w:styleId="Heading2">
    <w:name w:val="heading 2"/>
    <w:basedOn w:val="Normal"/>
    <w:next w:val="Normal"/>
    <w:link w:val="Heading2Char"/>
    <w:uiPriority w:val="9"/>
    <w:unhideWhenUsed/>
    <w:qFormat/>
    <w:rsid w:val="0038693B"/>
    <w:pPr>
      <w:keepNext/>
      <w:keepLines/>
      <w:numPr>
        <w:ilvl w:val="1"/>
        <w:numId w:val="2"/>
      </w:numPr>
      <w:ind w:left="709" w:hanging="709"/>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4E17AF"/>
    <w:pPr>
      <w:keepNext/>
      <w:keepLines/>
      <w:numPr>
        <w:ilvl w:val="2"/>
        <w:numId w:val="2"/>
      </w:numPr>
      <w:spacing w:before="160" w:after="80"/>
      <w:ind w:left="851" w:hanging="851"/>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422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22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B9"/>
    <w:rPr>
      <w:rFonts w:asciiTheme="majorHAnsi" w:eastAsiaTheme="majorEastAsia" w:hAnsiTheme="majorHAnsi" w:cstheme="majorBidi"/>
      <w:bCs/>
      <w:color w:val="0F4761" w:themeColor="accent1" w:themeShade="BF"/>
      <w:kern w:val="0"/>
      <w:sz w:val="40"/>
      <w:szCs w:val="40"/>
      <w:lang w:val="en-IN" w:eastAsia="en-IN"/>
      <w14:ligatures w14:val="none"/>
    </w:rPr>
  </w:style>
  <w:style w:type="character" w:customStyle="1" w:styleId="Heading2Char">
    <w:name w:val="Heading 2 Char"/>
    <w:basedOn w:val="DefaultParagraphFont"/>
    <w:link w:val="Heading2"/>
    <w:uiPriority w:val="9"/>
    <w:rsid w:val="0038693B"/>
    <w:rPr>
      <w:rFonts w:asciiTheme="majorHAnsi" w:eastAsiaTheme="majorEastAsia" w:hAnsiTheme="majorHAnsi" w:cstheme="majorBidi"/>
      <w:color w:val="0F4761" w:themeColor="accent1" w:themeShade="BF"/>
      <w:kern w:val="0"/>
      <w:sz w:val="32"/>
      <w:szCs w:val="32"/>
      <w:lang w:val="en-US" w:eastAsia="en-IN"/>
      <w14:ligatures w14:val="none"/>
    </w:rPr>
  </w:style>
  <w:style w:type="character" w:customStyle="1" w:styleId="Heading3Char">
    <w:name w:val="Heading 3 Char"/>
    <w:basedOn w:val="DefaultParagraphFont"/>
    <w:link w:val="Heading3"/>
    <w:uiPriority w:val="9"/>
    <w:rsid w:val="004E17AF"/>
    <w:rPr>
      <w:rFonts w:eastAsiaTheme="majorEastAsia" w:cstheme="majorBidi"/>
      <w:color w:val="0F4761" w:themeColor="accent1" w:themeShade="BF"/>
      <w:kern w:val="0"/>
      <w:sz w:val="28"/>
      <w:szCs w:val="28"/>
      <w:lang w:val="en-IN" w:eastAsia="en-IN"/>
      <w14:ligatures w14:val="none"/>
    </w:rPr>
  </w:style>
  <w:style w:type="character" w:customStyle="1" w:styleId="Heading4Char">
    <w:name w:val="Heading 4 Char"/>
    <w:basedOn w:val="DefaultParagraphFont"/>
    <w:link w:val="Heading4"/>
    <w:uiPriority w:val="9"/>
    <w:rsid w:val="00104220"/>
    <w:rPr>
      <w:rFonts w:eastAsiaTheme="majorEastAsia" w:cstheme="majorBidi"/>
      <w:i/>
      <w:iCs/>
      <w:color w:val="0F4761" w:themeColor="accent1" w:themeShade="BF"/>
      <w:kern w:val="0"/>
      <w:lang w:val="en-IN" w:eastAsia="en-IN"/>
      <w14:ligatures w14:val="none"/>
    </w:rPr>
  </w:style>
  <w:style w:type="character" w:customStyle="1" w:styleId="Heading5Char">
    <w:name w:val="Heading 5 Char"/>
    <w:basedOn w:val="DefaultParagraphFont"/>
    <w:link w:val="Heading5"/>
    <w:uiPriority w:val="9"/>
    <w:semiHidden/>
    <w:rsid w:val="00104220"/>
    <w:rPr>
      <w:rFonts w:eastAsiaTheme="majorEastAsia" w:cstheme="majorBidi"/>
      <w:color w:val="0F4761" w:themeColor="accent1" w:themeShade="BF"/>
      <w:kern w:val="0"/>
      <w:lang w:val="en-IN" w:eastAsia="en-IN"/>
      <w14:ligatures w14:val="none"/>
    </w:rPr>
  </w:style>
  <w:style w:type="character" w:customStyle="1" w:styleId="Heading6Char">
    <w:name w:val="Heading 6 Char"/>
    <w:basedOn w:val="DefaultParagraphFont"/>
    <w:link w:val="Heading6"/>
    <w:uiPriority w:val="9"/>
    <w:semiHidden/>
    <w:rsid w:val="0010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220"/>
    <w:rPr>
      <w:rFonts w:eastAsiaTheme="majorEastAsia" w:cstheme="majorBidi"/>
      <w:color w:val="272727" w:themeColor="text1" w:themeTint="D8"/>
    </w:rPr>
  </w:style>
  <w:style w:type="paragraph" w:styleId="Title">
    <w:name w:val="Title"/>
    <w:basedOn w:val="Normal"/>
    <w:next w:val="Normal"/>
    <w:link w:val="TitleChar"/>
    <w:uiPriority w:val="10"/>
    <w:qFormat/>
    <w:rsid w:val="0010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220"/>
    <w:pPr>
      <w:spacing w:before="160"/>
      <w:jc w:val="center"/>
    </w:pPr>
    <w:rPr>
      <w:i/>
      <w:iCs/>
      <w:color w:val="404040" w:themeColor="text1" w:themeTint="BF"/>
    </w:rPr>
  </w:style>
  <w:style w:type="character" w:customStyle="1" w:styleId="QuoteChar">
    <w:name w:val="Quote Char"/>
    <w:basedOn w:val="DefaultParagraphFont"/>
    <w:link w:val="Quote"/>
    <w:uiPriority w:val="29"/>
    <w:rsid w:val="00104220"/>
    <w:rPr>
      <w:i/>
      <w:iCs/>
      <w:color w:val="404040" w:themeColor="text1" w:themeTint="BF"/>
    </w:rPr>
  </w:style>
  <w:style w:type="paragraph" w:styleId="ListParagraph">
    <w:name w:val="List Paragraph"/>
    <w:basedOn w:val="Normal"/>
    <w:link w:val="ListParagraphChar"/>
    <w:uiPriority w:val="34"/>
    <w:qFormat/>
    <w:rsid w:val="00104220"/>
    <w:pPr>
      <w:ind w:left="720"/>
      <w:contextualSpacing/>
    </w:pPr>
  </w:style>
  <w:style w:type="character" w:styleId="IntenseEmphasis">
    <w:name w:val="Intense Emphasis"/>
    <w:basedOn w:val="DefaultParagraphFont"/>
    <w:uiPriority w:val="21"/>
    <w:qFormat/>
    <w:rsid w:val="00104220"/>
    <w:rPr>
      <w:i/>
      <w:iCs/>
      <w:color w:val="0F4761" w:themeColor="accent1" w:themeShade="BF"/>
    </w:rPr>
  </w:style>
  <w:style w:type="paragraph" w:styleId="IntenseQuote">
    <w:name w:val="Intense Quote"/>
    <w:basedOn w:val="Normal"/>
    <w:next w:val="Normal"/>
    <w:link w:val="IntenseQuoteChar"/>
    <w:uiPriority w:val="30"/>
    <w:qFormat/>
    <w:rsid w:val="00104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220"/>
    <w:rPr>
      <w:i/>
      <w:iCs/>
      <w:color w:val="0F4761" w:themeColor="accent1" w:themeShade="BF"/>
    </w:rPr>
  </w:style>
  <w:style w:type="character" w:styleId="IntenseReference">
    <w:name w:val="Intense Reference"/>
    <w:basedOn w:val="DefaultParagraphFont"/>
    <w:uiPriority w:val="32"/>
    <w:qFormat/>
    <w:rsid w:val="00104220"/>
    <w:rPr>
      <w:b/>
      <w:bCs/>
      <w:smallCaps/>
      <w:color w:val="0F4761" w:themeColor="accent1" w:themeShade="BF"/>
      <w:spacing w:val="5"/>
    </w:rPr>
  </w:style>
  <w:style w:type="table" w:styleId="TableGrid">
    <w:name w:val="Table Grid"/>
    <w:basedOn w:val="TableNormal"/>
    <w:uiPriority w:val="39"/>
    <w:rsid w:val="00EF4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4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40EA"/>
  </w:style>
  <w:style w:type="paragraph" w:styleId="Footer">
    <w:name w:val="footer"/>
    <w:basedOn w:val="Normal"/>
    <w:link w:val="FooterChar"/>
    <w:uiPriority w:val="99"/>
    <w:unhideWhenUsed/>
    <w:rsid w:val="00D040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0EA"/>
  </w:style>
  <w:style w:type="paragraph" w:styleId="NoSpacing">
    <w:name w:val="No Spacing"/>
    <w:uiPriority w:val="1"/>
    <w:qFormat/>
    <w:rsid w:val="006237C5"/>
    <w:pPr>
      <w:spacing w:after="0" w:line="240" w:lineRule="auto"/>
    </w:pPr>
  </w:style>
  <w:style w:type="paragraph" w:styleId="TOCHeading">
    <w:name w:val="TOC Heading"/>
    <w:basedOn w:val="Heading1"/>
    <w:next w:val="Normal"/>
    <w:uiPriority w:val="39"/>
    <w:unhideWhenUsed/>
    <w:qFormat/>
    <w:rsid w:val="00A34E61"/>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3D46E5"/>
    <w:pPr>
      <w:tabs>
        <w:tab w:val="left" w:pos="480"/>
        <w:tab w:val="right" w:leader="dot" w:pos="10456"/>
      </w:tabs>
      <w:spacing w:before="0" w:after="0" w:line="300" w:lineRule="auto"/>
    </w:pPr>
  </w:style>
  <w:style w:type="paragraph" w:styleId="TOC2">
    <w:name w:val="toc 2"/>
    <w:basedOn w:val="Normal"/>
    <w:next w:val="Normal"/>
    <w:autoRedefine/>
    <w:uiPriority w:val="39"/>
    <w:unhideWhenUsed/>
    <w:rsid w:val="003D46E5"/>
    <w:pPr>
      <w:tabs>
        <w:tab w:val="left" w:pos="960"/>
        <w:tab w:val="right" w:leader="dot" w:pos="10456"/>
      </w:tabs>
      <w:spacing w:before="0" w:after="0" w:line="300" w:lineRule="auto"/>
      <w:ind w:left="238"/>
    </w:pPr>
  </w:style>
  <w:style w:type="character" w:styleId="Hyperlink">
    <w:name w:val="Hyperlink"/>
    <w:basedOn w:val="DefaultParagraphFont"/>
    <w:uiPriority w:val="99"/>
    <w:unhideWhenUsed/>
    <w:rsid w:val="00A34E61"/>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3">
    <w:name w:val="toc 3"/>
    <w:basedOn w:val="Normal"/>
    <w:next w:val="Normal"/>
    <w:autoRedefine/>
    <w:uiPriority w:val="39"/>
    <w:unhideWhenUsed/>
    <w:rsid w:val="003D46E5"/>
    <w:pPr>
      <w:tabs>
        <w:tab w:val="left" w:pos="1440"/>
        <w:tab w:val="right" w:leader="dot" w:pos="10456"/>
      </w:tabs>
      <w:spacing w:before="0" w:after="0" w:line="300" w:lineRule="auto"/>
      <w:ind w:left="482"/>
    </w:pPr>
  </w:style>
  <w:style w:type="paragraph" w:styleId="CommentSubject">
    <w:name w:val="annotation subject"/>
    <w:basedOn w:val="CommentText"/>
    <w:next w:val="CommentText"/>
    <w:link w:val="CommentSubjectChar"/>
    <w:uiPriority w:val="99"/>
    <w:semiHidden/>
    <w:unhideWhenUsed/>
    <w:rsid w:val="00A06697"/>
    <w:rPr>
      <w:b/>
      <w:bCs/>
    </w:rPr>
  </w:style>
  <w:style w:type="character" w:customStyle="1" w:styleId="CommentSubjectChar">
    <w:name w:val="Comment Subject Char"/>
    <w:basedOn w:val="CommentTextChar"/>
    <w:link w:val="CommentSubject"/>
    <w:uiPriority w:val="99"/>
    <w:semiHidden/>
    <w:rsid w:val="00A06697"/>
    <w:rPr>
      <w:b/>
      <w:bCs/>
      <w:sz w:val="20"/>
      <w:szCs w:val="20"/>
    </w:rPr>
  </w:style>
  <w:style w:type="character" w:styleId="Mention">
    <w:name w:val="Mention"/>
    <w:basedOn w:val="DefaultParagraphFont"/>
    <w:uiPriority w:val="99"/>
    <w:unhideWhenUsed/>
    <w:rsid w:val="004E2280"/>
    <w:rPr>
      <w:color w:val="2B579A"/>
      <w:shd w:val="clear" w:color="auto" w:fill="E1DFDD"/>
    </w:rPr>
  </w:style>
  <w:style w:type="paragraph" w:styleId="Revision">
    <w:name w:val="Revision"/>
    <w:hidden/>
    <w:uiPriority w:val="99"/>
    <w:semiHidden/>
    <w:rsid w:val="00FF3034"/>
    <w:pPr>
      <w:spacing w:after="0" w:line="240" w:lineRule="auto"/>
    </w:pPr>
  </w:style>
  <w:style w:type="table" w:styleId="TableGridLight">
    <w:name w:val="Grid Table Light"/>
    <w:basedOn w:val="TableNormal"/>
    <w:uiPriority w:val="40"/>
    <w:rsid w:val="006753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94656"/>
    <w:rPr>
      <w:b/>
      <w:bCs/>
    </w:rPr>
  </w:style>
  <w:style w:type="character" w:styleId="Emphasis">
    <w:name w:val="Emphasis"/>
    <w:basedOn w:val="DefaultParagraphFont"/>
    <w:uiPriority w:val="20"/>
    <w:qFormat/>
    <w:rsid w:val="00D93676"/>
    <w:rPr>
      <w:i/>
      <w:iCs/>
    </w:rPr>
  </w:style>
  <w:style w:type="paragraph" w:styleId="NormalWeb">
    <w:name w:val="Normal (Web)"/>
    <w:basedOn w:val="Normal"/>
    <w:uiPriority w:val="99"/>
    <w:unhideWhenUsed/>
    <w:rsid w:val="003F214F"/>
    <w:pPr>
      <w:spacing w:before="100" w:beforeAutospacing="1" w:after="100" w:afterAutospacing="1" w:line="240" w:lineRule="auto"/>
    </w:pPr>
    <w:rPr>
      <w:rFonts w:ascii="Times New Roman" w:hAnsi="Times New Roman"/>
    </w:rPr>
  </w:style>
  <w:style w:type="character" w:customStyle="1" w:styleId="line-clamp-1">
    <w:name w:val="line-clamp-1"/>
    <w:basedOn w:val="DefaultParagraphFont"/>
    <w:rsid w:val="003F214F"/>
  </w:style>
  <w:style w:type="character" w:styleId="BookTitle">
    <w:name w:val="Book Title"/>
    <w:basedOn w:val="DefaultParagraphFont"/>
    <w:uiPriority w:val="33"/>
    <w:qFormat/>
    <w:rsid w:val="00EA4C32"/>
    <w:rPr>
      <w:b/>
      <w:bCs/>
      <w:i/>
      <w:iCs/>
      <w:spacing w:val="5"/>
    </w:rPr>
  </w:style>
  <w:style w:type="paragraph" w:customStyle="1" w:styleId="Bullets">
    <w:name w:val="Bullets"/>
    <w:basedOn w:val="ListParagraph"/>
    <w:link w:val="BulletsChar"/>
    <w:qFormat/>
    <w:rsid w:val="00FB3769"/>
    <w:pPr>
      <w:numPr>
        <w:numId w:val="1"/>
      </w:numPr>
      <w:spacing w:line="300" w:lineRule="auto"/>
    </w:pPr>
  </w:style>
  <w:style w:type="character" w:customStyle="1" w:styleId="ListParagraphChar">
    <w:name w:val="List Paragraph Char"/>
    <w:basedOn w:val="DefaultParagraphFont"/>
    <w:link w:val="ListParagraph"/>
    <w:uiPriority w:val="34"/>
    <w:rsid w:val="009F6558"/>
    <w:rPr>
      <w:rFonts w:eastAsia="Times New Roman" w:cs="Times New Roman"/>
      <w:kern w:val="0"/>
      <w:lang w:val="en-IN" w:eastAsia="en-IN"/>
      <w14:ligatures w14:val="none"/>
    </w:rPr>
  </w:style>
  <w:style w:type="character" w:customStyle="1" w:styleId="BulletsChar">
    <w:name w:val="Bullets Char"/>
    <w:basedOn w:val="ListParagraphChar"/>
    <w:link w:val="Bullets"/>
    <w:rsid w:val="00FB3769"/>
    <w:rPr>
      <w:rFonts w:eastAsia="Times New Roman" w:cs="Times New Roman"/>
      <w:kern w:val="0"/>
      <w:lang w:val="en-IN" w:eastAsia="en-IN"/>
      <w14:ligatures w14:val="none"/>
    </w:rPr>
  </w:style>
  <w:style w:type="paragraph" w:customStyle="1" w:styleId="TableBody">
    <w:name w:val="Table Body"/>
    <w:basedOn w:val="Normal"/>
    <w:link w:val="TableBodyChar"/>
    <w:qFormat/>
    <w:rsid w:val="008F18DC"/>
    <w:pPr>
      <w:spacing w:before="0" w:after="0" w:line="240" w:lineRule="auto"/>
      <w:jc w:val="left"/>
    </w:pPr>
    <w:rPr>
      <w:sz w:val="20"/>
    </w:rPr>
  </w:style>
  <w:style w:type="character" w:customStyle="1" w:styleId="TableBodyChar">
    <w:name w:val="Table Body Char"/>
    <w:basedOn w:val="DefaultParagraphFont"/>
    <w:link w:val="TableBody"/>
    <w:rsid w:val="008F18DC"/>
    <w:rPr>
      <w:rFonts w:eastAsia="Times New Roman" w:cs="Times New Roman"/>
      <w:kern w:val="0"/>
      <w:sz w:val="20"/>
      <w:lang w:val="en-IN" w:eastAsia="en-IN"/>
      <w14:ligatures w14:val="none"/>
    </w:rPr>
  </w:style>
  <w:style w:type="paragraph" w:customStyle="1" w:styleId="TableTitle">
    <w:name w:val="Table Title"/>
    <w:basedOn w:val="TableBody"/>
    <w:link w:val="TableTitleChar"/>
    <w:qFormat/>
    <w:rsid w:val="008F18DC"/>
    <w:pPr>
      <w:jc w:val="center"/>
    </w:pPr>
    <w:rPr>
      <w:b/>
      <w:bCs/>
    </w:rPr>
  </w:style>
  <w:style w:type="character" w:customStyle="1" w:styleId="TableTitleChar">
    <w:name w:val="Table Title Char"/>
    <w:basedOn w:val="TableBodyChar"/>
    <w:link w:val="TableTitle"/>
    <w:rsid w:val="008F18DC"/>
    <w:rPr>
      <w:rFonts w:eastAsia="Times New Roman" w:cs="Times New Roman"/>
      <w:b/>
      <w:bCs/>
      <w:kern w:val="0"/>
      <w:sz w:val="20"/>
      <w:lang w:val="en-IN" w:eastAsia="en-IN"/>
      <w14:ligatures w14:val="none"/>
    </w:rPr>
  </w:style>
  <w:style w:type="paragraph" w:customStyle="1" w:styleId="text-start">
    <w:name w:val="text-start"/>
    <w:basedOn w:val="Normal"/>
    <w:rsid w:val="00554CFE"/>
    <w:pPr>
      <w:spacing w:before="100" w:beforeAutospacing="1" w:after="100" w:afterAutospacing="1" w:line="240" w:lineRule="auto"/>
      <w:jc w:val="left"/>
    </w:pPr>
    <w:rPr>
      <w:rFonts w:ascii="Times New Roman" w:hAnsi="Times New Roman"/>
    </w:rPr>
  </w:style>
  <w:style w:type="paragraph" w:styleId="TOC4">
    <w:name w:val="toc 4"/>
    <w:basedOn w:val="Normal"/>
    <w:next w:val="Normal"/>
    <w:autoRedefine/>
    <w:uiPriority w:val="39"/>
    <w:unhideWhenUsed/>
    <w:rsid w:val="006B61C5"/>
    <w:pPr>
      <w:spacing w:before="0" w:after="100" w:line="278" w:lineRule="auto"/>
      <w:ind w:left="720"/>
      <w:jc w:val="left"/>
    </w:pPr>
    <w:rPr>
      <w:rFonts w:eastAsiaTheme="minorEastAsia" w:cstheme="minorBidi"/>
      <w:kern w:val="2"/>
      <w14:ligatures w14:val="standardContextual"/>
    </w:rPr>
  </w:style>
  <w:style w:type="paragraph" w:styleId="TOC5">
    <w:name w:val="toc 5"/>
    <w:basedOn w:val="Normal"/>
    <w:next w:val="Normal"/>
    <w:autoRedefine/>
    <w:uiPriority w:val="39"/>
    <w:unhideWhenUsed/>
    <w:rsid w:val="006B61C5"/>
    <w:pPr>
      <w:spacing w:before="0" w:after="100" w:line="278" w:lineRule="auto"/>
      <w:ind w:left="960"/>
      <w:jc w:val="left"/>
    </w:pPr>
    <w:rPr>
      <w:rFonts w:eastAsiaTheme="minorEastAsia" w:cstheme="minorBidi"/>
      <w:kern w:val="2"/>
      <w14:ligatures w14:val="standardContextual"/>
    </w:rPr>
  </w:style>
  <w:style w:type="paragraph" w:styleId="TOC6">
    <w:name w:val="toc 6"/>
    <w:basedOn w:val="Normal"/>
    <w:next w:val="Normal"/>
    <w:autoRedefine/>
    <w:uiPriority w:val="39"/>
    <w:unhideWhenUsed/>
    <w:rsid w:val="006B61C5"/>
    <w:pPr>
      <w:spacing w:before="0" w:after="100" w:line="278" w:lineRule="auto"/>
      <w:ind w:left="1200"/>
      <w:jc w:val="left"/>
    </w:pPr>
    <w:rPr>
      <w:rFonts w:eastAsiaTheme="minorEastAsia" w:cstheme="minorBidi"/>
      <w:kern w:val="2"/>
      <w14:ligatures w14:val="standardContextual"/>
    </w:rPr>
  </w:style>
  <w:style w:type="paragraph" w:styleId="TOC7">
    <w:name w:val="toc 7"/>
    <w:basedOn w:val="Normal"/>
    <w:next w:val="Normal"/>
    <w:autoRedefine/>
    <w:uiPriority w:val="39"/>
    <w:unhideWhenUsed/>
    <w:rsid w:val="006B61C5"/>
    <w:pPr>
      <w:spacing w:before="0" w:after="100" w:line="278" w:lineRule="auto"/>
      <w:ind w:left="1440"/>
      <w:jc w:val="left"/>
    </w:pPr>
    <w:rPr>
      <w:rFonts w:eastAsiaTheme="minorEastAsia" w:cstheme="minorBidi"/>
      <w:kern w:val="2"/>
      <w14:ligatures w14:val="standardContextual"/>
    </w:rPr>
  </w:style>
  <w:style w:type="paragraph" w:styleId="TOC8">
    <w:name w:val="toc 8"/>
    <w:basedOn w:val="Normal"/>
    <w:next w:val="Normal"/>
    <w:autoRedefine/>
    <w:uiPriority w:val="39"/>
    <w:unhideWhenUsed/>
    <w:rsid w:val="006B61C5"/>
    <w:pPr>
      <w:spacing w:before="0" w:after="100" w:line="278" w:lineRule="auto"/>
      <w:ind w:left="1680"/>
      <w:jc w:val="left"/>
    </w:pPr>
    <w:rPr>
      <w:rFonts w:eastAsiaTheme="minorEastAsia" w:cstheme="minorBidi"/>
      <w:kern w:val="2"/>
      <w14:ligatures w14:val="standardContextual"/>
    </w:rPr>
  </w:style>
  <w:style w:type="paragraph" w:styleId="TOC9">
    <w:name w:val="toc 9"/>
    <w:basedOn w:val="Normal"/>
    <w:next w:val="Normal"/>
    <w:autoRedefine/>
    <w:uiPriority w:val="39"/>
    <w:unhideWhenUsed/>
    <w:rsid w:val="006B61C5"/>
    <w:pPr>
      <w:spacing w:before="0" w:after="100" w:line="278" w:lineRule="auto"/>
      <w:ind w:left="1920"/>
      <w:jc w:val="left"/>
    </w:pPr>
    <w:rPr>
      <w:rFonts w:eastAsiaTheme="minorEastAsia" w:cstheme="minorBidi"/>
      <w:kern w:val="2"/>
      <w14:ligatures w14:val="standardContextual"/>
    </w:rPr>
  </w:style>
  <w:style w:type="character" w:styleId="UnresolvedMention">
    <w:name w:val="Unresolved Mention"/>
    <w:basedOn w:val="DefaultParagraphFont"/>
    <w:uiPriority w:val="99"/>
    <w:semiHidden/>
    <w:unhideWhenUsed/>
    <w:rsid w:val="006B61C5"/>
    <w:rPr>
      <w:color w:val="605E5C"/>
      <w:shd w:val="clear" w:color="auto" w:fill="E1DFDD"/>
    </w:rPr>
  </w:style>
  <w:style w:type="character" w:styleId="HTMLCode">
    <w:name w:val="HTML Code"/>
    <w:basedOn w:val="DefaultParagraphFont"/>
    <w:uiPriority w:val="99"/>
    <w:semiHidden/>
    <w:unhideWhenUsed/>
    <w:rsid w:val="00F94F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image" Target="media/image11.png"/><Relationship Id="rId33" Type="http://schemas.microsoft.com/office/2019/05/relationships/documenttasks" Target="documenttasks/documenttasks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 Id="rId8"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F0C84D2A-C540-8F42-AE6B-710E131501B2}">
    <t:Anchor>
      <t:Comment id="1655340169"/>
    </t:Anchor>
    <t:History>
      <t:Event id="{1DB39934-5005-5A45-AFE7-1E2F8A1AAC6F}" time="2026-03-25T13:37:42.496Z">
        <t:Attribution userId="S::simon.armstrong@xceedance.com::25bf7e7e-18dd-450f-aea5-90996c2a05c8" userProvider="AD" userName="Simon Armstrong"/>
        <t:Anchor>
          <t:Comment id="1655340169"/>
        </t:Anchor>
        <t:Create/>
      </t:Event>
      <t:Event id="{8DDC7EC9-1190-1746-A4CB-5D90DB21EC76}" time="2026-03-25T13:37:42.496Z">
        <t:Attribution userId="S::simon.armstrong@xceedance.com::25bf7e7e-18dd-450f-aea5-90996c2a05c8" userProvider="AD" userName="Simon Armstrong"/>
        <t:Anchor>
          <t:Comment id="1655340169"/>
        </t:Anchor>
        <t:Assign userId="S::anurag.thakur@xceedance.com::9614af11-2647-48ed-a410-16d49432f426" userProvider="AD" userName="Anurag Thakur"/>
      </t:Event>
      <t:Event id="{351FC1F2-BB64-1B41-AA24-8AC3E96BF5B6}" time="2026-03-25T13:37:42.496Z">
        <t:Attribution userId="S::simon.armstrong@xceedance.com::25bf7e7e-18dd-450f-aea5-90996c2a05c8" userProvider="AD" userName="Simon Armstrong"/>
        <t:Anchor>
          <t:Comment id="1655340169"/>
        </t:Anchor>
        <t:SetTitle title="@Anurag, this is very thin and needs detail."/>
      </t:Event>
      <t:Event id="{C9DA118D-890F-459B-A7FA-7C58A195372D}" time="2026-04-06T13:20:13.689Z">
        <t:Attribution userId="S::anurag.thakur@xceedance.com::9614af11-2647-48ed-a410-16d49432f426" userProvider="AD" userName="Anurag Thakur"/>
        <t:Progress percentComplete="100"/>
      </t:Event>
    </t:History>
  </t:Task>
  <t:Task id="{753A1FC7-603E-3C45-BF7D-56FA425C6DEE}">
    <t:Anchor>
      <t:Comment id="223786295"/>
    </t:Anchor>
    <t:History>
      <t:Event id="{48704994-0B04-BF49-B5B3-BF2230FF97FA}" time="2026-03-25T13:40:24.374Z">
        <t:Attribution userId="S::simon.armstrong@xceedance.com::25bf7e7e-18dd-450f-aea5-90996c2a05c8" userProvider="AD" userName="Simon Armstrong"/>
        <t:Anchor>
          <t:Comment id="223786295"/>
        </t:Anchor>
        <t:Create/>
      </t:Event>
      <t:Event id="{3AD08930-418D-DA44-8E79-C6B91D648370}" time="2026-03-25T13:40:24.374Z">
        <t:Attribution userId="S::simon.armstrong@xceedance.com::25bf7e7e-18dd-450f-aea5-90996c2a05c8" userProvider="AD" userName="Simon Armstrong"/>
        <t:Anchor>
          <t:Comment id="223786295"/>
        </t:Anchor>
        <t:Assign userId="S::anurag.thakur@xceedance.com::9614af11-2647-48ed-a410-16d49432f426" userProvider="AD" userName="Anurag Thakur"/>
      </t:Event>
      <t:Event id="{3CAD055A-E17F-3A48-BF84-E92EBD461E5F}" time="2026-03-25T13:40:24.374Z">
        <t:Attribution userId="S::simon.armstrong@xceedance.com::25bf7e7e-18dd-450f-aea5-90996c2a05c8" userProvider="AD" userName="Simon Armstrong"/>
        <t:Anchor>
          <t:Comment id="223786295"/>
        </t:Anchor>
        <t:SetTitle title="@Anurag, great to see initial throughts here. but i need more detail. Create a worked example for the ducment."/>
      </t:Event>
    </t:History>
  </t:Task>
  <t:Task id="{ADD07E7A-8197-8D49-B534-800C980BB1EF}">
    <t:Anchor>
      <t:Comment id="1660188385"/>
    </t:Anchor>
    <t:History>
      <t:Event id="{49913D7D-D5FA-C545-84D3-1CF6F2890646}" time="2026-03-25T13:39:29.096Z">
        <t:Attribution userId="S::simon.armstrong@xceedance.com::25bf7e7e-18dd-450f-aea5-90996c2a05c8" userProvider="AD" userName="Simon Armstrong"/>
        <t:Anchor>
          <t:Comment id="1660188385"/>
        </t:Anchor>
        <t:Create/>
      </t:Event>
      <t:Event id="{FF17DA58-F182-3940-B8A9-CD0894F6AC51}" time="2026-03-25T13:39:29.096Z">
        <t:Attribution userId="S::simon.armstrong@xceedance.com::25bf7e7e-18dd-450f-aea5-90996c2a05c8" userProvider="AD" userName="Simon Armstrong"/>
        <t:Anchor>
          <t:Comment id="1660188385"/>
        </t:Anchor>
        <t:Assign userId="S::anurag.thakur@xceedance.com::9614af11-2647-48ed-a410-16d49432f426" userProvider="AD" userName="Anurag Thakur"/>
      </t:Event>
      <t:Event id="{FB7485CF-2B69-9441-85A9-F20FA4FF69A0}" time="2026-03-25T13:39:29.096Z">
        <t:Attribution userId="S::simon.armstrong@xceedance.com::25bf7e7e-18dd-450f-aea5-90996c2a05c8" userProvider="AD" userName="Simon Armstrong"/>
        <t:Anchor>
          <t:Comment id="1660188385"/>
        </t:Anchor>
        <t:SetTitle title="@Anurag, if were in azure we need to also consider change., there are actually 4 key pillars excluding the new emergin one. Check the Azure Docs."/>
      </t:Event>
    </t:History>
  </t:Task>
  <t:Task id="{92830A88-6121-214E-9626-45CFA5F64A6A}">
    <t:Anchor>
      <t:Comment id="1352568927"/>
    </t:Anchor>
    <t:History>
      <t:Event id="{E30EC64C-2817-7642-A081-CD42A6B2561E}" time="2026-03-25T13:20:48.076Z">
        <t:Attribution userId="S::simon.armstrong@xceedance.com::25bf7e7e-18dd-450f-aea5-90996c2a05c8" userProvider="AD" userName="Simon Armstrong"/>
        <t:Anchor>
          <t:Comment id="1352568927"/>
        </t:Anchor>
        <t:Create/>
      </t:Event>
      <t:Event id="{C853A59D-40F9-4C4F-B33D-8905B23C1040}" time="2026-03-25T13:20:48.076Z">
        <t:Attribution userId="S::simon.armstrong@xceedance.com::25bf7e7e-18dd-450f-aea5-90996c2a05c8" userProvider="AD" userName="Simon Armstrong"/>
        <t:Anchor>
          <t:Comment id="1352568927"/>
        </t:Anchor>
        <t:Assign userId="S::anurag.thakur@xceedance.com::9614af11-2647-48ed-a410-16d49432f426" userProvider="AD" userName="Anurag Thakur"/>
      </t:Event>
      <t:Event id="{2FF47A2E-EBD5-1F45-8A10-EBF4598C22BF}" time="2026-03-25T13:20:48.076Z">
        <t:Attribution userId="S::simon.armstrong@xceedance.com::25bf7e7e-18dd-450f-aea5-90996c2a05c8" userProvider="AD" userName="Simon Armstrong"/>
        <t:Anchor>
          <t:Comment id="1352568927"/>
        </t:Anchor>
        <t:SetTitle title="@Anurag this is a good start but we need a bigger view of the universe also."/>
      </t:Event>
      <t:Event id="{A3F7E14B-01BA-4956-9E15-EE2A15490511}" time="2026-04-28T08:57:10.375Z">
        <t:Attribution userId="S::anurag.thakur@xceedance.com::9614af11-2647-48ed-a410-16d49432f426" userProvider="AD" userName="Anurag Thakur"/>
        <t:Anchor>
          <t:Comment id="85463974"/>
        </t:Anchor>
        <t:UnassignAll/>
      </t:Event>
      <t:Event id="{A0DD509B-9632-4B31-8B04-17F6D0235A10}" time="2026-04-28T08:57:10.375Z">
        <t:Attribution userId="S::anurag.thakur@xceedance.com::9614af11-2647-48ed-a410-16d49432f426" userProvider="AD" userName="Anurag Thakur"/>
        <t:Anchor>
          <t:Comment id="85463974"/>
        </t:Anchor>
        <t:Assign userId="S::simon.armstrong@xceedance.com::25bf7e7e-18dd-450f-aea5-90996c2a05c8" userProvider="AD" userName="Simon Armstrong"/>
      </t:Event>
    </t:History>
  </t:Task>
  <t:Task id="{8BB37776-A845-1F40-AB24-F9405D931D3A}">
    <t:Anchor>
      <t:Comment id="150535251"/>
    </t:Anchor>
    <t:History>
      <t:Event id="{EF342ECF-BC20-3340-8D86-2DC19206AFED}" time="2026-03-25T13:22:32.888Z">
        <t:Attribution userId="S::simon.armstrong@xceedance.com::25bf7e7e-18dd-450f-aea5-90996c2a05c8" userProvider="AD" userName="Simon Armstrong"/>
        <t:Anchor>
          <t:Comment id="150535251"/>
        </t:Anchor>
        <t:Create/>
      </t:Event>
      <t:Event id="{6BA07FCC-69EF-4146-912A-96F1BA433876}" time="2026-03-25T13:22:32.888Z">
        <t:Attribution userId="S::simon.armstrong@xceedance.com::25bf7e7e-18dd-450f-aea5-90996c2a05c8" userProvider="AD" userName="Simon Armstrong"/>
        <t:Anchor>
          <t:Comment id="150535251"/>
        </t:Anchor>
        <t:Assign userId="S::anurag.thakur@xceedance.com::9614af11-2647-48ed-a410-16d49432f426" userProvider="AD" userName="Anurag Thakur"/>
      </t:Event>
      <t:Event id="{2BD28388-95D1-F944-9D1A-F4A706EA457E}" time="2026-03-25T13:22:32.888Z">
        <t:Attribution userId="S::simon.armstrong@xceedance.com::25bf7e7e-18dd-450f-aea5-90996c2a05c8" userProvider="AD" userName="Simon Armstrong"/>
        <t:Anchor>
          <t:Comment id="150535251"/>
        </t:Anchor>
        <t:SetTitle title="@Anurag, this needs significantly more detail. right now its just a list. we need to add meat to the bones here."/>
      </t:Event>
      <t:Event id="{F5BF889C-F084-4B8C-87D4-213D7AD162C5}" time="2026-04-28T10:26:41.869Z">
        <t:Attribution userId="S::anurag.thakur@xceedance.com::9614af11-2647-48ed-a410-16d49432f426" userProvider="AD" userName="Anurag Thakur"/>
        <t:Anchor>
          <t:Comment id="1430097313"/>
        </t:Anchor>
        <t:UnassignAll/>
      </t:Event>
      <t:Event id="{46B38B30-A815-4C9F-8840-EC006AD3963D}" time="2026-04-28T10:26:41.869Z">
        <t:Attribution userId="S::anurag.thakur@xceedance.com::9614af11-2647-48ed-a410-16d49432f426" userProvider="AD" userName="Anurag Thakur"/>
        <t:Anchor>
          <t:Comment id="1430097313"/>
        </t:Anchor>
        <t:Assign userId="S::simon.armstrong@xceedance.com::25bf7e7e-18dd-450f-aea5-90996c2a05c8" userProvider="AD" userName="Simon Armstrong"/>
      </t:Event>
    </t:History>
  </t:Task>
  <t:Task id="{F18756B4-6423-D541-A76E-087FD3D6537C}">
    <t:Anchor>
      <t:Comment id="1054253938"/>
    </t:Anchor>
    <t:History>
      <t:Event id="{450DC184-DD7D-3D44-A580-979D3118286B}" time="2026-03-25T13:20:02.605Z">
        <t:Attribution userId="S::simon.armstrong@xceedance.com::25bf7e7e-18dd-450f-aea5-90996c2a05c8" userProvider="AD" userName="Simon Armstrong"/>
        <t:Anchor>
          <t:Comment id="1054253938"/>
        </t:Anchor>
        <t:Create/>
      </t:Event>
      <t:Event id="{6B33E023-4C6C-1B42-B4E8-CDE29F2B0CAD}" time="2026-03-25T13:20:02.605Z">
        <t:Attribution userId="S::simon.armstrong@xceedance.com::25bf7e7e-18dd-450f-aea5-90996c2a05c8" userProvider="AD" userName="Simon Armstrong"/>
        <t:Anchor>
          <t:Comment id="1054253938"/>
        </t:Anchor>
        <t:Assign userId="S::anurag.thakur@xceedance.com::9614af11-2647-48ed-a410-16d49432f426" userProvider="AD" userName="Anurag Thakur"/>
      </t:Event>
      <t:Event id="{E743AF22-0C18-2E49-A854-E0CB5140B069}" time="2026-03-25T13:20:02.605Z">
        <t:Attribution userId="S::simon.armstrong@xceedance.com::25bf7e7e-18dd-450f-aea5-90996c2a05c8" userProvider="AD" userName="Simon Armstrong"/>
        <t:Anchor>
          <t:Comment id="1054253938"/>
        </t:Anchor>
        <t:SetTitle title="@Anurag, break these down and create a bit more detail as to what each does and how we use it."/>
      </t:Event>
      <t:Event id="{13BB8D53-006C-4EC4-934B-36FE9184FED2}" time="2026-04-28T08:56:51.804Z">
        <t:Attribution userId="S::anurag.thakur@xceedance.com::9614af11-2647-48ed-a410-16d49432f426" userProvider="AD" userName="Anurag Thakur"/>
        <t:Anchor>
          <t:Comment id="1545419553"/>
        </t:Anchor>
        <t:UnassignAll/>
      </t:Event>
      <t:Event id="{17C4DCCF-4957-4C2A-A76B-3F00949FECB3}" time="2026-04-28T08:56:51.804Z">
        <t:Attribution userId="S::anurag.thakur@xceedance.com::9614af11-2647-48ed-a410-16d49432f426" userProvider="AD" userName="Anurag Thakur"/>
        <t:Anchor>
          <t:Comment id="1545419553"/>
        </t:Anchor>
        <t:Assign userId="S::simon.armstrong@xceedance.com::25bf7e7e-18dd-450f-aea5-90996c2a05c8" userProvider="AD" userName="Simon Armstrong"/>
      </t:Event>
    </t:History>
  </t:Task>
  <t:Task id="{BAABEFA1-D7B4-7943-96B5-A1CD77B3E0AD}">
    <t:Anchor>
      <t:Comment id="2051208500"/>
    </t:Anchor>
    <t:History>
      <t:Event id="{A23A3976-80AF-214A-8FC6-2DF75D85AD3C}" time="2026-03-25T13:14:41.42Z">
        <t:Attribution userId="S::simon.armstrong@xceedance.com::25bf7e7e-18dd-450f-aea5-90996c2a05c8" userProvider="AD" userName="Simon Armstrong"/>
        <t:Anchor>
          <t:Comment id="2051208500"/>
        </t:Anchor>
        <t:Create/>
      </t:Event>
      <t:Event id="{E0546337-392B-EE41-A31A-4C8BA91E9E39}" time="2026-03-25T13:14:41.42Z">
        <t:Attribution userId="S::simon.armstrong@xceedance.com::25bf7e7e-18dd-450f-aea5-90996c2a05c8" userProvider="AD" userName="Simon Armstrong"/>
        <t:Anchor>
          <t:Comment id="2051208500"/>
        </t:Anchor>
        <t:Assign userId="S::anurag.thakur@xceedance.com::9614af11-2647-48ed-a410-16d49432f426" userProvider="AD" userName="Anurag Thakur"/>
      </t:Event>
      <t:Event id="{9D8A5355-D390-AE46-A191-FF6346606C1A}" time="2026-03-25T13:14:41.42Z">
        <t:Attribution userId="S::simon.armstrong@xceedance.com::25bf7e7e-18dd-450f-aea5-90996c2a05c8" userProvider="AD" userName="Simon Armstrong"/>
        <t:Anchor>
          <t:Comment id="2051208500"/>
        </t:Anchor>
        <t:SetTitle title="@Anurag lets get these objectives and KPIs into a table with corresponding identifiers so we can track/"/>
      </t:Event>
      <t:Event id="{3A82204E-37B6-44AD-8071-A029312A6D0B}" time="2026-04-28T05:46:34.631Z">
        <t:Attribution userId="S::anurag.thakur@xceedance.com::9614af11-2647-48ed-a410-16d49432f426" userProvider="AD" userName="Anurag Thaku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7a4f59c-87f6-4cba-a964-cc796e029bc1">
      <Terms xmlns="http://schemas.microsoft.com/office/infopath/2007/PartnerControls"/>
    </lcf76f155ced4ddcb4097134ff3c332f>
    <TaxCatchAll xmlns="2301aecd-65f5-4732-b2f6-446dcef82f6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E49FC91522C54CA16AF9B1CBC3E848" ma:contentTypeVersion="11" ma:contentTypeDescription="Create a new document." ma:contentTypeScope="" ma:versionID="b964fb9d5a1105820f46755c513c3bf4">
  <xsd:schema xmlns:xsd="http://www.w3.org/2001/XMLSchema" xmlns:xs="http://www.w3.org/2001/XMLSchema" xmlns:p="http://schemas.microsoft.com/office/2006/metadata/properties" xmlns:ns2="47a4f59c-87f6-4cba-a964-cc796e029bc1" xmlns:ns3="2301aecd-65f5-4732-b2f6-446dcef82f66" targetNamespace="http://schemas.microsoft.com/office/2006/metadata/properties" ma:root="true" ma:fieldsID="e94d4f541af6e131f5fa92b5dea6a73f" ns2:_="" ns3:_="">
    <xsd:import namespace="47a4f59c-87f6-4cba-a964-cc796e029bc1"/>
    <xsd:import namespace="2301aecd-65f5-4732-b2f6-446dcef82f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a4f59c-87f6-4cba-a964-cc796e029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bc5e91-0f40-490a-8bf4-7a094a4b00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01aecd-65f5-4732-b2f6-446dcef82f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26928-5175-48db-b79f-d0d746c6272f}" ma:internalName="TaxCatchAll" ma:showField="CatchAllData" ma:web="2301aecd-65f5-4732-b2f6-446dcef82f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B7749D-CB85-4C76-A372-CE55CF24EDE0}">
  <ds:schemaRefs>
    <ds:schemaRef ds:uri="http://schemas.microsoft.com/office/2006/metadata/properties"/>
    <ds:schemaRef ds:uri="http://schemas.microsoft.com/office/infopath/2007/PartnerControls"/>
    <ds:schemaRef ds:uri="47a4f59c-87f6-4cba-a964-cc796e029bc1"/>
    <ds:schemaRef ds:uri="2301aecd-65f5-4732-b2f6-446dcef82f66"/>
  </ds:schemaRefs>
</ds:datastoreItem>
</file>

<file path=customXml/itemProps2.xml><?xml version="1.0" encoding="utf-8"?>
<ds:datastoreItem xmlns:ds="http://schemas.openxmlformats.org/officeDocument/2006/customXml" ds:itemID="{285DB78E-F708-4518-A55B-986AEAF67CDE}">
  <ds:schemaRefs>
    <ds:schemaRef ds:uri="http://schemas.openxmlformats.org/officeDocument/2006/bibliography"/>
  </ds:schemaRefs>
</ds:datastoreItem>
</file>

<file path=customXml/itemProps3.xml><?xml version="1.0" encoding="utf-8"?>
<ds:datastoreItem xmlns:ds="http://schemas.openxmlformats.org/officeDocument/2006/customXml" ds:itemID="{3AA7F6DD-EF89-4E3B-9426-D4F1AE5646EF}">
  <ds:schemaRefs>
    <ds:schemaRef ds:uri="http://schemas.microsoft.com/sharepoint/v3/contenttype/forms"/>
  </ds:schemaRefs>
</ds:datastoreItem>
</file>

<file path=customXml/itemProps4.xml><?xml version="1.0" encoding="utf-8"?>
<ds:datastoreItem xmlns:ds="http://schemas.openxmlformats.org/officeDocument/2006/customXml" ds:itemID="{B68605B2-62C8-46DE-ADAF-5193369AA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a4f59c-87f6-4cba-a964-cc796e029bc1"/>
    <ds:schemaRef ds:uri="2301aecd-65f5-4732-b2f6-446dcef82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ea2e9a-ed1c-457b-8cb8-a3ba3a87d0ba}" enabled="1" method="Privileged" siteId="{7597b9d4-4dbf-4a04-888f-21d6563b1812}"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46</Pages>
  <Words>10532</Words>
  <Characters>60039</Characters>
  <Application>Microsoft Office Word</Application>
  <DocSecurity>0</DocSecurity>
  <Lines>500</Lines>
  <Paragraphs>140</Paragraphs>
  <ScaleCrop>false</ScaleCrop>
  <Company/>
  <LinksUpToDate>false</LinksUpToDate>
  <CharactersWithSpaces>70431</CharactersWithSpaces>
  <SharedDoc>false</SharedDoc>
  <HLinks>
    <vt:vector size="558" baseType="variant">
      <vt:variant>
        <vt:i4>1507386</vt:i4>
      </vt:variant>
      <vt:variant>
        <vt:i4>482</vt:i4>
      </vt:variant>
      <vt:variant>
        <vt:i4>0</vt:i4>
      </vt:variant>
      <vt:variant>
        <vt:i4>5</vt:i4>
      </vt:variant>
      <vt:variant>
        <vt:lpwstr/>
      </vt:variant>
      <vt:variant>
        <vt:lpwstr>_Toc228531363</vt:lpwstr>
      </vt:variant>
      <vt:variant>
        <vt:i4>1507386</vt:i4>
      </vt:variant>
      <vt:variant>
        <vt:i4>476</vt:i4>
      </vt:variant>
      <vt:variant>
        <vt:i4>0</vt:i4>
      </vt:variant>
      <vt:variant>
        <vt:i4>5</vt:i4>
      </vt:variant>
      <vt:variant>
        <vt:lpwstr/>
      </vt:variant>
      <vt:variant>
        <vt:lpwstr>_Toc228531362</vt:lpwstr>
      </vt:variant>
      <vt:variant>
        <vt:i4>1507386</vt:i4>
      </vt:variant>
      <vt:variant>
        <vt:i4>470</vt:i4>
      </vt:variant>
      <vt:variant>
        <vt:i4>0</vt:i4>
      </vt:variant>
      <vt:variant>
        <vt:i4>5</vt:i4>
      </vt:variant>
      <vt:variant>
        <vt:lpwstr/>
      </vt:variant>
      <vt:variant>
        <vt:lpwstr>_Toc228531361</vt:lpwstr>
      </vt:variant>
      <vt:variant>
        <vt:i4>1507386</vt:i4>
      </vt:variant>
      <vt:variant>
        <vt:i4>464</vt:i4>
      </vt:variant>
      <vt:variant>
        <vt:i4>0</vt:i4>
      </vt:variant>
      <vt:variant>
        <vt:i4>5</vt:i4>
      </vt:variant>
      <vt:variant>
        <vt:lpwstr/>
      </vt:variant>
      <vt:variant>
        <vt:lpwstr>_Toc228531360</vt:lpwstr>
      </vt:variant>
      <vt:variant>
        <vt:i4>1310778</vt:i4>
      </vt:variant>
      <vt:variant>
        <vt:i4>458</vt:i4>
      </vt:variant>
      <vt:variant>
        <vt:i4>0</vt:i4>
      </vt:variant>
      <vt:variant>
        <vt:i4>5</vt:i4>
      </vt:variant>
      <vt:variant>
        <vt:lpwstr/>
      </vt:variant>
      <vt:variant>
        <vt:lpwstr>_Toc228531359</vt:lpwstr>
      </vt:variant>
      <vt:variant>
        <vt:i4>1310778</vt:i4>
      </vt:variant>
      <vt:variant>
        <vt:i4>452</vt:i4>
      </vt:variant>
      <vt:variant>
        <vt:i4>0</vt:i4>
      </vt:variant>
      <vt:variant>
        <vt:i4>5</vt:i4>
      </vt:variant>
      <vt:variant>
        <vt:lpwstr/>
      </vt:variant>
      <vt:variant>
        <vt:lpwstr>_Toc228531358</vt:lpwstr>
      </vt:variant>
      <vt:variant>
        <vt:i4>1310778</vt:i4>
      </vt:variant>
      <vt:variant>
        <vt:i4>446</vt:i4>
      </vt:variant>
      <vt:variant>
        <vt:i4>0</vt:i4>
      </vt:variant>
      <vt:variant>
        <vt:i4>5</vt:i4>
      </vt:variant>
      <vt:variant>
        <vt:lpwstr/>
      </vt:variant>
      <vt:variant>
        <vt:lpwstr>_Toc228531357</vt:lpwstr>
      </vt:variant>
      <vt:variant>
        <vt:i4>1310778</vt:i4>
      </vt:variant>
      <vt:variant>
        <vt:i4>440</vt:i4>
      </vt:variant>
      <vt:variant>
        <vt:i4>0</vt:i4>
      </vt:variant>
      <vt:variant>
        <vt:i4>5</vt:i4>
      </vt:variant>
      <vt:variant>
        <vt:lpwstr/>
      </vt:variant>
      <vt:variant>
        <vt:lpwstr>_Toc228531356</vt:lpwstr>
      </vt:variant>
      <vt:variant>
        <vt:i4>1310778</vt:i4>
      </vt:variant>
      <vt:variant>
        <vt:i4>434</vt:i4>
      </vt:variant>
      <vt:variant>
        <vt:i4>0</vt:i4>
      </vt:variant>
      <vt:variant>
        <vt:i4>5</vt:i4>
      </vt:variant>
      <vt:variant>
        <vt:lpwstr/>
      </vt:variant>
      <vt:variant>
        <vt:lpwstr>_Toc228531355</vt:lpwstr>
      </vt:variant>
      <vt:variant>
        <vt:i4>1310778</vt:i4>
      </vt:variant>
      <vt:variant>
        <vt:i4>428</vt:i4>
      </vt:variant>
      <vt:variant>
        <vt:i4>0</vt:i4>
      </vt:variant>
      <vt:variant>
        <vt:i4>5</vt:i4>
      </vt:variant>
      <vt:variant>
        <vt:lpwstr/>
      </vt:variant>
      <vt:variant>
        <vt:lpwstr>_Toc228531354</vt:lpwstr>
      </vt:variant>
      <vt:variant>
        <vt:i4>1310778</vt:i4>
      </vt:variant>
      <vt:variant>
        <vt:i4>422</vt:i4>
      </vt:variant>
      <vt:variant>
        <vt:i4>0</vt:i4>
      </vt:variant>
      <vt:variant>
        <vt:i4>5</vt:i4>
      </vt:variant>
      <vt:variant>
        <vt:lpwstr/>
      </vt:variant>
      <vt:variant>
        <vt:lpwstr>_Toc228531353</vt:lpwstr>
      </vt:variant>
      <vt:variant>
        <vt:i4>1310778</vt:i4>
      </vt:variant>
      <vt:variant>
        <vt:i4>416</vt:i4>
      </vt:variant>
      <vt:variant>
        <vt:i4>0</vt:i4>
      </vt:variant>
      <vt:variant>
        <vt:i4>5</vt:i4>
      </vt:variant>
      <vt:variant>
        <vt:lpwstr/>
      </vt:variant>
      <vt:variant>
        <vt:lpwstr>_Toc228531352</vt:lpwstr>
      </vt:variant>
      <vt:variant>
        <vt:i4>1310778</vt:i4>
      </vt:variant>
      <vt:variant>
        <vt:i4>410</vt:i4>
      </vt:variant>
      <vt:variant>
        <vt:i4>0</vt:i4>
      </vt:variant>
      <vt:variant>
        <vt:i4>5</vt:i4>
      </vt:variant>
      <vt:variant>
        <vt:lpwstr/>
      </vt:variant>
      <vt:variant>
        <vt:lpwstr>_Toc228531351</vt:lpwstr>
      </vt:variant>
      <vt:variant>
        <vt:i4>1310778</vt:i4>
      </vt:variant>
      <vt:variant>
        <vt:i4>404</vt:i4>
      </vt:variant>
      <vt:variant>
        <vt:i4>0</vt:i4>
      </vt:variant>
      <vt:variant>
        <vt:i4>5</vt:i4>
      </vt:variant>
      <vt:variant>
        <vt:lpwstr/>
      </vt:variant>
      <vt:variant>
        <vt:lpwstr>_Toc228531350</vt:lpwstr>
      </vt:variant>
      <vt:variant>
        <vt:i4>1376314</vt:i4>
      </vt:variant>
      <vt:variant>
        <vt:i4>398</vt:i4>
      </vt:variant>
      <vt:variant>
        <vt:i4>0</vt:i4>
      </vt:variant>
      <vt:variant>
        <vt:i4>5</vt:i4>
      </vt:variant>
      <vt:variant>
        <vt:lpwstr/>
      </vt:variant>
      <vt:variant>
        <vt:lpwstr>_Toc228531349</vt:lpwstr>
      </vt:variant>
      <vt:variant>
        <vt:i4>1376314</vt:i4>
      </vt:variant>
      <vt:variant>
        <vt:i4>392</vt:i4>
      </vt:variant>
      <vt:variant>
        <vt:i4>0</vt:i4>
      </vt:variant>
      <vt:variant>
        <vt:i4>5</vt:i4>
      </vt:variant>
      <vt:variant>
        <vt:lpwstr/>
      </vt:variant>
      <vt:variant>
        <vt:lpwstr>_Toc228531348</vt:lpwstr>
      </vt:variant>
      <vt:variant>
        <vt:i4>1376314</vt:i4>
      </vt:variant>
      <vt:variant>
        <vt:i4>386</vt:i4>
      </vt:variant>
      <vt:variant>
        <vt:i4>0</vt:i4>
      </vt:variant>
      <vt:variant>
        <vt:i4>5</vt:i4>
      </vt:variant>
      <vt:variant>
        <vt:lpwstr/>
      </vt:variant>
      <vt:variant>
        <vt:lpwstr>_Toc228531347</vt:lpwstr>
      </vt:variant>
      <vt:variant>
        <vt:i4>1376314</vt:i4>
      </vt:variant>
      <vt:variant>
        <vt:i4>380</vt:i4>
      </vt:variant>
      <vt:variant>
        <vt:i4>0</vt:i4>
      </vt:variant>
      <vt:variant>
        <vt:i4>5</vt:i4>
      </vt:variant>
      <vt:variant>
        <vt:lpwstr/>
      </vt:variant>
      <vt:variant>
        <vt:lpwstr>_Toc228531346</vt:lpwstr>
      </vt:variant>
      <vt:variant>
        <vt:i4>1376314</vt:i4>
      </vt:variant>
      <vt:variant>
        <vt:i4>374</vt:i4>
      </vt:variant>
      <vt:variant>
        <vt:i4>0</vt:i4>
      </vt:variant>
      <vt:variant>
        <vt:i4>5</vt:i4>
      </vt:variant>
      <vt:variant>
        <vt:lpwstr/>
      </vt:variant>
      <vt:variant>
        <vt:lpwstr>_Toc228531345</vt:lpwstr>
      </vt:variant>
      <vt:variant>
        <vt:i4>1376314</vt:i4>
      </vt:variant>
      <vt:variant>
        <vt:i4>368</vt:i4>
      </vt:variant>
      <vt:variant>
        <vt:i4>0</vt:i4>
      </vt:variant>
      <vt:variant>
        <vt:i4>5</vt:i4>
      </vt:variant>
      <vt:variant>
        <vt:lpwstr/>
      </vt:variant>
      <vt:variant>
        <vt:lpwstr>_Toc228531344</vt:lpwstr>
      </vt:variant>
      <vt:variant>
        <vt:i4>1376314</vt:i4>
      </vt:variant>
      <vt:variant>
        <vt:i4>362</vt:i4>
      </vt:variant>
      <vt:variant>
        <vt:i4>0</vt:i4>
      </vt:variant>
      <vt:variant>
        <vt:i4>5</vt:i4>
      </vt:variant>
      <vt:variant>
        <vt:lpwstr/>
      </vt:variant>
      <vt:variant>
        <vt:lpwstr>_Toc228531343</vt:lpwstr>
      </vt:variant>
      <vt:variant>
        <vt:i4>1376314</vt:i4>
      </vt:variant>
      <vt:variant>
        <vt:i4>356</vt:i4>
      </vt:variant>
      <vt:variant>
        <vt:i4>0</vt:i4>
      </vt:variant>
      <vt:variant>
        <vt:i4>5</vt:i4>
      </vt:variant>
      <vt:variant>
        <vt:lpwstr/>
      </vt:variant>
      <vt:variant>
        <vt:lpwstr>_Toc228531342</vt:lpwstr>
      </vt:variant>
      <vt:variant>
        <vt:i4>1376314</vt:i4>
      </vt:variant>
      <vt:variant>
        <vt:i4>350</vt:i4>
      </vt:variant>
      <vt:variant>
        <vt:i4>0</vt:i4>
      </vt:variant>
      <vt:variant>
        <vt:i4>5</vt:i4>
      </vt:variant>
      <vt:variant>
        <vt:lpwstr/>
      </vt:variant>
      <vt:variant>
        <vt:lpwstr>_Toc228531341</vt:lpwstr>
      </vt:variant>
      <vt:variant>
        <vt:i4>1376314</vt:i4>
      </vt:variant>
      <vt:variant>
        <vt:i4>344</vt:i4>
      </vt:variant>
      <vt:variant>
        <vt:i4>0</vt:i4>
      </vt:variant>
      <vt:variant>
        <vt:i4>5</vt:i4>
      </vt:variant>
      <vt:variant>
        <vt:lpwstr/>
      </vt:variant>
      <vt:variant>
        <vt:lpwstr>_Toc228531340</vt:lpwstr>
      </vt:variant>
      <vt:variant>
        <vt:i4>1179706</vt:i4>
      </vt:variant>
      <vt:variant>
        <vt:i4>338</vt:i4>
      </vt:variant>
      <vt:variant>
        <vt:i4>0</vt:i4>
      </vt:variant>
      <vt:variant>
        <vt:i4>5</vt:i4>
      </vt:variant>
      <vt:variant>
        <vt:lpwstr/>
      </vt:variant>
      <vt:variant>
        <vt:lpwstr>_Toc228531339</vt:lpwstr>
      </vt:variant>
      <vt:variant>
        <vt:i4>1179706</vt:i4>
      </vt:variant>
      <vt:variant>
        <vt:i4>332</vt:i4>
      </vt:variant>
      <vt:variant>
        <vt:i4>0</vt:i4>
      </vt:variant>
      <vt:variant>
        <vt:i4>5</vt:i4>
      </vt:variant>
      <vt:variant>
        <vt:lpwstr/>
      </vt:variant>
      <vt:variant>
        <vt:lpwstr>_Toc228531338</vt:lpwstr>
      </vt:variant>
      <vt:variant>
        <vt:i4>1179706</vt:i4>
      </vt:variant>
      <vt:variant>
        <vt:i4>326</vt:i4>
      </vt:variant>
      <vt:variant>
        <vt:i4>0</vt:i4>
      </vt:variant>
      <vt:variant>
        <vt:i4>5</vt:i4>
      </vt:variant>
      <vt:variant>
        <vt:lpwstr/>
      </vt:variant>
      <vt:variant>
        <vt:lpwstr>_Toc228531337</vt:lpwstr>
      </vt:variant>
      <vt:variant>
        <vt:i4>1179706</vt:i4>
      </vt:variant>
      <vt:variant>
        <vt:i4>320</vt:i4>
      </vt:variant>
      <vt:variant>
        <vt:i4>0</vt:i4>
      </vt:variant>
      <vt:variant>
        <vt:i4>5</vt:i4>
      </vt:variant>
      <vt:variant>
        <vt:lpwstr/>
      </vt:variant>
      <vt:variant>
        <vt:lpwstr>_Toc228531336</vt:lpwstr>
      </vt:variant>
      <vt:variant>
        <vt:i4>1179706</vt:i4>
      </vt:variant>
      <vt:variant>
        <vt:i4>314</vt:i4>
      </vt:variant>
      <vt:variant>
        <vt:i4>0</vt:i4>
      </vt:variant>
      <vt:variant>
        <vt:i4>5</vt:i4>
      </vt:variant>
      <vt:variant>
        <vt:lpwstr/>
      </vt:variant>
      <vt:variant>
        <vt:lpwstr>_Toc228531335</vt:lpwstr>
      </vt:variant>
      <vt:variant>
        <vt:i4>1179706</vt:i4>
      </vt:variant>
      <vt:variant>
        <vt:i4>308</vt:i4>
      </vt:variant>
      <vt:variant>
        <vt:i4>0</vt:i4>
      </vt:variant>
      <vt:variant>
        <vt:i4>5</vt:i4>
      </vt:variant>
      <vt:variant>
        <vt:lpwstr/>
      </vt:variant>
      <vt:variant>
        <vt:lpwstr>_Toc228531334</vt:lpwstr>
      </vt:variant>
      <vt:variant>
        <vt:i4>1179706</vt:i4>
      </vt:variant>
      <vt:variant>
        <vt:i4>302</vt:i4>
      </vt:variant>
      <vt:variant>
        <vt:i4>0</vt:i4>
      </vt:variant>
      <vt:variant>
        <vt:i4>5</vt:i4>
      </vt:variant>
      <vt:variant>
        <vt:lpwstr/>
      </vt:variant>
      <vt:variant>
        <vt:lpwstr>_Toc228531333</vt:lpwstr>
      </vt:variant>
      <vt:variant>
        <vt:i4>1179706</vt:i4>
      </vt:variant>
      <vt:variant>
        <vt:i4>296</vt:i4>
      </vt:variant>
      <vt:variant>
        <vt:i4>0</vt:i4>
      </vt:variant>
      <vt:variant>
        <vt:i4>5</vt:i4>
      </vt:variant>
      <vt:variant>
        <vt:lpwstr/>
      </vt:variant>
      <vt:variant>
        <vt:lpwstr>_Toc228531332</vt:lpwstr>
      </vt:variant>
      <vt:variant>
        <vt:i4>1179706</vt:i4>
      </vt:variant>
      <vt:variant>
        <vt:i4>290</vt:i4>
      </vt:variant>
      <vt:variant>
        <vt:i4>0</vt:i4>
      </vt:variant>
      <vt:variant>
        <vt:i4>5</vt:i4>
      </vt:variant>
      <vt:variant>
        <vt:lpwstr/>
      </vt:variant>
      <vt:variant>
        <vt:lpwstr>_Toc228531331</vt:lpwstr>
      </vt:variant>
      <vt:variant>
        <vt:i4>1179706</vt:i4>
      </vt:variant>
      <vt:variant>
        <vt:i4>284</vt:i4>
      </vt:variant>
      <vt:variant>
        <vt:i4>0</vt:i4>
      </vt:variant>
      <vt:variant>
        <vt:i4>5</vt:i4>
      </vt:variant>
      <vt:variant>
        <vt:lpwstr/>
      </vt:variant>
      <vt:variant>
        <vt:lpwstr>_Toc228531330</vt:lpwstr>
      </vt:variant>
      <vt:variant>
        <vt:i4>1245242</vt:i4>
      </vt:variant>
      <vt:variant>
        <vt:i4>278</vt:i4>
      </vt:variant>
      <vt:variant>
        <vt:i4>0</vt:i4>
      </vt:variant>
      <vt:variant>
        <vt:i4>5</vt:i4>
      </vt:variant>
      <vt:variant>
        <vt:lpwstr/>
      </vt:variant>
      <vt:variant>
        <vt:lpwstr>_Toc228531329</vt:lpwstr>
      </vt:variant>
      <vt:variant>
        <vt:i4>1245242</vt:i4>
      </vt:variant>
      <vt:variant>
        <vt:i4>272</vt:i4>
      </vt:variant>
      <vt:variant>
        <vt:i4>0</vt:i4>
      </vt:variant>
      <vt:variant>
        <vt:i4>5</vt:i4>
      </vt:variant>
      <vt:variant>
        <vt:lpwstr/>
      </vt:variant>
      <vt:variant>
        <vt:lpwstr>_Toc228531328</vt:lpwstr>
      </vt:variant>
      <vt:variant>
        <vt:i4>1245242</vt:i4>
      </vt:variant>
      <vt:variant>
        <vt:i4>266</vt:i4>
      </vt:variant>
      <vt:variant>
        <vt:i4>0</vt:i4>
      </vt:variant>
      <vt:variant>
        <vt:i4>5</vt:i4>
      </vt:variant>
      <vt:variant>
        <vt:lpwstr/>
      </vt:variant>
      <vt:variant>
        <vt:lpwstr>_Toc228531327</vt:lpwstr>
      </vt:variant>
      <vt:variant>
        <vt:i4>1245242</vt:i4>
      </vt:variant>
      <vt:variant>
        <vt:i4>260</vt:i4>
      </vt:variant>
      <vt:variant>
        <vt:i4>0</vt:i4>
      </vt:variant>
      <vt:variant>
        <vt:i4>5</vt:i4>
      </vt:variant>
      <vt:variant>
        <vt:lpwstr/>
      </vt:variant>
      <vt:variant>
        <vt:lpwstr>_Toc228531326</vt:lpwstr>
      </vt:variant>
      <vt:variant>
        <vt:i4>1245242</vt:i4>
      </vt:variant>
      <vt:variant>
        <vt:i4>254</vt:i4>
      </vt:variant>
      <vt:variant>
        <vt:i4>0</vt:i4>
      </vt:variant>
      <vt:variant>
        <vt:i4>5</vt:i4>
      </vt:variant>
      <vt:variant>
        <vt:lpwstr/>
      </vt:variant>
      <vt:variant>
        <vt:lpwstr>_Toc228531325</vt:lpwstr>
      </vt:variant>
      <vt:variant>
        <vt:i4>1245242</vt:i4>
      </vt:variant>
      <vt:variant>
        <vt:i4>248</vt:i4>
      </vt:variant>
      <vt:variant>
        <vt:i4>0</vt:i4>
      </vt:variant>
      <vt:variant>
        <vt:i4>5</vt:i4>
      </vt:variant>
      <vt:variant>
        <vt:lpwstr/>
      </vt:variant>
      <vt:variant>
        <vt:lpwstr>_Toc228531324</vt:lpwstr>
      </vt:variant>
      <vt:variant>
        <vt:i4>1245242</vt:i4>
      </vt:variant>
      <vt:variant>
        <vt:i4>242</vt:i4>
      </vt:variant>
      <vt:variant>
        <vt:i4>0</vt:i4>
      </vt:variant>
      <vt:variant>
        <vt:i4>5</vt:i4>
      </vt:variant>
      <vt:variant>
        <vt:lpwstr/>
      </vt:variant>
      <vt:variant>
        <vt:lpwstr>_Toc228531323</vt:lpwstr>
      </vt:variant>
      <vt:variant>
        <vt:i4>1245242</vt:i4>
      </vt:variant>
      <vt:variant>
        <vt:i4>236</vt:i4>
      </vt:variant>
      <vt:variant>
        <vt:i4>0</vt:i4>
      </vt:variant>
      <vt:variant>
        <vt:i4>5</vt:i4>
      </vt:variant>
      <vt:variant>
        <vt:lpwstr/>
      </vt:variant>
      <vt:variant>
        <vt:lpwstr>_Toc228531322</vt:lpwstr>
      </vt:variant>
      <vt:variant>
        <vt:i4>1245242</vt:i4>
      </vt:variant>
      <vt:variant>
        <vt:i4>230</vt:i4>
      </vt:variant>
      <vt:variant>
        <vt:i4>0</vt:i4>
      </vt:variant>
      <vt:variant>
        <vt:i4>5</vt:i4>
      </vt:variant>
      <vt:variant>
        <vt:lpwstr/>
      </vt:variant>
      <vt:variant>
        <vt:lpwstr>_Toc228531321</vt:lpwstr>
      </vt:variant>
      <vt:variant>
        <vt:i4>1245242</vt:i4>
      </vt:variant>
      <vt:variant>
        <vt:i4>224</vt:i4>
      </vt:variant>
      <vt:variant>
        <vt:i4>0</vt:i4>
      </vt:variant>
      <vt:variant>
        <vt:i4>5</vt:i4>
      </vt:variant>
      <vt:variant>
        <vt:lpwstr/>
      </vt:variant>
      <vt:variant>
        <vt:lpwstr>_Toc228531320</vt:lpwstr>
      </vt:variant>
      <vt:variant>
        <vt:i4>1048634</vt:i4>
      </vt:variant>
      <vt:variant>
        <vt:i4>218</vt:i4>
      </vt:variant>
      <vt:variant>
        <vt:i4>0</vt:i4>
      </vt:variant>
      <vt:variant>
        <vt:i4>5</vt:i4>
      </vt:variant>
      <vt:variant>
        <vt:lpwstr/>
      </vt:variant>
      <vt:variant>
        <vt:lpwstr>_Toc228531319</vt:lpwstr>
      </vt:variant>
      <vt:variant>
        <vt:i4>1048634</vt:i4>
      </vt:variant>
      <vt:variant>
        <vt:i4>212</vt:i4>
      </vt:variant>
      <vt:variant>
        <vt:i4>0</vt:i4>
      </vt:variant>
      <vt:variant>
        <vt:i4>5</vt:i4>
      </vt:variant>
      <vt:variant>
        <vt:lpwstr/>
      </vt:variant>
      <vt:variant>
        <vt:lpwstr>_Toc228531318</vt:lpwstr>
      </vt:variant>
      <vt:variant>
        <vt:i4>1048634</vt:i4>
      </vt:variant>
      <vt:variant>
        <vt:i4>206</vt:i4>
      </vt:variant>
      <vt:variant>
        <vt:i4>0</vt:i4>
      </vt:variant>
      <vt:variant>
        <vt:i4>5</vt:i4>
      </vt:variant>
      <vt:variant>
        <vt:lpwstr/>
      </vt:variant>
      <vt:variant>
        <vt:lpwstr>_Toc228531317</vt:lpwstr>
      </vt:variant>
      <vt:variant>
        <vt:i4>1048634</vt:i4>
      </vt:variant>
      <vt:variant>
        <vt:i4>200</vt:i4>
      </vt:variant>
      <vt:variant>
        <vt:i4>0</vt:i4>
      </vt:variant>
      <vt:variant>
        <vt:i4>5</vt:i4>
      </vt:variant>
      <vt:variant>
        <vt:lpwstr/>
      </vt:variant>
      <vt:variant>
        <vt:lpwstr>_Toc228531316</vt:lpwstr>
      </vt:variant>
      <vt:variant>
        <vt:i4>1048634</vt:i4>
      </vt:variant>
      <vt:variant>
        <vt:i4>194</vt:i4>
      </vt:variant>
      <vt:variant>
        <vt:i4>0</vt:i4>
      </vt:variant>
      <vt:variant>
        <vt:i4>5</vt:i4>
      </vt:variant>
      <vt:variant>
        <vt:lpwstr/>
      </vt:variant>
      <vt:variant>
        <vt:lpwstr>_Toc228531315</vt:lpwstr>
      </vt:variant>
      <vt:variant>
        <vt:i4>1048634</vt:i4>
      </vt:variant>
      <vt:variant>
        <vt:i4>188</vt:i4>
      </vt:variant>
      <vt:variant>
        <vt:i4>0</vt:i4>
      </vt:variant>
      <vt:variant>
        <vt:i4>5</vt:i4>
      </vt:variant>
      <vt:variant>
        <vt:lpwstr/>
      </vt:variant>
      <vt:variant>
        <vt:lpwstr>_Toc228531314</vt:lpwstr>
      </vt:variant>
      <vt:variant>
        <vt:i4>1048634</vt:i4>
      </vt:variant>
      <vt:variant>
        <vt:i4>182</vt:i4>
      </vt:variant>
      <vt:variant>
        <vt:i4>0</vt:i4>
      </vt:variant>
      <vt:variant>
        <vt:i4>5</vt:i4>
      </vt:variant>
      <vt:variant>
        <vt:lpwstr/>
      </vt:variant>
      <vt:variant>
        <vt:lpwstr>_Toc228531313</vt:lpwstr>
      </vt:variant>
      <vt:variant>
        <vt:i4>1048634</vt:i4>
      </vt:variant>
      <vt:variant>
        <vt:i4>176</vt:i4>
      </vt:variant>
      <vt:variant>
        <vt:i4>0</vt:i4>
      </vt:variant>
      <vt:variant>
        <vt:i4>5</vt:i4>
      </vt:variant>
      <vt:variant>
        <vt:lpwstr/>
      </vt:variant>
      <vt:variant>
        <vt:lpwstr>_Toc228531312</vt:lpwstr>
      </vt:variant>
      <vt:variant>
        <vt:i4>1048634</vt:i4>
      </vt:variant>
      <vt:variant>
        <vt:i4>170</vt:i4>
      </vt:variant>
      <vt:variant>
        <vt:i4>0</vt:i4>
      </vt:variant>
      <vt:variant>
        <vt:i4>5</vt:i4>
      </vt:variant>
      <vt:variant>
        <vt:lpwstr/>
      </vt:variant>
      <vt:variant>
        <vt:lpwstr>_Toc228531311</vt:lpwstr>
      </vt:variant>
      <vt:variant>
        <vt:i4>1048634</vt:i4>
      </vt:variant>
      <vt:variant>
        <vt:i4>164</vt:i4>
      </vt:variant>
      <vt:variant>
        <vt:i4>0</vt:i4>
      </vt:variant>
      <vt:variant>
        <vt:i4>5</vt:i4>
      </vt:variant>
      <vt:variant>
        <vt:lpwstr/>
      </vt:variant>
      <vt:variant>
        <vt:lpwstr>_Toc228531310</vt:lpwstr>
      </vt:variant>
      <vt:variant>
        <vt:i4>1114170</vt:i4>
      </vt:variant>
      <vt:variant>
        <vt:i4>158</vt:i4>
      </vt:variant>
      <vt:variant>
        <vt:i4>0</vt:i4>
      </vt:variant>
      <vt:variant>
        <vt:i4>5</vt:i4>
      </vt:variant>
      <vt:variant>
        <vt:lpwstr/>
      </vt:variant>
      <vt:variant>
        <vt:lpwstr>_Toc228531309</vt:lpwstr>
      </vt:variant>
      <vt:variant>
        <vt:i4>1114170</vt:i4>
      </vt:variant>
      <vt:variant>
        <vt:i4>152</vt:i4>
      </vt:variant>
      <vt:variant>
        <vt:i4>0</vt:i4>
      </vt:variant>
      <vt:variant>
        <vt:i4>5</vt:i4>
      </vt:variant>
      <vt:variant>
        <vt:lpwstr/>
      </vt:variant>
      <vt:variant>
        <vt:lpwstr>_Toc228531308</vt:lpwstr>
      </vt:variant>
      <vt:variant>
        <vt:i4>1114170</vt:i4>
      </vt:variant>
      <vt:variant>
        <vt:i4>146</vt:i4>
      </vt:variant>
      <vt:variant>
        <vt:i4>0</vt:i4>
      </vt:variant>
      <vt:variant>
        <vt:i4>5</vt:i4>
      </vt:variant>
      <vt:variant>
        <vt:lpwstr/>
      </vt:variant>
      <vt:variant>
        <vt:lpwstr>_Toc228531307</vt:lpwstr>
      </vt:variant>
      <vt:variant>
        <vt:i4>1114170</vt:i4>
      </vt:variant>
      <vt:variant>
        <vt:i4>140</vt:i4>
      </vt:variant>
      <vt:variant>
        <vt:i4>0</vt:i4>
      </vt:variant>
      <vt:variant>
        <vt:i4>5</vt:i4>
      </vt:variant>
      <vt:variant>
        <vt:lpwstr/>
      </vt:variant>
      <vt:variant>
        <vt:lpwstr>_Toc228531306</vt:lpwstr>
      </vt:variant>
      <vt:variant>
        <vt:i4>1114170</vt:i4>
      </vt:variant>
      <vt:variant>
        <vt:i4>134</vt:i4>
      </vt:variant>
      <vt:variant>
        <vt:i4>0</vt:i4>
      </vt:variant>
      <vt:variant>
        <vt:i4>5</vt:i4>
      </vt:variant>
      <vt:variant>
        <vt:lpwstr/>
      </vt:variant>
      <vt:variant>
        <vt:lpwstr>_Toc228531305</vt:lpwstr>
      </vt:variant>
      <vt:variant>
        <vt:i4>1114170</vt:i4>
      </vt:variant>
      <vt:variant>
        <vt:i4>128</vt:i4>
      </vt:variant>
      <vt:variant>
        <vt:i4>0</vt:i4>
      </vt:variant>
      <vt:variant>
        <vt:i4>5</vt:i4>
      </vt:variant>
      <vt:variant>
        <vt:lpwstr/>
      </vt:variant>
      <vt:variant>
        <vt:lpwstr>_Toc228531304</vt:lpwstr>
      </vt:variant>
      <vt:variant>
        <vt:i4>1114170</vt:i4>
      </vt:variant>
      <vt:variant>
        <vt:i4>122</vt:i4>
      </vt:variant>
      <vt:variant>
        <vt:i4>0</vt:i4>
      </vt:variant>
      <vt:variant>
        <vt:i4>5</vt:i4>
      </vt:variant>
      <vt:variant>
        <vt:lpwstr/>
      </vt:variant>
      <vt:variant>
        <vt:lpwstr>_Toc228531303</vt:lpwstr>
      </vt:variant>
      <vt:variant>
        <vt:i4>1114170</vt:i4>
      </vt:variant>
      <vt:variant>
        <vt:i4>116</vt:i4>
      </vt:variant>
      <vt:variant>
        <vt:i4>0</vt:i4>
      </vt:variant>
      <vt:variant>
        <vt:i4>5</vt:i4>
      </vt:variant>
      <vt:variant>
        <vt:lpwstr/>
      </vt:variant>
      <vt:variant>
        <vt:lpwstr>_Toc228531302</vt:lpwstr>
      </vt:variant>
      <vt:variant>
        <vt:i4>1114170</vt:i4>
      </vt:variant>
      <vt:variant>
        <vt:i4>110</vt:i4>
      </vt:variant>
      <vt:variant>
        <vt:i4>0</vt:i4>
      </vt:variant>
      <vt:variant>
        <vt:i4>5</vt:i4>
      </vt:variant>
      <vt:variant>
        <vt:lpwstr/>
      </vt:variant>
      <vt:variant>
        <vt:lpwstr>_Toc228531301</vt:lpwstr>
      </vt:variant>
      <vt:variant>
        <vt:i4>1114170</vt:i4>
      </vt:variant>
      <vt:variant>
        <vt:i4>104</vt:i4>
      </vt:variant>
      <vt:variant>
        <vt:i4>0</vt:i4>
      </vt:variant>
      <vt:variant>
        <vt:i4>5</vt:i4>
      </vt:variant>
      <vt:variant>
        <vt:lpwstr/>
      </vt:variant>
      <vt:variant>
        <vt:lpwstr>_Toc228531300</vt:lpwstr>
      </vt:variant>
      <vt:variant>
        <vt:i4>1572923</vt:i4>
      </vt:variant>
      <vt:variant>
        <vt:i4>98</vt:i4>
      </vt:variant>
      <vt:variant>
        <vt:i4>0</vt:i4>
      </vt:variant>
      <vt:variant>
        <vt:i4>5</vt:i4>
      </vt:variant>
      <vt:variant>
        <vt:lpwstr/>
      </vt:variant>
      <vt:variant>
        <vt:lpwstr>_Toc228531299</vt:lpwstr>
      </vt:variant>
      <vt:variant>
        <vt:i4>1572923</vt:i4>
      </vt:variant>
      <vt:variant>
        <vt:i4>92</vt:i4>
      </vt:variant>
      <vt:variant>
        <vt:i4>0</vt:i4>
      </vt:variant>
      <vt:variant>
        <vt:i4>5</vt:i4>
      </vt:variant>
      <vt:variant>
        <vt:lpwstr/>
      </vt:variant>
      <vt:variant>
        <vt:lpwstr>_Toc228531298</vt:lpwstr>
      </vt:variant>
      <vt:variant>
        <vt:i4>1572923</vt:i4>
      </vt:variant>
      <vt:variant>
        <vt:i4>86</vt:i4>
      </vt:variant>
      <vt:variant>
        <vt:i4>0</vt:i4>
      </vt:variant>
      <vt:variant>
        <vt:i4>5</vt:i4>
      </vt:variant>
      <vt:variant>
        <vt:lpwstr/>
      </vt:variant>
      <vt:variant>
        <vt:lpwstr>_Toc228531297</vt:lpwstr>
      </vt:variant>
      <vt:variant>
        <vt:i4>1572923</vt:i4>
      </vt:variant>
      <vt:variant>
        <vt:i4>80</vt:i4>
      </vt:variant>
      <vt:variant>
        <vt:i4>0</vt:i4>
      </vt:variant>
      <vt:variant>
        <vt:i4>5</vt:i4>
      </vt:variant>
      <vt:variant>
        <vt:lpwstr/>
      </vt:variant>
      <vt:variant>
        <vt:lpwstr>_Toc228531296</vt:lpwstr>
      </vt:variant>
      <vt:variant>
        <vt:i4>1572923</vt:i4>
      </vt:variant>
      <vt:variant>
        <vt:i4>74</vt:i4>
      </vt:variant>
      <vt:variant>
        <vt:i4>0</vt:i4>
      </vt:variant>
      <vt:variant>
        <vt:i4>5</vt:i4>
      </vt:variant>
      <vt:variant>
        <vt:lpwstr/>
      </vt:variant>
      <vt:variant>
        <vt:lpwstr>_Toc228531295</vt:lpwstr>
      </vt:variant>
      <vt:variant>
        <vt:i4>1572923</vt:i4>
      </vt:variant>
      <vt:variant>
        <vt:i4>68</vt:i4>
      </vt:variant>
      <vt:variant>
        <vt:i4>0</vt:i4>
      </vt:variant>
      <vt:variant>
        <vt:i4>5</vt:i4>
      </vt:variant>
      <vt:variant>
        <vt:lpwstr/>
      </vt:variant>
      <vt:variant>
        <vt:lpwstr>_Toc228531294</vt:lpwstr>
      </vt:variant>
      <vt:variant>
        <vt:i4>1572923</vt:i4>
      </vt:variant>
      <vt:variant>
        <vt:i4>62</vt:i4>
      </vt:variant>
      <vt:variant>
        <vt:i4>0</vt:i4>
      </vt:variant>
      <vt:variant>
        <vt:i4>5</vt:i4>
      </vt:variant>
      <vt:variant>
        <vt:lpwstr/>
      </vt:variant>
      <vt:variant>
        <vt:lpwstr>_Toc228531293</vt:lpwstr>
      </vt:variant>
      <vt:variant>
        <vt:i4>1572923</vt:i4>
      </vt:variant>
      <vt:variant>
        <vt:i4>56</vt:i4>
      </vt:variant>
      <vt:variant>
        <vt:i4>0</vt:i4>
      </vt:variant>
      <vt:variant>
        <vt:i4>5</vt:i4>
      </vt:variant>
      <vt:variant>
        <vt:lpwstr/>
      </vt:variant>
      <vt:variant>
        <vt:lpwstr>_Toc228531292</vt:lpwstr>
      </vt:variant>
      <vt:variant>
        <vt:i4>1572923</vt:i4>
      </vt:variant>
      <vt:variant>
        <vt:i4>50</vt:i4>
      </vt:variant>
      <vt:variant>
        <vt:i4>0</vt:i4>
      </vt:variant>
      <vt:variant>
        <vt:i4>5</vt:i4>
      </vt:variant>
      <vt:variant>
        <vt:lpwstr/>
      </vt:variant>
      <vt:variant>
        <vt:lpwstr>_Toc228531291</vt:lpwstr>
      </vt:variant>
      <vt:variant>
        <vt:i4>1572923</vt:i4>
      </vt:variant>
      <vt:variant>
        <vt:i4>44</vt:i4>
      </vt:variant>
      <vt:variant>
        <vt:i4>0</vt:i4>
      </vt:variant>
      <vt:variant>
        <vt:i4>5</vt:i4>
      </vt:variant>
      <vt:variant>
        <vt:lpwstr/>
      </vt:variant>
      <vt:variant>
        <vt:lpwstr>_Toc228531290</vt:lpwstr>
      </vt:variant>
      <vt:variant>
        <vt:i4>1638459</vt:i4>
      </vt:variant>
      <vt:variant>
        <vt:i4>38</vt:i4>
      </vt:variant>
      <vt:variant>
        <vt:i4>0</vt:i4>
      </vt:variant>
      <vt:variant>
        <vt:i4>5</vt:i4>
      </vt:variant>
      <vt:variant>
        <vt:lpwstr/>
      </vt:variant>
      <vt:variant>
        <vt:lpwstr>_Toc228531289</vt:lpwstr>
      </vt:variant>
      <vt:variant>
        <vt:i4>1638459</vt:i4>
      </vt:variant>
      <vt:variant>
        <vt:i4>32</vt:i4>
      </vt:variant>
      <vt:variant>
        <vt:i4>0</vt:i4>
      </vt:variant>
      <vt:variant>
        <vt:i4>5</vt:i4>
      </vt:variant>
      <vt:variant>
        <vt:lpwstr/>
      </vt:variant>
      <vt:variant>
        <vt:lpwstr>_Toc228531288</vt:lpwstr>
      </vt:variant>
      <vt:variant>
        <vt:i4>1638459</vt:i4>
      </vt:variant>
      <vt:variant>
        <vt:i4>26</vt:i4>
      </vt:variant>
      <vt:variant>
        <vt:i4>0</vt:i4>
      </vt:variant>
      <vt:variant>
        <vt:i4>5</vt:i4>
      </vt:variant>
      <vt:variant>
        <vt:lpwstr/>
      </vt:variant>
      <vt:variant>
        <vt:lpwstr>_Toc228531287</vt:lpwstr>
      </vt:variant>
      <vt:variant>
        <vt:i4>1638459</vt:i4>
      </vt:variant>
      <vt:variant>
        <vt:i4>20</vt:i4>
      </vt:variant>
      <vt:variant>
        <vt:i4>0</vt:i4>
      </vt:variant>
      <vt:variant>
        <vt:i4>5</vt:i4>
      </vt:variant>
      <vt:variant>
        <vt:lpwstr/>
      </vt:variant>
      <vt:variant>
        <vt:lpwstr>_Toc228531286</vt:lpwstr>
      </vt:variant>
      <vt:variant>
        <vt:i4>1638459</vt:i4>
      </vt:variant>
      <vt:variant>
        <vt:i4>14</vt:i4>
      </vt:variant>
      <vt:variant>
        <vt:i4>0</vt:i4>
      </vt:variant>
      <vt:variant>
        <vt:i4>5</vt:i4>
      </vt:variant>
      <vt:variant>
        <vt:lpwstr/>
      </vt:variant>
      <vt:variant>
        <vt:lpwstr>_Toc228531285</vt:lpwstr>
      </vt:variant>
      <vt:variant>
        <vt:i4>1638459</vt:i4>
      </vt:variant>
      <vt:variant>
        <vt:i4>8</vt:i4>
      </vt:variant>
      <vt:variant>
        <vt:i4>0</vt:i4>
      </vt:variant>
      <vt:variant>
        <vt:i4>5</vt:i4>
      </vt:variant>
      <vt:variant>
        <vt:lpwstr/>
      </vt:variant>
      <vt:variant>
        <vt:lpwstr>_Toc228531284</vt:lpwstr>
      </vt:variant>
      <vt:variant>
        <vt:i4>1638459</vt:i4>
      </vt:variant>
      <vt:variant>
        <vt:i4>2</vt:i4>
      </vt:variant>
      <vt:variant>
        <vt:i4>0</vt:i4>
      </vt:variant>
      <vt:variant>
        <vt:i4>5</vt:i4>
      </vt:variant>
      <vt:variant>
        <vt:lpwstr/>
      </vt:variant>
      <vt:variant>
        <vt:lpwstr>_Toc228531283</vt:lpwstr>
      </vt:variant>
      <vt:variant>
        <vt:i4>3407956</vt:i4>
      </vt:variant>
      <vt:variant>
        <vt:i4>33</vt:i4>
      </vt:variant>
      <vt:variant>
        <vt:i4>0</vt:i4>
      </vt:variant>
      <vt:variant>
        <vt:i4>5</vt:i4>
      </vt:variant>
      <vt:variant>
        <vt:lpwstr>mailto:anurag.thakur@xceedance.com</vt:lpwstr>
      </vt:variant>
      <vt:variant>
        <vt:lpwstr/>
      </vt:variant>
      <vt:variant>
        <vt:i4>3407956</vt:i4>
      </vt:variant>
      <vt:variant>
        <vt:i4>30</vt:i4>
      </vt:variant>
      <vt:variant>
        <vt:i4>0</vt:i4>
      </vt:variant>
      <vt:variant>
        <vt:i4>5</vt:i4>
      </vt:variant>
      <vt:variant>
        <vt:lpwstr>mailto:anurag.thakur@xceedance.com</vt:lpwstr>
      </vt:variant>
      <vt:variant>
        <vt:lpwstr/>
      </vt:variant>
      <vt:variant>
        <vt:i4>3407956</vt:i4>
      </vt:variant>
      <vt:variant>
        <vt:i4>27</vt:i4>
      </vt:variant>
      <vt:variant>
        <vt:i4>0</vt:i4>
      </vt:variant>
      <vt:variant>
        <vt:i4>5</vt:i4>
      </vt:variant>
      <vt:variant>
        <vt:lpwstr>mailto:anurag.thakur@xceedance.com</vt:lpwstr>
      </vt:variant>
      <vt:variant>
        <vt:lpwstr/>
      </vt:variant>
      <vt:variant>
        <vt:i4>3407956</vt:i4>
      </vt:variant>
      <vt:variant>
        <vt:i4>24</vt:i4>
      </vt:variant>
      <vt:variant>
        <vt:i4>0</vt:i4>
      </vt:variant>
      <vt:variant>
        <vt:i4>5</vt:i4>
      </vt:variant>
      <vt:variant>
        <vt:lpwstr>mailto:anurag.thakur@xceedance.com</vt:lpwstr>
      </vt:variant>
      <vt:variant>
        <vt:lpwstr/>
      </vt:variant>
      <vt:variant>
        <vt:i4>1966202</vt:i4>
      </vt:variant>
      <vt:variant>
        <vt:i4>21</vt:i4>
      </vt:variant>
      <vt:variant>
        <vt:i4>0</vt:i4>
      </vt:variant>
      <vt:variant>
        <vt:i4>5</vt:i4>
      </vt:variant>
      <vt:variant>
        <vt:lpwstr>mailto:simon.armstrong@xceedance.com</vt:lpwstr>
      </vt:variant>
      <vt:variant>
        <vt:lpwstr/>
      </vt:variant>
      <vt:variant>
        <vt:i4>3407956</vt:i4>
      </vt:variant>
      <vt:variant>
        <vt:i4>18</vt:i4>
      </vt:variant>
      <vt:variant>
        <vt:i4>0</vt:i4>
      </vt:variant>
      <vt:variant>
        <vt:i4>5</vt:i4>
      </vt:variant>
      <vt:variant>
        <vt:lpwstr>mailto:anurag.thakur@xceedance.com</vt:lpwstr>
      </vt:variant>
      <vt:variant>
        <vt:lpwstr/>
      </vt:variant>
      <vt:variant>
        <vt:i4>1966202</vt:i4>
      </vt:variant>
      <vt:variant>
        <vt:i4>15</vt:i4>
      </vt:variant>
      <vt:variant>
        <vt:i4>0</vt:i4>
      </vt:variant>
      <vt:variant>
        <vt:i4>5</vt:i4>
      </vt:variant>
      <vt:variant>
        <vt:lpwstr>mailto:simon.armstrong@xceedance.com</vt:lpwstr>
      </vt:variant>
      <vt:variant>
        <vt:lpwstr/>
      </vt:variant>
      <vt:variant>
        <vt:i4>3407956</vt:i4>
      </vt:variant>
      <vt:variant>
        <vt:i4>12</vt:i4>
      </vt:variant>
      <vt:variant>
        <vt:i4>0</vt:i4>
      </vt:variant>
      <vt:variant>
        <vt:i4>5</vt:i4>
      </vt:variant>
      <vt:variant>
        <vt:lpwstr>mailto:anurag.thakur@xceedance.com</vt:lpwstr>
      </vt:variant>
      <vt:variant>
        <vt:lpwstr/>
      </vt:variant>
      <vt:variant>
        <vt:i4>1966202</vt:i4>
      </vt:variant>
      <vt:variant>
        <vt:i4>9</vt:i4>
      </vt:variant>
      <vt:variant>
        <vt:i4>0</vt:i4>
      </vt:variant>
      <vt:variant>
        <vt:i4>5</vt:i4>
      </vt:variant>
      <vt:variant>
        <vt:lpwstr>mailto:simon.armstrong@xceedance.com</vt:lpwstr>
      </vt:variant>
      <vt:variant>
        <vt:lpwstr/>
      </vt:variant>
      <vt:variant>
        <vt:i4>3407956</vt:i4>
      </vt:variant>
      <vt:variant>
        <vt:i4>6</vt:i4>
      </vt:variant>
      <vt:variant>
        <vt:i4>0</vt:i4>
      </vt:variant>
      <vt:variant>
        <vt:i4>5</vt:i4>
      </vt:variant>
      <vt:variant>
        <vt:lpwstr>mailto:anurag.thakur@xceedance.com</vt:lpwstr>
      </vt:variant>
      <vt:variant>
        <vt:lpwstr/>
      </vt:variant>
      <vt:variant>
        <vt:i4>1966202</vt:i4>
      </vt:variant>
      <vt:variant>
        <vt:i4>3</vt:i4>
      </vt:variant>
      <vt:variant>
        <vt:i4>0</vt:i4>
      </vt:variant>
      <vt:variant>
        <vt:i4>5</vt:i4>
      </vt:variant>
      <vt:variant>
        <vt:lpwstr>mailto:simon.armstrong@xceedance.com</vt:lpwstr>
      </vt:variant>
      <vt:variant>
        <vt:lpwstr/>
      </vt:variant>
      <vt:variant>
        <vt:i4>3407956</vt:i4>
      </vt:variant>
      <vt:variant>
        <vt:i4>0</vt:i4>
      </vt:variant>
      <vt:variant>
        <vt:i4>0</vt:i4>
      </vt:variant>
      <vt:variant>
        <vt:i4>5</vt:i4>
      </vt:variant>
      <vt:variant>
        <vt:lpwstr>mailto:anurag.thakur@xceedance.com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Armstrong</dc:creator>
  <cp:keywords/>
  <dc:description/>
  <cp:lastModifiedBy>Anurag Thakur</cp:lastModifiedBy>
  <cp:revision>11</cp:revision>
  <dcterms:created xsi:type="dcterms:W3CDTF">2026-05-01T12:10:00Z</dcterms:created>
  <dcterms:modified xsi:type="dcterms:W3CDTF">2026-05-04T05:33:00Z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0x010100BCE49FC91522C54CA16AF9B1CBC3E848</vt:lpwstr>
  </property>
  <property fmtid="{D5CDD505-2E9C-101B-9397-08002B2CF9AE}" pid="3" name="MediaServiceImageTags">
    <vt:lpwstr/>
  </property>
  <property fmtid="{D5CDD505-2E9C-101B-9397-08002B2CF9AE}" pid="4" name="docLang">
    <vt:lpwstr>en</vt:lpwstr>
  </property>
</Properties>
</file>